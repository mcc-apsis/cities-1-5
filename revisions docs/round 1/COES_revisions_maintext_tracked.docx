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09F68" w14:textId="77777777" w:rsidR="001E2F15" w:rsidRDefault="00D50AD7" w:rsidP="00701907">
      <w:pPr>
        <w:pStyle w:val="Title"/>
        <w:jc w:val="center"/>
        <w:rPr>
          <w:lang w:val="en-US"/>
        </w:rPr>
      </w:pPr>
      <w:r w:rsidRPr="00D50AD7">
        <w:rPr>
          <w:lang w:val="en-US"/>
        </w:rPr>
        <w:t>The literatu</w:t>
      </w:r>
      <w:r>
        <w:rPr>
          <w:lang w:val="en-US"/>
        </w:rPr>
        <w:t>re landscape on 1.5°C Climate Change and Cities</w:t>
      </w:r>
    </w:p>
    <w:p w14:paraId="4D802A3A" w14:textId="4B06113F" w:rsidR="00D50AD7" w:rsidRDefault="00701907" w:rsidP="00701907">
      <w:pPr>
        <w:jc w:val="center"/>
        <w:rPr>
          <w:bCs/>
          <w:i/>
          <w:iCs/>
          <w:vertAlign w:val="superscript"/>
          <w:lang w:val="en-US"/>
        </w:rPr>
      </w:pPr>
      <w:r w:rsidRPr="00701907">
        <w:rPr>
          <w:bCs/>
          <w:i/>
          <w:iCs/>
          <w:lang w:val="en-US"/>
        </w:rPr>
        <w:t xml:space="preserve">William </w:t>
      </w:r>
      <w:ins w:id="0" w:author="William Lamb" w:date="2017-11-10T20:10:00Z">
        <w:r w:rsidR="0050037B">
          <w:rPr>
            <w:bCs/>
            <w:i/>
            <w:iCs/>
            <w:lang w:val="en-US"/>
          </w:rPr>
          <w:t xml:space="preserve">F. </w:t>
        </w:r>
      </w:ins>
      <w:r w:rsidRPr="00701907">
        <w:rPr>
          <w:bCs/>
          <w:i/>
          <w:iCs/>
          <w:lang w:val="en-US"/>
        </w:rPr>
        <w:t>Lamb</w:t>
      </w:r>
      <w:r>
        <w:rPr>
          <w:bCs/>
          <w:i/>
          <w:iCs/>
          <w:vertAlign w:val="superscript"/>
          <w:lang w:val="en-US"/>
        </w:rPr>
        <w:t>1</w:t>
      </w:r>
      <w:r w:rsidRPr="00701907">
        <w:rPr>
          <w:bCs/>
          <w:i/>
          <w:iCs/>
          <w:lang w:val="en-US"/>
        </w:rPr>
        <w:t>,</w:t>
      </w:r>
      <w:r w:rsidR="00D50AD7" w:rsidRPr="00701907">
        <w:rPr>
          <w:bCs/>
          <w:i/>
          <w:iCs/>
          <w:lang w:val="en-US"/>
        </w:rPr>
        <w:t xml:space="preserve"> Max </w:t>
      </w:r>
      <w:ins w:id="1" w:author="William Lamb" w:date="2017-11-10T20:10:00Z">
        <w:r w:rsidR="0050037B">
          <w:rPr>
            <w:bCs/>
            <w:i/>
            <w:iCs/>
            <w:lang w:val="en-US"/>
          </w:rPr>
          <w:t xml:space="preserve">W. </w:t>
        </w:r>
      </w:ins>
      <w:r w:rsidR="00D50AD7" w:rsidRPr="00701907">
        <w:rPr>
          <w:bCs/>
          <w:i/>
          <w:iCs/>
          <w:lang w:val="en-US"/>
        </w:rPr>
        <w:t>Callagha</w:t>
      </w:r>
      <w:r w:rsidRPr="00701907">
        <w:rPr>
          <w:bCs/>
          <w:i/>
          <w:iCs/>
          <w:lang w:val="en-US"/>
        </w:rPr>
        <w:t>n</w:t>
      </w:r>
      <w:r>
        <w:rPr>
          <w:bCs/>
          <w:i/>
          <w:iCs/>
          <w:vertAlign w:val="superscript"/>
          <w:lang w:val="en-US"/>
        </w:rPr>
        <w:t>1</w:t>
      </w:r>
      <w:r w:rsidRPr="00701907">
        <w:rPr>
          <w:bCs/>
          <w:i/>
          <w:iCs/>
          <w:lang w:val="en-US"/>
        </w:rPr>
        <w:t>, Felix Creutzig</w:t>
      </w:r>
      <w:r>
        <w:rPr>
          <w:bCs/>
          <w:i/>
          <w:iCs/>
          <w:vertAlign w:val="superscript"/>
          <w:lang w:val="en-US"/>
        </w:rPr>
        <w:t>1,2</w:t>
      </w:r>
      <w:r w:rsidRPr="00701907">
        <w:rPr>
          <w:bCs/>
          <w:i/>
          <w:iCs/>
          <w:lang w:val="en-US"/>
        </w:rPr>
        <w:t>,</w:t>
      </w:r>
      <w:r w:rsidR="00D50AD7" w:rsidRPr="00701907">
        <w:rPr>
          <w:bCs/>
          <w:i/>
          <w:iCs/>
          <w:lang w:val="en-US"/>
        </w:rPr>
        <w:t xml:space="preserve"> </w:t>
      </w:r>
      <w:r w:rsidR="00CC1D81" w:rsidRPr="00701907">
        <w:rPr>
          <w:bCs/>
          <w:i/>
          <w:iCs/>
          <w:lang w:val="en-US"/>
        </w:rPr>
        <w:t>Radhika Khosla</w:t>
      </w:r>
      <w:r>
        <w:rPr>
          <w:bCs/>
          <w:i/>
          <w:iCs/>
          <w:vertAlign w:val="superscript"/>
          <w:lang w:val="en-US"/>
        </w:rPr>
        <w:t>3</w:t>
      </w:r>
      <w:r w:rsidR="00CC1D81" w:rsidRPr="00701907">
        <w:rPr>
          <w:bCs/>
          <w:i/>
          <w:iCs/>
          <w:lang w:val="en-US"/>
        </w:rPr>
        <w:t xml:space="preserve">, </w:t>
      </w:r>
      <w:r w:rsidR="00D50AD7" w:rsidRPr="00701907">
        <w:rPr>
          <w:bCs/>
          <w:i/>
          <w:iCs/>
          <w:lang w:val="en-US"/>
        </w:rPr>
        <w:t xml:space="preserve">Jan </w:t>
      </w:r>
      <w:ins w:id="2" w:author="William Lamb" w:date="2017-11-10T20:10:00Z">
        <w:r w:rsidR="0050037B">
          <w:rPr>
            <w:bCs/>
            <w:i/>
            <w:iCs/>
            <w:lang w:val="en-US"/>
          </w:rPr>
          <w:t xml:space="preserve">C. </w:t>
        </w:r>
      </w:ins>
      <w:r w:rsidR="00D50AD7" w:rsidRPr="00701907">
        <w:rPr>
          <w:bCs/>
          <w:i/>
          <w:iCs/>
          <w:lang w:val="en-US"/>
        </w:rPr>
        <w:t>Minx</w:t>
      </w:r>
      <w:r>
        <w:rPr>
          <w:bCs/>
          <w:i/>
          <w:iCs/>
          <w:vertAlign w:val="superscript"/>
          <w:lang w:val="en-US"/>
        </w:rPr>
        <w:t>1,4</w:t>
      </w:r>
    </w:p>
    <w:p w14:paraId="44225136" w14:textId="77777777" w:rsidR="006205EC" w:rsidRDefault="006205EC" w:rsidP="00701907">
      <w:pPr>
        <w:rPr>
          <w:bCs/>
          <w:i/>
          <w:iCs/>
          <w:lang w:val="en-US"/>
        </w:rPr>
      </w:pPr>
    </w:p>
    <w:p w14:paraId="46E7C288" w14:textId="77777777" w:rsidR="003D5A41" w:rsidRDefault="003D5A41" w:rsidP="003D5A41">
      <w:pPr>
        <w:rPr>
          <w:bCs/>
          <w:i/>
          <w:iCs/>
          <w:lang w:val="en-US"/>
        </w:rPr>
      </w:pPr>
      <w:r>
        <w:rPr>
          <w:bCs/>
          <w:i/>
          <w:iCs/>
          <w:lang w:val="en-US"/>
        </w:rPr>
        <w:t xml:space="preserve">Affiliations </w:t>
      </w:r>
    </w:p>
    <w:p w14:paraId="441EAD27" w14:textId="77777777" w:rsidR="003D5A41" w:rsidRDefault="003D5A41" w:rsidP="003D5A41">
      <w:pPr>
        <w:rPr>
          <w:bCs/>
          <w:i/>
          <w:iCs/>
          <w:lang w:val="en-US"/>
        </w:rPr>
      </w:pPr>
      <w:r>
        <w:rPr>
          <w:bCs/>
          <w:i/>
          <w:iCs/>
          <w:lang w:val="en-US"/>
        </w:rPr>
        <w:t>1 Mercator Research Institute on Global Commons and Climate Change, Torgauer Str. 14, 10829 Berlin, Germany</w:t>
      </w:r>
    </w:p>
    <w:p w14:paraId="67E59186" w14:textId="77777777" w:rsidR="003D5A41" w:rsidRDefault="003D5A41" w:rsidP="003D5A41">
      <w:pPr>
        <w:rPr>
          <w:bCs/>
          <w:i/>
          <w:iCs/>
          <w:lang w:val="en-US"/>
        </w:rPr>
      </w:pPr>
      <w:r>
        <w:rPr>
          <w:bCs/>
          <w:i/>
          <w:iCs/>
          <w:lang w:val="en-US"/>
        </w:rPr>
        <w:t xml:space="preserve">2 Sustainability Economics of Human Settlements, Technical University Berlin, Str. </w:t>
      </w:r>
      <w:r w:rsidRPr="00B34041">
        <w:rPr>
          <w:bCs/>
          <w:i/>
          <w:iCs/>
          <w:lang w:val="en-US"/>
        </w:rPr>
        <w:t>des 17. Juni 135</w:t>
      </w:r>
      <w:r>
        <w:rPr>
          <w:bCs/>
          <w:i/>
          <w:iCs/>
          <w:lang w:val="en-US"/>
        </w:rPr>
        <w:t>, 10623 Berlin, Germany</w:t>
      </w:r>
    </w:p>
    <w:p w14:paraId="6D0CB225" w14:textId="77777777" w:rsidR="003D5A41" w:rsidRDefault="003D5A41" w:rsidP="003D5A41">
      <w:pPr>
        <w:rPr>
          <w:bCs/>
          <w:i/>
          <w:iCs/>
          <w:lang w:val="en-US"/>
        </w:rPr>
      </w:pPr>
      <w:r>
        <w:rPr>
          <w:bCs/>
          <w:i/>
          <w:iCs/>
          <w:lang w:val="en-US"/>
        </w:rPr>
        <w:t xml:space="preserve">3 </w:t>
      </w:r>
      <w:r w:rsidRPr="00B34041">
        <w:rPr>
          <w:bCs/>
          <w:i/>
          <w:iCs/>
          <w:lang w:val="en-US"/>
        </w:rPr>
        <w:t>Centre for Policy Research, New Delhi 110021, India</w:t>
      </w:r>
    </w:p>
    <w:p w14:paraId="1B1B27EF" w14:textId="77777777" w:rsidR="003D5A41" w:rsidRDefault="003D5A41" w:rsidP="003D5A41">
      <w:pPr>
        <w:rPr>
          <w:bCs/>
          <w:i/>
          <w:iCs/>
          <w:lang w:val="en-US"/>
        </w:rPr>
      </w:pPr>
      <w:r>
        <w:rPr>
          <w:bCs/>
          <w:i/>
          <w:iCs/>
          <w:lang w:val="en-US"/>
        </w:rPr>
        <w:t xml:space="preserve">4 </w:t>
      </w:r>
      <w:r w:rsidRPr="00B34041">
        <w:rPr>
          <w:bCs/>
          <w:i/>
          <w:iCs/>
          <w:lang w:val="en-US"/>
        </w:rPr>
        <w:t>Hertie</w:t>
      </w:r>
      <w:r>
        <w:rPr>
          <w:bCs/>
          <w:i/>
          <w:iCs/>
          <w:lang w:val="en-US"/>
        </w:rPr>
        <w:t xml:space="preserve"> </w:t>
      </w:r>
      <w:r w:rsidRPr="00B34041">
        <w:rPr>
          <w:bCs/>
          <w:i/>
          <w:iCs/>
          <w:lang w:val="en-US"/>
        </w:rPr>
        <w:t>Schoo</w:t>
      </w:r>
      <w:r>
        <w:rPr>
          <w:bCs/>
          <w:i/>
          <w:iCs/>
          <w:lang w:val="en-US"/>
        </w:rPr>
        <w:t>l of Governance, Friedrichstr.</w:t>
      </w:r>
      <w:r w:rsidRPr="00B34041">
        <w:rPr>
          <w:bCs/>
          <w:i/>
          <w:iCs/>
          <w:lang w:val="en-US"/>
        </w:rPr>
        <w:t xml:space="preserve"> 189, 10117 Berlin, Germany</w:t>
      </w:r>
      <w:r>
        <w:rPr>
          <w:bCs/>
          <w:i/>
          <w:iCs/>
          <w:lang w:val="en-US"/>
        </w:rPr>
        <w:t xml:space="preserve"> </w:t>
      </w:r>
    </w:p>
    <w:p w14:paraId="7BD7C447" w14:textId="77777777" w:rsidR="003D5A41" w:rsidRDefault="003D5A41" w:rsidP="003D5A41">
      <w:pPr>
        <w:rPr>
          <w:bCs/>
          <w:i/>
          <w:iCs/>
          <w:lang w:val="en-US"/>
        </w:rPr>
      </w:pPr>
      <w:r>
        <w:rPr>
          <w:bCs/>
          <w:i/>
          <w:iCs/>
          <w:lang w:val="en-US"/>
        </w:rPr>
        <w:t xml:space="preserve">* Corresponding author: </w:t>
      </w:r>
      <w:r w:rsidR="00290554">
        <w:fldChar w:fldCharType="begin"/>
      </w:r>
      <w:r w:rsidR="00290554" w:rsidRPr="00290554">
        <w:rPr>
          <w:lang w:val="en-GB"/>
          <w:rPrChange w:id="3" w:author="William Lamb" w:date="2017-10-24T11:37:00Z">
            <w:rPr/>
          </w:rPrChange>
        </w:rPr>
        <w:instrText xml:space="preserve"> HYPERLINK "mailto:lamb@mcc-berlin.net" </w:instrText>
      </w:r>
      <w:r w:rsidR="00290554">
        <w:fldChar w:fldCharType="separate"/>
      </w:r>
      <w:r w:rsidRPr="00140340">
        <w:rPr>
          <w:rStyle w:val="Hyperlink"/>
          <w:bCs/>
          <w:i/>
          <w:iCs/>
          <w:lang w:val="en-US"/>
        </w:rPr>
        <w:t>lamb@mcc-berlin.net</w:t>
      </w:r>
      <w:r w:rsidR="00290554">
        <w:rPr>
          <w:rStyle w:val="Hyperlink"/>
          <w:bCs/>
          <w:i/>
          <w:iCs/>
          <w:lang w:val="en-US"/>
        </w:rPr>
        <w:fldChar w:fldCharType="end"/>
      </w:r>
    </w:p>
    <w:p w14:paraId="1F91CA70" w14:textId="77777777" w:rsidR="003D5A41" w:rsidRDefault="003D5A41" w:rsidP="003D5A41">
      <w:pPr>
        <w:rPr>
          <w:bCs/>
          <w:i/>
          <w:iCs/>
          <w:lang w:val="en-US"/>
        </w:rPr>
      </w:pPr>
    </w:p>
    <w:p w14:paraId="7F2F5FCF" w14:textId="2C05E50F" w:rsidR="006205EC" w:rsidRDefault="003D5A41" w:rsidP="006D4489">
      <w:pPr>
        <w:rPr>
          <w:bCs/>
          <w:i/>
          <w:iCs/>
          <w:lang w:val="en-US"/>
        </w:rPr>
      </w:pPr>
      <w:r>
        <w:rPr>
          <w:bCs/>
          <w:i/>
          <w:iCs/>
          <w:lang w:val="en-US"/>
        </w:rPr>
        <w:t xml:space="preserve">Abstract. </w:t>
      </w:r>
      <w:ins w:id="4" w:author="William Lamb" w:date="2017-11-10T10:30:00Z">
        <w:r w:rsidR="004E59AB">
          <w:rPr>
            <w:bCs/>
            <w:i/>
            <w:iCs/>
            <w:lang w:val="en-US"/>
          </w:rPr>
          <w:t>Cities are key for achieving the 1.5°C warming limit of the Paris Agreement. However, synthesizing policy insights from the urban literature is a challenge, due to its rapid growth, breadth of topics, and relative lack of assessments so far. Here we introduce methods from computational linguistics to build a systematic overview of research on transport, buildings, waste management, and urban form. We find that the epistemic core of the mitigation-focused urban literature is currently centered on urban form and emissions accounting, while extensive research into demand-side options remain overlooked, including congestion and parking polices</w:t>
        </w:r>
        <w:r w:rsidR="004E59AB" w:rsidRPr="00CC3790">
          <w:rPr>
            <w:bCs/>
            <w:i/>
            <w:iCs/>
            <w:lang w:val="en-US"/>
          </w:rPr>
          <w:t>, active travel</w:t>
        </w:r>
        <w:r w:rsidR="004E59AB">
          <w:rPr>
            <w:bCs/>
            <w:i/>
            <w:iCs/>
            <w:lang w:val="en-US"/>
          </w:rPr>
          <w:t>, and waste management. In the IPCC Special Report on 1.5°C, and for meeting the target itself, all such city-scale opportunities need to be examined.</w:t>
        </w:r>
      </w:ins>
      <w:ins w:id="5" w:author="Felix Creutzig" w:date="2017-11-08T23:47:00Z">
        <w:del w:id="6" w:author="William Lamb" w:date="2017-11-10T10:30:00Z">
          <w:r w:rsidR="00F60D42" w:rsidDel="004E59AB">
            <w:rPr>
              <w:bCs/>
              <w:i/>
              <w:iCs/>
              <w:lang w:val="en-US"/>
            </w:rPr>
            <w:delText xml:space="preserve">that </w:delText>
          </w:r>
        </w:del>
      </w:ins>
      <w:ins w:id="7" w:author="Radhika Khosla" w:date="2017-11-08T15:37:00Z">
        <w:del w:id="8" w:author="William Lamb" w:date="2017-11-10T10:30:00Z">
          <w:r w:rsidR="00694987" w:rsidDel="004E59AB">
            <w:rPr>
              <w:bCs/>
              <w:i/>
              <w:iCs/>
              <w:lang w:val="en-US"/>
            </w:rPr>
            <w:delText>is</w:delText>
          </w:r>
        </w:del>
      </w:ins>
      <w:ins w:id="9" w:author="Radhika Khosla" w:date="2017-11-08T15:38:00Z">
        <w:del w:id="10" w:author="William Lamb" w:date="2017-11-10T10:30:00Z">
          <w:r w:rsidR="00694987" w:rsidDel="004E59AB">
            <w:rPr>
              <w:bCs/>
              <w:i/>
              <w:iCs/>
              <w:lang w:val="en-US"/>
            </w:rPr>
            <w:delText>, amongst others</w:delText>
          </w:r>
        </w:del>
      </w:ins>
    </w:p>
    <w:p w14:paraId="6D242902" w14:textId="61751A89" w:rsidR="00003DEC" w:rsidRDefault="00003DEC" w:rsidP="003D5A41">
      <w:pPr>
        <w:rPr>
          <w:bCs/>
          <w:i/>
          <w:iCs/>
          <w:lang w:val="en-US"/>
        </w:rPr>
      </w:pPr>
    </w:p>
    <w:p w14:paraId="23CE258F" w14:textId="77777777" w:rsidR="00003DEC" w:rsidRDefault="00003DEC" w:rsidP="003D5A41">
      <w:pPr>
        <w:rPr>
          <w:bCs/>
          <w:i/>
          <w:iCs/>
          <w:lang w:val="en-US"/>
        </w:rPr>
      </w:pPr>
    </w:p>
    <w:p w14:paraId="528D9993" w14:textId="1D4970A0" w:rsidR="003D5A41" w:rsidRDefault="003D5A41">
      <w:pPr>
        <w:rPr>
          <w:bCs/>
          <w:i/>
          <w:iCs/>
          <w:lang w:val="en-US"/>
        </w:rPr>
      </w:pPr>
      <w:r>
        <w:rPr>
          <w:bCs/>
          <w:i/>
          <w:iCs/>
          <w:lang w:val="en-US"/>
        </w:rPr>
        <w:br w:type="page"/>
      </w:r>
    </w:p>
    <w:p w14:paraId="577B94B0" w14:textId="3B0413F5" w:rsidR="006205EC" w:rsidRPr="006205EC" w:rsidRDefault="006205EC" w:rsidP="000F3C55">
      <w:pPr>
        <w:pStyle w:val="Heading1"/>
        <w:rPr>
          <w:lang w:val="en-US"/>
        </w:rPr>
      </w:pPr>
      <w:r w:rsidRPr="006205EC">
        <w:rPr>
          <w:lang w:val="en-US"/>
        </w:rPr>
        <w:lastRenderedPageBreak/>
        <w:t>Introduction</w:t>
      </w:r>
    </w:p>
    <w:p w14:paraId="525BA793" w14:textId="1A6F2DC1" w:rsidR="00E51F0C" w:rsidDel="003C72A5" w:rsidRDefault="00E37634" w:rsidP="00B36BFA">
      <w:pPr>
        <w:rPr>
          <w:ins w:id="11" w:author="William Lamb" w:date="2017-11-10T10:00:00Z"/>
          <w:del w:id="12" w:author="Jan Minx" w:date="2017-11-10T15:33:00Z"/>
          <w:lang w:val="en-US"/>
        </w:rPr>
      </w:pPr>
      <w:del w:id="13" w:author="Radhika Khosla" w:date="2017-10-30T14:54:00Z">
        <w:r w:rsidDel="00D01F13">
          <w:rPr>
            <w:lang w:val="en-US"/>
          </w:rPr>
          <w:delText>To inform</w:delText>
        </w:r>
        <w:r w:rsidRPr="00D50AD7" w:rsidDel="00D01F13">
          <w:rPr>
            <w:lang w:val="en-US"/>
          </w:rPr>
          <w:delText xml:space="preserve"> </w:delText>
        </w:r>
        <w:r w:rsidR="00D50AD7" w:rsidRPr="00D50AD7" w:rsidDel="00D01F13">
          <w:rPr>
            <w:lang w:val="en-US"/>
          </w:rPr>
          <w:delText>the global stock-take</w:delText>
        </w:r>
        <w:r w:rsidR="00F90607" w:rsidDel="00D01F13">
          <w:rPr>
            <w:lang w:val="en-US"/>
          </w:rPr>
          <w:delText xml:space="preserve"> </w:delText>
        </w:r>
        <w:r w:rsidR="00D50AD7" w:rsidRPr="00D50AD7" w:rsidDel="00D01F13">
          <w:rPr>
            <w:lang w:val="en-US"/>
          </w:rPr>
          <w:delText>of the Paris Agreement</w:delText>
        </w:r>
        <w:r w:rsidR="00977D3F" w:rsidDel="00D01F13">
          <w:rPr>
            <w:lang w:val="en-US"/>
          </w:rPr>
          <w:delText>,</w:delText>
        </w:r>
        <w:r w:rsidR="00D50AD7" w:rsidRPr="00D50AD7" w:rsidDel="00D01F13">
          <w:rPr>
            <w:lang w:val="en-US"/>
          </w:rPr>
          <w:delText xml:space="preserve"> </w:delText>
        </w:r>
      </w:del>
      <w:ins w:id="14" w:author="Radhika Khosla" w:date="2017-10-30T14:54:00Z">
        <w:r w:rsidR="00D01F13">
          <w:rPr>
            <w:lang w:val="en-US"/>
          </w:rPr>
          <w:t>T</w:t>
        </w:r>
      </w:ins>
      <w:del w:id="15" w:author="Radhika Khosla" w:date="2017-10-30T14:54:00Z">
        <w:r w:rsidR="00D50AD7" w:rsidRPr="00D50AD7" w:rsidDel="00D01F13">
          <w:rPr>
            <w:lang w:val="en-US"/>
          </w:rPr>
          <w:delText>t</w:delText>
        </w:r>
      </w:del>
      <w:r w:rsidR="00D50AD7" w:rsidRPr="00D50AD7">
        <w:rPr>
          <w:lang w:val="en-US"/>
        </w:rPr>
        <w:t>he I</w:t>
      </w:r>
      <w:r w:rsidR="00D50AD7">
        <w:rPr>
          <w:lang w:val="en-US"/>
        </w:rPr>
        <w:t>ntergovernmental Panel on Climate Change</w:t>
      </w:r>
      <w:r w:rsidR="00D50AD7" w:rsidRPr="00D50AD7">
        <w:rPr>
          <w:lang w:val="en-US"/>
        </w:rPr>
        <w:t xml:space="preserve"> </w:t>
      </w:r>
      <w:r w:rsidR="00D50AD7">
        <w:rPr>
          <w:lang w:val="en-US"/>
        </w:rPr>
        <w:t xml:space="preserve">(IPCC) </w:t>
      </w:r>
      <w:r w:rsidR="00D50AD7" w:rsidRPr="00D50AD7">
        <w:rPr>
          <w:lang w:val="en-US"/>
        </w:rPr>
        <w:t>has been tasked</w:t>
      </w:r>
      <w:r>
        <w:rPr>
          <w:lang w:val="en-US"/>
        </w:rPr>
        <w:t xml:space="preserve"> with a Special Report</w:t>
      </w:r>
      <w:r w:rsidR="00D50AD7" w:rsidRPr="00D50AD7">
        <w:rPr>
          <w:lang w:val="en-US"/>
        </w:rPr>
        <w:t xml:space="preserve"> </w:t>
      </w:r>
      <w:r w:rsidR="005A5669">
        <w:rPr>
          <w:lang w:val="en-US"/>
        </w:rPr>
        <w:t xml:space="preserve">(SR) </w:t>
      </w:r>
      <w:r w:rsidR="00D50AD7" w:rsidRPr="00D50AD7">
        <w:rPr>
          <w:lang w:val="en-US"/>
        </w:rPr>
        <w:t xml:space="preserve">to comprehensively </w:t>
      </w:r>
      <w:r w:rsidR="00F90607">
        <w:rPr>
          <w:lang w:val="en-US"/>
        </w:rPr>
        <w:t xml:space="preserve">assess </w:t>
      </w:r>
      <w:r w:rsidR="00D50AD7" w:rsidRPr="00D50AD7">
        <w:rPr>
          <w:lang w:val="en-US"/>
        </w:rPr>
        <w:t xml:space="preserve">the state of scientific knowledge </w:t>
      </w:r>
      <w:r w:rsidR="008418B6">
        <w:rPr>
          <w:lang w:val="en-US"/>
        </w:rPr>
        <w:t xml:space="preserve">on </w:t>
      </w:r>
      <w:ins w:id="16" w:author="Jan Minx" w:date="2017-11-09T21:16:00Z">
        <w:del w:id="17" w:author="William Lamb" w:date="2017-11-10T09:44:00Z">
          <w:r w:rsidR="00C21D3F" w:rsidDel="00B03114">
            <w:rPr>
              <w:lang w:val="en-US"/>
            </w:rPr>
            <w:delText>limiting climate change to</w:delText>
          </w:r>
        </w:del>
      </w:ins>
      <w:del w:id="18" w:author="William Lamb" w:date="2017-11-10T09:44:00Z">
        <w:r w:rsidR="00D50AD7" w:rsidRPr="00D50AD7" w:rsidDel="00B03114">
          <w:rPr>
            <w:lang w:val="en-US"/>
          </w:rPr>
          <w:delText>the</w:delText>
        </w:r>
      </w:del>
      <w:ins w:id="19" w:author="William Lamb" w:date="2017-11-10T09:44:00Z">
        <w:r w:rsidR="00B03114">
          <w:rPr>
            <w:lang w:val="en-US"/>
          </w:rPr>
          <w:t>the</w:t>
        </w:r>
      </w:ins>
      <w:r w:rsidR="00765E1D">
        <w:rPr>
          <w:lang w:val="en-US"/>
        </w:rPr>
        <w:t xml:space="preserve"> </w:t>
      </w:r>
      <w:r w:rsidR="00D50AD7" w:rsidRPr="00D50AD7">
        <w:rPr>
          <w:lang w:val="en-US"/>
        </w:rPr>
        <w:t>1.5</w:t>
      </w:r>
      <w:r w:rsidR="005E6004">
        <w:rPr>
          <w:lang w:val="en-US"/>
        </w:rPr>
        <w:t xml:space="preserve">°C </w:t>
      </w:r>
      <w:ins w:id="20" w:author="William Lamb" w:date="2017-11-10T09:44:00Z">
        <w:r w:rsidR="00B03114">
          <w:rPr>
            <w:lang w:val="en-US"/>
          </w:rPr>
          <w:t xml:space="preserve">warming limit </w:t>
        </w:r>
      </w:ins>
      <w:del w:id="21" w:author="minx" w:date="2017-11-08T11:29:00Z">
        <w:r w:rsidR="0078186F" w:rsidDel="00C62323">
          <w:rPr>
            <w:lang w:val="en-US"/>
          </w:rPr>
          <w:delText xml:space="preserve">temperature </w:delText>
        </w:r>
        <w:r w:rsidR="005E6004" w:rsidDel="00C62323">
          <w:rPr>
            <w:lang w:val="en-US"/>
          </w:rPr>
          <w:delText>goal</w:delText>
        </w:r>
      </w:del>
      <w:ins w:id="22" w:author="minx" w:date="2017-11-08T11:29:00Z">
        <w:del w:id="23" w:author="Jan Minx" w:date="2017-11-09T21:16:00Z">
          <w:r w:rsidR="00C62323" w:rsidDel="00C21D3F">
            <w:rPr>
              <w:lang w:val="en-US"/>
            </w:rPr>
            <w:delText>warming limit</w:delText>
          </w:r>
        </w:del>
      </w:ins>
      <w:ins w:id="24" w:author="Radhika Khosla" w:date="2017-10-30T14:54:00Z">
        <w:del w:id="25" w:author="Jan Minx" w:date="2017-11-09T21:16:00Z">
          <w:r w:rsidR="00D01F13" w:rsidDel="00C21D3F">
            <w:rPr>
              <w:lang w:val="en-US"/>
            </w:rPr>
            <w:delText xml:space="preserve"> </w:delText>
          </w:r>
        </w:del>
        <w:r w:rsidR="00D01F13">
          <w:rPr>
            <w:lang w:val="en-US"/>
          </w:rPr>
          <w:t>laid out in the Paris Agreement</w:t>
        </w:r>
      </w:ins>
      <w:r w:rsidR="00D50AD7" w:rsidRPr="00D50AD7">
        <w:rPr>
          <w:lang w:val="en-US"/>
        </w:rPr>
        <w:t>.</w:t>
      </w:r>
      <w:r w:rsidR="00D50AD7">
        <w:rPr>
          <w:lang w:val="en-US"/>
        </w:rPr>
        <w:t xml:space="preserve"> </w:t>
      </w:r>
      <w:ins w:id="26" w:author="William Lamb" w:date="2017-11-10T09:50:00Z">
        <w:del w:id="27" w:author="Jan Minx" w:date="2017-11-10T15:33:00Z">
          <w:r w:rsidR="00B03114" w:rsidDel="003C72A5">
            <w:rPr>
              <w:lang w:val="en-US"/>
            </w:rPr>
            <w:delText xml:space="preserve">The discussion on the 1.5°C limit so far has focused on negative emissions and the higher economic costs for staying within tight and fast dwindling emission budgets </w:delText>
          </w:r>
          <w:r w:rsidR="00B03114" w:rsidDel="003C72A5">
            <w:rPr>
              <w:lang w:val="en-US"/>
            </w:rPr>
            <w:fldChar w:fldCharType="begin" w:fldLock="1"/>
          </w:r>
          <w:r w:rsidR="00B03114" w:rsidDel="003C72A5">
            <w:rPr>
              <w:lang w:val="en-US"/>
            </w:rPr>
            <w:del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delInstrText>
          </w:r>
          <w:r w:rsidR="00B03114" w:rsidDel="003C72A5">
            <w:rPr>
              <w:lang w:val="en-US"/>
            </w:rPr>
            <w:fldChar w:fldCharType="separate"/>
          </w:r>
          <w:r w:rsidR="00B03114" w:rsidRPr="00482C07" w:rsidDel="003C72A5">
            <w:rPr>
              <w:rFonts w:ascii="Calibri" w:hAnsi="Calibri" w:cs="Calibri"/>
              <w:noProof/>
              <w:szCs w:val="24"/>
              <w:lang w:val="en-US"/>
            </w:rPr>
            <w:delText>[1–4]</w:delText>
          </w:r>
          <w:r w:rsidR="00B03114" w:rsidDel="003C72A5">
            <w:rPr>
              <w:lang w:val="en-US"/>
            </w:rPr>
            <w:fldChar w:fldCharType="end"/>
          </w:r>
          <w:r w:rsidR="00B03114" w:rsidDel="003C72A5">
            <w:rPr>
              <w:lang w:val="en-US"/>
            </w:rPr>
            <w:delText xml:space="preserve">. Less discussed is the role of cities, </w:delText>
          </w:r>
        </w:del>
      </w:ins>
      <w:ins w:id="28" w:author="William Lamb" w:date="2017-11-10T09:58:00Z">
        <w:del w:id="29" w:author="Jan Minx" w:date="2017-11-10T15:33:00Z">
          <w:r w:rsidR="00E51F0C" w:rsidDel="003C72A5">
            <w:rPr>
              <w:lang w:val="en-US"/>
            </w:rPr>
            <w:delText xml:space="preserve">which have </w:delText>
          </w:r>
        </w:del>
      </w:ins>
      <w:ins w:id="30" w:author="William Lamb" w:date="2017-11-10T10:05:00Z">
        <w:del w:id="31" w:author="Jan Minx" w:date="2017-11-10T15:33:00Z">
          <w:r w:rsidR="0076050C" w:rsidDel="003C72A5">
            <w:rPr>
              <w:lang w:val="en-US"/>
            </w:rPr>
            <w:delText xml:space="preserve">both </w:delText>
          </w:r>
        </w:del>
      </w:ins>
      <w:ins w:id="32" w:author="William Lamb" w:date="2017-11-10T09:58:00Z">
        <w:del w:id="33" w:author="Jan Minx" w:date="2017-11-10T15:33:00Z">
          <w:r w:rsidR="00E51F0C" w:rsidDel="003C72A5">
            <w:rPr>
              <w:lang w:val="en-US"/>
            </w:rPr>
            <w:delText xml:space="preserve">direct leverage over </w:delText>
          </w:r>
        </w:del>
      </w:ins>
      <w:ins w:id="34" w:author="William Lamb" w:date="2017-11-10T09:59:00Z">
        <w:del w:id="35" w:author="Jan Minx" w:date="2017-11-10T15:33:00Z">
          <w:r w:rsidR="00E51F0C" w:rsidDel="003C72A5">
            <w:rPr>
              <w:lang w:val="en-US"/>
            </w:rPr>
            <w:delText xml:space="preserve">energy consuming behaviors and infrastructures, </w:delText>
          </w:r>
        </w:del>
      </w:ins>
      <w:ins w:id="36" w:author="William Lamb" w:date="2017-11-10T10:00:00Z">
        <w:del w:id="37" w:author="Jan Minx" w:date="2017-11-10T15:33:00Z">
          <w:r w:rsidR="00E51F0C" w:rsidDel="003C72A5">
            <w:rPr>
              <w:lang w:val="en-US"/>
            </w:rPr>
            <w:delText>and the potential for drastically increasing near-term mitigation ambition.</w:delText>
          </w:r>
        </w:del>
      </w:ins>
    </w:p>
    <w:p w14:paraId="246C6DA7" w14:textId="1F1D2711" w:rsidR="0076050C" w:rsidRDefault="00E51F0C" w:rsidP="0076050C">
      <w:pPr>
        <w:rPr>
          <w:ins w:id="38" w:author="William Lamb" w:date="2017-11-10T10:06:00Z"/>
          <w:lang w:val="en-US"/>
        </w:rPr>
      </w:pPr>
      <w:ins w:id="39" w:author="William Lamb" w:date="2017-11-10T10:01:00Z">
        <w:r>
          <w:rPr>
            <w:lang w:val="en-US"/>
          </w:rPr>
          <w:t xml:space="preserve">The available evidence on the 1.5°C </w:t>
        </w:r>
        <w:del w:id="40" w:author="Jan Minx" w:date="2017-11-10T16:09:00Z">
          <w:r w:rsidDel="00415FEA">
            <w:rPr>
              <w:lang w:val="en-US"/>
            </w:rPr>
            <w:delText xml:space="preserve">warming </w:delText>
          </w:r>
        </w:del>
        <w:r>
          <w:rPr>
            <w:lang w:val="en-US"/>
          </w:rPr>
          <w:t xml:space="preserve">limit suggests that </w:t>
        </w:r>
      </w:ins>
      <w:ins w:id="41" w:author="William Lamb" w:date="2017-11-10T10:03:00Z">
        <w:r>
          <w:rPr>
            <w:lang w:val="en-US"/>
          </w:rPr>
          <w:t xml:space="preserve">viable </w:t>
        </w:r>
      </w:ins>
      <w:ins w:id="42" w:author="William Lamb" w:date="2017-11-10T10:01:00Z">
        <w:r>
          <w:rPr>
            <w:lang w:val="en-US"/>
          </w:rPr>
          <w:t xml:space="preserve">mitigation pathways must </w:t>
        </w:r>
      </w:ins>
      <w:ins w:id="43" w:author="William Lamb" w:date="2017-11-10T10:02:00Z">
        <w:r>
          <w:rPr>
            <w:lang w:val="en-US"/>
          </w:rPr>
          <w:t>combine the most difficult features known from 2°C scenarios</w:t>
        </w:r>
      </w:ins>
      <w:ins w:id="44" w:author="William Lamb" w:date="2017-11-10T20:05:00Z">
        <w:r w:rsidR="008517E2">
          <w:rPr>
            <w:lang w:val="en-US"/>
          </w:rPr>
          <w:t>, in order</w:t>
        </w:r>
      </w:ins>
      <w:ins w:id="45" w:author="William Lamb" w:date="2017-11-10T13:53:00Z">
        <w:r w:rsidR="00AC1FA5">
          <w:rPr>
            <w:lang w:val="en-US"/>
          </w:rPr>
          <w:t xml:space="preserve"> to achieve faster and even deeper emissions reductions</w:t>
        </w:r>
      </w:ins>
      <w:ins w:id="46" w:author="William Lamb" w:date="2017-11-10T10:02:00Z">
        <w:r>
          <w:rPr>
            <w:lang w:val="en-US"/>
          </w:rPr>
          <w:t xml:space="preserve">: </w:t>
        </w:r>
        <w:r w:rsidR="00AC1FA5">
          <w:rPr>
            <w:lang w:val="en-US"/>
          </w:rPr>
          <w:t xml:space="preserve">immediate </w:t>
        </w:r>
      </w:ins>
      <w:ins w:id="47" w:author="Jan Minx" w:date="2017-11-10T14:55:00Z">
        <w:r w:rsidR="00641812">
          <w:rPr>
            <w:lang w:val="en-US"/>
          </w:rPr>
          <w:t xml:space="preserve">and adequate </w:t>
        </w:r>
      </w:ins>
      <w:ins w:id="48" w:author="William Lamb" w:date="2017-11-10T10:02:00Z">
        <w:r w:rsidR="00AC1FA5">
          <w:rPr>
            <w:lang w:val="en-US"/>
          </w:rPr>
          <w:t>political action</w:t>
        </w:r>
        <w:r>
          <w:rPr>
            <w:lang w:val="en-US"/>
          </w:rPr>
          <w:t>, development along very low energy demand pathways, the availability of all major mitigation technologies, and sustained net negative emissions across the second half of the 21</w:t>
        </w:r>
        <w:r w:rsidRPr="003C470C">
          <w:rPr>
            <w:vertAlign w:val="superscript"/>
            <w:lang w:val="en-US"/>
          </w:rPr>
          <w:t>st</w:t>
        </w:r>
        <w:r>
          <w:rPr>
            <w:lang w:val="en-US"/>
          </w:rPr>
          <w:t xml:space="preserve"> century</w:t>
        </w:r>
      </w:ins>
      <w:ins w:id="49" w:author="William Lamb" w:date="2017-11-10T10:32:00Z">
        <w:r w:rsidR="004E59AB">
          <w:rPr>
            <w:lang w:val="en-US"/>
          </w:rPr>
          <w:t xml:space="preserve"> </w:t>
        </w:r>
      </w:ins>
      <w:ins w:id="50" w:author="William Lamb" w:date="2017-11-10T13:24:00Z">
        <w:r w:rsidR="00C9732A">
          <w:rPr>
            <w:lang w:val="en-US"/>
          </w:rPr>
          <w:fldChar w:fldCharType="begin" w:fldLock="1"/>
        </w:r>
      </w:ins>
      <w:r w:rsidR="008517E2">
        <w:rPr>
          <w:lang w:val="en-US"/>
        </w:rPr>
        <w:instrText>ADDIN CSL_CITATION { "citationItems" : [ { "id" : "ITEM-1", "itemData" : { "author" : [ { "dropping-particle" : "", "family" : "Rogelj", "given" : "J.", "non-dropping-particle" : "", "parse-names" : false, "suffix" : "" }, { "dropping-particle" : "", "family" : "Popp", "given" : "A.", "non-dropping-particle" : "", "parse-names" : false, "suffix" : "" }, { "dropping-particle" : "V.", "family" : "Calvin", "given" : "K.", "non-dropping-particle" : "", "parse-names" : false, "suffix" : "" }, { "dropping-particle" : "", "family" : "Luderer", "given" : "G.", "non-dropping-particle" : "", "parse-names" : false, "suffix" : "" }, { "dropping-particle" : "", "family" : "Emmerling", "given" : "J.", "non-dropping-particle" : "", "parse-names" : false, "suffix" : "" }, { "dropping-particle" : "", "family" : "Gernaat", "given" : "D.", "non-dropping-particle" : "", "parse-names" : false, "suffix" : "" }, { "dropping-particle" : "", "family" : "Fujimori", "given" : "S.", "non-dropping-particle" : "", "parse-names" : false, "suffix" : "" }, { "dropping-particle" : "", "family" : "Strefler", "given" : "J.", "non-dropping-particle" : "", "parse-names" : false, "suffix" : "" }, { "dropping-particle" : "", "family" : "Hasegawa", "given" : "T.", "non-dropping-particle" : "", "parse-names" : false, "suffix" : "" }, { "dropping-particle" : "", "family" : "Marangoni", "given" : "G.", "non-dropping-particle" : "", "parse-names" : false, "suffix" : "" }, { "dropping-particle" : "", "family" : "Krey", "given" : "V.", "non-dropping-particle" : "", "parse-names" : false, "suffix" : "" }, { "dropping-particle" : "", "family" : "Kriegler", "given" : "E.", "non-dropping-particle" : "", "parse-names" : false, "suffix" : "" }, { "dropping-particle" : "", "family" : "Riahi", "given" : "K.", "non-dropping-particle" : "", "parse-names" : false, "suffix" : "" }, { "dropping-particle" : "van", "family" : "Vuuren", "given" : "D. P.", "non-dropping-particle" : "", "parse-names" : false, "suffix" : "" }, { "dropping-particle" : "", "family" : "Doelman", "given" : "J.", "non-dropping-particle" : "", "parse-names" : false, "suffix" : "" }, { "dropping-particle" : "", "family" : "Drouet", "given" : "L.", "non-dropping-particle" : "", "parse-names" : false, "suffix" : "" }, { "dropping-particle" : "", "family" : "Edmonds", "given" : "J.", "non-dropping-particle" : "", "parse-names" : false, "suffix" : "" }, { "dropping-particle" : "", "family" : "Fricko", "given" : "O.", "non-dropping-particle" : "", "parse-names" : false, "suffix" : "" }, { "dropping-particle" : "", "family" : "Harmsen", "given" : "M.", "non-dropping-particle" : "", "parse-names" : false, "suffix" : "" }, { "dropping-particle" : "", "family" : "Havl\u00edk", "given" : "P.", "non-dropping-particle" : "", "parse-names" : false, "suffix" : "" }, { "dropping-particle" : "", "family" : "Humpen\u00f6der", "given" : "F.", "non-dropping-particle" : "", "parse-names" : false, "suffix" : "" }, { "dropping-particle" : "", "family" : "Stehfest", "given" : "E.", "non-dropping-particle" : "", "parse-names" : false, "suffix" : "" }, { "dropping-particle" : "", "family" : "Tavoni", "given" : "M.", "non-dropping-particle" : "", "parse-names" : false, "suffix" : "" } ], "container-title" : "Nature Climate Change", "id" : "ITEM-1", "issued" : { "date-parts" : [ [ "0" ] ] }, "title" : "Transition pathways towards limiting climate change below 1.5\u00b0C.", "type" : "article-journal" }, "uris" : [ "http://www.mendeley.com/documents/?uuid=539a506a-acc7-47c2-8416-c1eb07e838b7" ] }, { "id" : "ITEM-2",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"ITEM-2", "issued" : { "date-parts" : [ [ "2014" ] ] }, "publisher" : "Cambridge University Press", "publisher-place" : "Cambridge, United Kingdom and New York, NY, USA", "title" : "Assessing transformation pathways", "type" : "chapter" }, "uris" : [ "http://www.mendeley.com/documents/?uuid=b9c87900-8d08-47c9-aac0-f83d4ddad1cc" ] } ], "mendeley" : { "formattedCitation" : "[1,2]", "plainTextFormattedCitation" : "[1,2]", "previouslyFormattedCitation" : "[1,2]" }, "properties" : { "noteIndex" : 2 }, "schema" : "https://github.com/citation-style-language/schema/raw/master/csl-citation.json" }</w:instrText>
      </w:r>
      <w:r w:rsidR="00C9732A">
        <w:rPr>
          <w:lang w:val="en-US"/>
        </w:rPr>
        <w:fldChar w:fldCharType="separate"/>
      </w:r>
      <w:r w:rsidR="008517E2" w:rsidRPr="008517E2">
        <w:rPr>
          <w:noProof/>
          <w:lang w:val="en-US"/>
        </w:rPr>
        <w:t>[1,2]</w:t>
      </w:r>
      <w:ins w:id="51" w:author="William Lamb" w:date="2017-11-10T13:24:00Z">
        <w:r w:rsidR="00C9732A">
          <w:rPr>
            <w:lang w:val="en-US"/>
          </w:rPr>
          <w:fldChar w:fldCharType="end"/>
        </w:r>
      </w:ins>
      <w:ins w:id="52" w:author="William Lamb" w:date="2017-11-10T10:04:00Z">
        <w:r w:rsidRPr="00E51F0C">
          <w:rPr>
            <w:lang w:val="en-GB"/>
            <w:rPrChange w:id="53" w:author="William Lamb" w:date="2017-11-10T10:04:00Z">
              <w:rPr/>
            </w:rPrChange>
          </w:rPr>
          <w:t>.</w:t>
        </w:r>
        <w:r w:rsidR="0076050C">
          <w:rPr>
            <w:lang w:val="en-GB"/>
          </w:rPr>
          <w:t xml:space="preserve"> </w:t>
        </w:r>
        <w:r w:rsidR="0076050C">
          <w:rPr>
            <w:lang w:val="en-US"/>
          </w:rPr>
          <w:t>Such ambition levels can only be achieved if all available mitigation options are reaped at all governance levels – from the global to the local. C</w:t>
        </w:r>
      </w:ins>
      <w:ins w:id="54" w:author="William Lamb" w:date="2017-11-10T10:05:00Z">
        <w:r w:rsidR="0076050C">
          <w:rPr>
            <w:lang w:val="en-US"/>
          </w:rPr>
          <w:t>ities</w:t>
        </w:r>
      </w:ins>
      <w:ins w:id="55" w:author="William Lamb" w:date="2017-11-10T20:05:00Z">
        <w:r w:rsidR="008517E2">
          <w:rPr>
            <w:lang w:val="en-US"/>
          </w:rPr>
          <w:t>, as</w:t>
        </w:r>
      </w:ins>
      <w:ins w:id="56" w:author="William Lamb" w:date="2017-11-10T10:05:00Z">
        <w:r w:rsidR="0076050C">
          <w:rPr>
            <w:lang w:val="en-US"/>
          </w:rPr>
          <w:t xml:space="preserve"> hotspots of human</w:t>
        </w:r>
        <w:r w:rsidR="00835790">
          <w:rPr>
            <w:lang w:val="en-US"/>
          </w:rPr>
          <w:t xml:space="preserve"> activities and infrastructures</w:t>
        </w:r>
      </w:ins>
      <w:ins w:id="57" w:author="William Lamb" w:date="2017-11-10T20:05:00Z">
        <w:r w:rsidR="008517E2">
          <w:rPr>
            <w:lang w:val="en-US"/>
          </w:rPr>
          <w:t>,</w:t>
        </w:r>
      </w:ins>
      <w:ins w:id="58" w:author="William Lamb" w:date="2017-11-10T10:05:00Z">
        <w:r w:rsidR="00835790">
          <w:rPr>
            <w:lang w:val="en-US"/>
          </w:rPr>
          <w:t xml:space="preserve"> have</w:t>
        </w:r>
      </w:ins>
      <w:ins w:id="59" w:author="William Lamb" w:date="2017-11-10T10:21:00Z">
        <w:r w:rsidR="00835790">
          <w:rPr>
            <w:lang w:val="en-US"/>
          </w:rPr>
          <w:t xml:space="preserve"> direct leverage over end-use energy consumption in transport</w:t>
        </w:r>
      </w:ins>
      <w:ins w:id="60" w:author="William Lamb" w:date="2017-11-10T10:22:00Z">
        <w:r w:rsidR="00835790">
          <w:rPr>
            <w:lang w:val="en-US"/>
          </w:rPr>
          <w:t xml:space="preserve"> systems,</w:t>
        </w:r>
      </w:ins>
      <w:ins w:id="61" w:author="William Lamb" w:date="2017-11-10T10:21:00Z">
        <w:r w:rsidR="00835790">
          <w:rPr>
            <w:lang w:val="en-US"/>
          </w:rPr>
          <w:t xml:space="preserve"> buildings</w:t>
        </w:r>
      </w:ins>
      <w:ins w:id="62" w:author="William Lamb" w:date="2017-11-10T10:23:00Z">
        <w:r w:rsidR="00835790">
          <w:rPr>
            <w:lang w:val="en-US"/>
          </w:rPr>
          <w:t>,</w:t>
        </w:r>
      </w:ins>
      <w:ins w:id="63" w:author="William Lamb" w:date="2017-11-10T10:21:00Z">
        <w:r w:rsidR="00835790">
          <w:rPr>
            <w:lang w:val="en-US"/>
          </w:rPr>
          <w:t xml:space="preserve"> and other sectors, and </w:t>
        </w:r>
      </w:ins>
      <w:ins w:id="64" w:author="William Lamb" w:date="2017-11-10T10:06:00Z">
        <w:r w:rsidR="0076050C">
          <w:rPr>
            <w:lang w:val="en-US"/>
          </w:rPr>
          <w:t>therefore play a</w:t>
        </w:r>
      </w:ins>
      <w:ins w:id="65" w:author="William Lamb" w:date="2017-11-10T20:07:00Z">
        <w:r w:rsidR="008517E2">
          <w:rPr>
            <w:lang w:val="en-US"/>
          </w:rPr>
          <w:t xml:space="preserve"> key</w:t>
        </w:r>
      </w:ins>
      <w:ins w:id="66" w:author="Jan Minx" w:date="2017-11-10T15:38:00Z">
        <w:del w:id="67" w:author="William Lamb" w:date="2017-11-10T20:07:00Z">
          <w:r w:rsidR="003C72A5" w:rsidDel="008517E2">
            <w:rPr>
              <w:lang w:val="en-US"/>
            </w:rPr>
            <w:delText>n</w:delText>
          </w:r>
        </w:del>
      </w:ins>
      <w:ins w:id="68" w:author="William Lamb" w:date="2017-11-10T10:06:00Z">
        <w:r w:rsidR="0076050C">
          <w:rPr>
            <w:lang w:val="en-US"/>
          </w:rPr>
          <w:t xml:space="preserve"> </w:t>
        </w:r>
        <w:del w:id="69" w:author="Jan Minx" w:date="2017-11-10T15:38:00Z">
          <w:r w:rsidR="0076050C" w:rsidDel="003C72A5">
            <w:rPr>
              <w:lang w:val="en-US"/>
            </w:rPr>
            <w:delText>centr</w:delText>
          </w:r>
        </w:del>
      </w:ins>
      <w:ins w:id="70" w:author="Jan Minx" w:date="2017-11-10T15:38:00Z">
        <w:del w:id="71" w:author="William Lamb" w:date="2017-11-10T20:07:00Z">
          <w:r w:rsidR="003C72A5" w:rsidDel="008517E2">
            <w:rPr>
              <w:lang w:val="en-US"/>
            </w:rPr>
            <w:delText>important</w:delText>
          </w:r>
        </w:del>
      </w:ins>
      <w:ins w:id="72" w:author="William Lamb" w:date="2017-11-10T10:06:00Z">
        <w:r w:rsidR="0076050C">
          <w:rPr>
            <w:lang w:val="en-US"/>
          </w:rPr>
          <w:t xml:space="preserve">role in limiting warming to 1.5°C </w:t>
        </w:r>
        <w:r w:rsidR="0076050C">
          <w:rPr>
            <w:lang w:val="en-US"/>
          </w:rPr>
          <w:fldChar w:fldCharType="begin" w:fldLock="1"/>
        </w:r>
      </w:ins>
      <w:r w:rsidR="008517E2">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"[3\u20136]", "plainTextFormattedCitation" : "[3\u20136]", "previouslyFormattedCitation" : "[3\u20136]" }, "properties" : { "noteIndex" : 0 }, "schema" : "https://github.com/citation-style-language/schema/raw/master/csl-citation.json" }</w:instrText>
      </w:r>
      <w:ins w:id="73" w:author="William Lamb" w:date="2017-11-10T10:06:00Z">
        <w:r w:rsidR="0076050C">
          <w:rPr>
            <w:lang w:val="en-US"/>
          </w:rPr>
          <w:fldChar w:fldCharType="separate"/>
        </w:r>
      </w:ins>
      <w:r w:rsidR="008517E2" w:rsidRPr="008517E2">
        <w:rPr>
          <w:noProof/>
          <w:lang w:val="en-US"/>
        </w:rPr>
        <w:t>[3–6]</w:t>
      </w:r>
      <w:ins w:id="74" w:author="William Lamb" w:date="2017-11-10T10:06:00Z">
        <w:r w:rsidR="0076050C">
          <w:rPr>
            <w:lang w:val="en-US"/>
          </w:rPr>
          <w:fldChar w:fldCharType="end"/>
        </w:r>
        <w:r w:rsidR="0076050C">
          <w:rPr>
            <w:lang w:val="en-US"/>
          </w:rPr>
          <w:t>.</w:t>
        </w:r>
        <w:del w:id="75" w:author="Jan Minx" w:date="2017-11-10T15:40:00Z">
          <w:r w:rsidR="0076050C" w:rsidDel="003C72A5">
            <w:rPr>
              <w:lang w:val="en-US"/>
            </w:rPr>
            <w:delText xml:space="preserve"> </w:delText>
          </w:r>
        </w:del>
      </w:ins>
    </w:p>
    <w:p w14:paraId="2F8AEA37" w14:textId="01358077" w:rsidR="00F44CD0" w:rsidDel="00DC1812" w:rsidRDefault="0076050C" w:rsidP="004E59AB">
      <w:pPr>
        <w:rPr>
          <w:del w:id="76" w:author="William Lamb" w:date="2017-11-02T10:29:00Z"/>
          <w:lang w:val="en-US"/>
        </w:rPr>
      </w:pPr>
      <w:ins w:id="77" w:author="William Lamb" w:date="2017-11-10T10:07:00Z">
        <w:r>
          <w:rPr>
            <w:lang w:val="en-US"/>
          </w:rPr>
          <w:t xml:space="preserve">Cities are also emerging as one of the more ambitious policy communities in global climate change governance, even as national progress continues to lag. </w:t>
        </w:r>
      </w:ins>
      <w:ins w:id="78" w:author="William Lamb" w:date="2017-11-10T10:08:00Z">
        <w:r>
          <w:rPr>
            <w:lang w:val="en-US"/>
          </w:rPr>
          <w:t>A number of initiatives</w:t>
        </w:r>
      </w:ins>
      <w:ins w:id="79" w:author="William Lamb" w:date="2017-11-10T10:13:00Z">
        <w:r>
          <w:rPr>
            <w:lang w:val="en-US"/>
          </w:rPr>
          <w:t xml:space="preserve"> have </w:t>
        </w:r>
      </w:ins>
      <w:del w:id="80" w:author="William Lamb" w:date="2017-10-24T11:37:00Z">
        <w:r w:rsidR="00F26A4E" w:rsidDel="00290554">
          <w:rPr>
            <w:lang w:val="en-US"/>
          </w:rPr>
          <w:delText>While t</w:delText>
        </w:r>
      </w:del>
      <w:del w:id="81" w:author="William Lamb" w:date="2017-11-10T10:06:00Z">
        <w:r w:rsidR="00F26A4E" w:rsidDel="0076050C">
          <w:rPr>
            <w:lang w:val="en-US"/>
          </w:rPr>
          <w:delText xml:space="preserve">he discussion on the 1.5°C goal </w:delText>
        </w:r>
      </w:del>
      <w:ins w:id="82" w:author="minx" w:date="2017-11-08T11:29:00Z">
        <w:del w:id="83" w:author="William Lamb" w:date="2017-11-10T10:06:00Z">
          <w:r w:rsidR="00C62323" w:rsidDel="0076050C">
            <w:rPr>
              <w:lang w:val="en-US"/>
            </w:rPr>
            <w:delText xml:space="preserve">limit </w:delText>
          </w:r>
        </w:del>
      </w:ins>
      <w:del w:id="84" w:author="William Lamb" w:date="2017-11-10T10:06:00Z">
        <w:r w:rsidR="00F26A4E" w:rsidDel="0076050C">
          <w:rPr>
            <w:lang w:val="en-US"/>
          </w:rPr>
          <w:delText>so far has emphasized the role of negative emissions as well as</w:delText>
        </w:r>
      </w:del>
      <w:ins w:id="85" w:author="Radhika Khosla" w:date="2017-10-30T15:07:00Z">
        <w:del w:id="86" w:author="William Lamb" w:date="2017-11-10T10:06:00Z">
          <w:r w:rsidR="00327A58" w:rsidDel="0076050C">
            <w:rPr>
              <w:lang w:val="en-US"/>
            </w:rPr>
            <w:delText xml:space="preserve"> and</w:delText>
          </w:r>
        </w:del>
      </w:ins>
      <w:del w:id="87" w:author="William Lamb" w:date="2017-11-10T10:06:00Z">
        <w:r w:rsidR="00F26A4E" w:rsidDel="0076050C">
          <w:rPr>
            <w:lang w:val="en-US"/>
          </w:rPr>
          <w:delText xml:space="preserve"> the higher economic costs for staying within the tight and fast dwindling emission budget </w:delText>
        </w:r>
        <w:r w:rsidR="00F26A4E" w:rsidDel="0076050C">
          <w:rPr>
            <w:lang w:val="en-US"/>
          </w:rPr>
          <w:fldChar w:fldCharType="begin" w:fldLock="1"/>
        </w:r>
        <w:r w:rsidR="00F26A4E" w:rsidRPr="00E51F0C" w:rsidDel="0076050C">
          <w:rPr>
            <w:lang w:val="en-US"/>
          </w:rPr>
          <w:del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delInstrText>
        </w:r>
        <w:r w:rsidR="00F26A4E" w:rsidDel="0076050C">
          <w:rPr>
            <w:lang w:val="en-US"/>
          </w:rPr>
          <w:fldChar w:fldCharType="separate"/>
        </w:r>
        <w:r w:rsidR="00F26A4E" w:rsidRPr="00482C07" w:rsidDel="0076050C">
          <w:rPr>
            <w:rFonts w:ascii="Calibri" w:hAnsi="Calibri" w:cs="Calibri"/>
            <w:noProof/>
            <w:szCs w:val="24"/>
            <w:lang w:val="en-US"/>
          </w:rPr>
          <w:delText>[1–4]</w:delText>
        </w:r>
        <w:r w:rsidR="00F26A4E" w:rsidDel="0076050C">
          <w:rPr>
            <w:lang w:val="en-US"/>
          </w:rPr>
          <w:fldChar w:fldCharType="end"/>
        </w:r>
        <w:r w:rsidR="00F26A4E" w:rsidDel="0076050C">
          <w:rPr>
            <w:lang w:val="en-US"/>
          </w:rPr>
          <w:delText>, it</w:delText>
        </w:r>
      </w:del>
      <w:ins w:id="88" w:author="Radhika Khosla" w:date="2017-10-30T15:08:00Z">
        <w:del w:id="89" w:author="William Lamb" w:date="2017-11-10T10:06:00Z">
          <w:r w:rsidR="00327A58" w:rsidDel="0076050C">
            <w:rPr>
              <w:lang w:val="en-US"/>
            </w:rPr>
            <w:delText>But, t</w:delText>
          </w:r>
        </w:del>
      </w:ins>
      <w:del w:id="90" w:author="William Lamb" w:date="2017-11-10T10:06:00Z">
        <w:r w:rsidR="00F26A4E" w:rsidDel="0076050C">
          <w:rPr>
            <w:lang w:val="en-US"/>
          </w:rPr>
          <w:delText xml:space="preserve"> has been largely neglected that 1.5°C policy pathways also come with a distinctively different (gross) CO</w:delText>
        </w:r>
        <w:r w:rsidR="00F26A4E" w:rsidRPr="00667FB4" w:rsidDel="0076050C">
          <w:rPr>
            <w:vertAlign w:val="subscript"/>
            <w:lang w:val="en-US"/>
          </w:rPr>
          <w:delText>2</w:delText>
        </w:r>
        <w:r w:rsidR="00F26A4E" w:rsidDel="0076050C">
          <w:rPr>
            <w:lang w:val="en-US"/>
          </w:rPr>
          <w:delText xml:space="preserve"> emissions profile compared to 2°C policy pathways</w:delText>
        </w:r>
      </w:del>
      <w:ins w:id="91" w:author="Felix Creutzig" w:date="2017-11-08T23:49:00Z">
        <w:del w:id="92" w:author="William Lamb" w:date="2017-11-10T10:06:00Z">
          <w:r w:rsidR="00FD09F6" w:rsidDel="0076050C">
            <w:rPr>
              <w:lang w:val="en-US"/>
            </w:rPr>
            <w:delText>:</w:delText>
          </w:r>
        </w:del>
      </w:ins>
      <w:del w:id="93" w:author="William Lamb" w:date="2017-11-10T10:06:00Z">
        <w:r w:rsidR="000D4E2B" w:rsidDel="0076050C">
          <w:rPr>
            <w:lang w:val="en-US"/>
          </w:rPr>
          <w:delText xml:space="preserve">; namely </w:delText>
        </w:r>
      </w:del>
      <w:ins w:id="94" w:author="minx" w:date="2017-11-08T11:34:00Z">
        <w:del w:id="95" w:author="William Lamb" w:date="2017-11-10T10:06:00Z">
          <w:r w:rsidR="00DC1812" w:rsidDel="0076050C">
            <w:rPr>
              <w:lang w:val="en-US"/>
            </w:rPr>
            <w:delText xml:space="preserve">even </w:delText>
          </w:r>
        </w:del>
      </w:ins>
      <w:ins w:id="96" w:author="minx" w:date="2017-11-08T11:27:00Z">
        <w:del w:id="97" w:author="William Lamb" w:date="2017-11-10T10:06:00Z">
          <w:r w:rsidR="00C62323" w:rsidDel="0076050C">
            <w:rPr>
              <w:lang w:val="en-US"/>
            </w:rPr>
            <w:delText xml:space="preserve">faster and </w:delText>
          </w:r>
        </w:del>
      </w:ins>
      <w:del w:id="98" w:author="William Lamb" w:date="2017-11-10T10:06:00Z">
        <w:r w:rsidR="00765E1D" w:rsidDel="0076050C">
          <w:rPr>
            <w:lang w:val="en-US"/>
          </w:rPr>
          <w:delText xml:space="preserve">even </w:delText>
        </w:r>
        <w:r w:rsidR="00BF1740" w:rsidDel="0076050C">
          <w:rPr>
            <w:lang w:val="en-US"/>
          </w:rPr>
          <w:delText xml:space="preserve">deeper emissions reductions </w:delText>
        </w:r>
        <w:r w:rsidR="00765E1D" w:rsidDel="0076050C">
          <w:rPr>
            <w:lang w:val="en-US"/>
          </w:rPr>
          <w:delText>in the medium-run and long-run</w:delText>
        </w:r>
        <w:r w:rsidR="00DB6591" w:rsidDel="0076050C">
          <w:rPr>
            <w:lang w:val="en-US"/>
          </w:rPr>
          <w:delText>,</w:delText>
        </w:r>
        <w:r w:rsidR="00765E1D" w:rsidDel="0076050C">
          <w:rPr>
            <w:lang w:val="en-US"/>
          </w:rPr>
          <w:delText xml:space="preserve"> as shown in Figure 1</w:delText>
        </w:r>
      </w:del>
      <w:ins w:id="99" w:author="Radhika Khosla" w:date="2017-11-08T15:38:00Z">
        <w:del w:id="100" w:author="William Lamb" w:date="2017-11-10T10:06:00Z">
          <w:r w:rsidR="00694987" w:rsidDel="0076050C">
            <w:rPr>
              <w:lang w:val="en-US"/>
            </w:rPr>
            <w:delText>.</w:delText>
          </w:r>
        </w:del>
      </w:ins>
      <w:ins w:id="101" w:author="Jan Minx" w:date="2017-11-09T21:18:00Z">
        <w:del w:id="102" w:author="William Lamb" w:date="2017-11-10T10:06:00Z">
          <w:r w:rsidR="00C21D3F" w:rsidDel="0076050C">
            <w:rPr>
              <w:lang w:val="en-US"/>
            </w:rPr>
            <w:delText xml:space="preserve">The available evidence </w:delText>
          </w:r>
        </w:del>
      </w:ins>
      <w:ins w:id="103" w:author="Jan Minx" w:date="2017-11-09T21:19:00Z">
        <w:del w:id="104" w:author="William Lamb" w:date="2017-11-10T10:06:00Z">
          <w:r w:rsidR="00C21D3F" w:rsidDel="0076050C">
            <w:rPr>
              <w:lang w:val="en-US"/>
            </w:rPr>
            <w:delText>suggests</w:delText>
          </w:r>
        </w:del>
      </w:ins>
      <w:ins w:id="105" w:author="Jan Minx" w:date="2017-11-09T21:18:00Z">
        <w:del w:id="106" w:author="William Lamb" w:date="2017-11-10T10:06:00Z">
          <w:r w:rsidR="00C21D3F" w:rsidDel="0076050C">
            <w:rPr>
              <w:lang w:val="en-US"/>
            </w:rPr>
            <w:delText xml:space="preserve"> that </w:delText>
          </w:r>
        </w:del>
      </w:ins>
      <w:ins w:id="107" w:author="Jan Minx" w:date="2017-11-09T21:19:00Z">
        <w:del w:id="108" w:author="William Lamb" w:date="2017-11-10T10:06:00Z">
          <w:r w:rsidR="00C21D3F" w:rsidDel="0076050C">
            <w:rPr>
              <w:lang w:val="en-US"/>
            </w:rPr>
            <w:delText xml:space="preserve">individual 1.5°C policy pathways </w:delText>
          </w:r>
        </w:del>
      </w:ins>
      <w:ins w:id="109" w:author="Jan Minx" w:date="2017-11-09T21:18:00Z">
        <w:del w:id="110" w:author="William Lamb" w:date="2017-11-10T10:06:00Z">
          <w:r w:rsidR="00C21D3F" w:rsidDel="0076050C">
            <w:rPr>
              <w:lang w:val="en-US"/>
            </w:rPr>
            <w:delText xml:space="preserve">combine the most difficult </w:delText>
          </w:r>
        </w:del>
      </w:ins>
      <w:ins w:id="111" w:author="Jan Minx" w:date="2017-11-09T21:19:00Z">
        <w:del w:id="112" w:author="William Lamb" w:date="2017-11-10T10:06:00Z">
          <w:r w:rsidR="00C21D3F" w:rsidDel="0076050C">
            <w:rPr>
              <w:lang w:val="en-US"/>
            </w:rPr>
            <w:delText>features kno</w:delText>
          </w:r>
          <w:r w:rsidR="00030C6E" w:rsidDel="0076050C">
            <w:rPr>
              <w:lang w:val="en-US"/>
            </w:rPr>
            <w:delText xml:space="preserve">wn from 2°C scenarios: substantial emission reductions immediately, </w:delText>
          </w:r>
        </w:del>
      </w:ins>
      <w:ins w:id="113" w:author="Jan Minx" w:date="2017-11-09T21:20:00Z">
        <w:del w:id="114" w:author="William Lamb" w:date="2017-11-10T10:06:00Z">
          <w:r w:rsidR="00030C6E" w:rsidDel="0076050C">
            <w:rPr>
              <w:lang w:val="en-US"/>
            </w:rPr>
            <w:delText xml:space="preserve">development along </w:delText>
          </w:r>
        </w:del>
        <w:del w:id="115" w:author="William Lamb" w:date="2017-11-10T09:48:00Z">
          <w:r w:rsidR="00030C6E" w:rsidDel="00B03114">
            <w:rPr>
              <w:lang w:val="en-US"/>
            </w:rPr>
            <w:delText>a (</w:delText>
          </w:r>
        </w:del>
        <w:del w:id="116" w:author="William Lamb" w:date="2017-11-10T10:06:00Z">
          <w:r w:rsidR="00030C6E" w:rsidDel="0076050C">
            <w:rPr>
              <w:lang w:val="en-US"/>
            </w:rPr>
            <w:delText>very</w:delText>
          </w:r>
        </w:del>
        <w:del w:id="117" w:author="William Lamb" w:date="2017-11-10T09:49:00Z">
          <w:r w:rsidR="00030C6E" w:rsidDel="00B03114">
            <w:rPr>
              <w:lang w:val="en-US"/>
            </w:rPr>
            <w:delText xml:space="preserve">) </w:delText>
          </w:r>
        </w:del>
        <w:del w:id="118" w:author="William Lamb" w:date="2017-11-10T10:06:00Z">
          <w:r w:rsidR="00030C6E" w:rsidDel="0076050C">
            <w:rPr>
              <w:lang w:val="en-US"/>
            </w:rPr>
            <w:delText xml:space="preserve">low energy demand pathway, availability of all major mitigation technologies and </w:delText>
          </w:r>
        </w:del>
        <w:del w:id="119" w:author="William Lamb" w:date="2017-11-10T09:49:00Z">
          <w:r w:rsidR="00030C6E" w:rsidDel="00B03114">
            <w:rPr>
              <w:lang w:val="en-US"/>
            </w:rPr>
            <w:delText xml:space="preserve">a </w:delText>
          </w:r>
        </w:del>
        <w:del w:id="120" w:author="William Lamb" w:date="2017-11-10T10:06:00Z">
          <w:r w:rsidR="00030C6E" w:rsidDel="0076050C">
            <w:rPr>
              <w:lang w:val="en-US"/>
            </w:rPr>
            <w:delText>sustained periods of net negative emissions across the second half of the 21</w:delText>
          </w:r>
          <w:r w:rsidR="00030C6E" w:rsidRPr="00030C6E" w:rsidDel="0076050C">
            <w:rPr>
              <w:vertAlign w:val="superscript"/>
              <w:lang w:val="en-US"/>
              <w:rPrChange w:id="121" w:author="Jan Minx" w:date="2017-11-09T21:23:00Z">
                <w:rPr>
                  <w:lang w:val="en-US"/>
                </w:rPr>
              </w:rPrChange>
            </w:rPr>
            <w:delText>st</w:delText>
          </w:r>
          <w:r w:rsidR="00030C6E" w:rsidDel="0076050C">
            <w:rPr>
              <w:lang w:val="en-US"/>
            </w:rPr>
            <w:delText xml:space="preserve"> </w:delText>
          </w:r>
        </w:del>
      </w:ins>
      <w:ins w:id="122" w:author="Jan Minx" w:date="2017-11-09T21:23:00Z">
        <w:del w:id="123" w:author="William Lamb" w:date="2017-11-10T10:06:00Z">
          <w:r w:rsidR="00030C6E" w:rsidDel="0076050C">
            <w:rPr>
              <w:lang w:val="en-US"/>
            </w:rPr>
            <w:delText>century</w:delText>
          </w:r>
        </w:del>
      </w:ins>
      <w:ins w:id="124" w:author="Jan Minx" w:date="2017-11-09T21:26:00Z">
        <w:del w:id="125" w:author="William Lamb" w:date="2017-11-10T10:06:00Z">
          <w:r w:rsidR="00030C6E" w:rsidDel="0076050C">
            <w:rPr>
              <w:lang w:val="en-US"/>
            </w:rPr>
            <w:delText xml:space="preserve"> ()</w:delText>
          </w:r>
        </w:del>
      </w:ins>
      <w:ins w:id="126" w:author="Jan Minx" w:date="2017-11-09T21:23:00Z">
        <w:del w:id="127" w:author="William Lamb" w:date="2017-11-10T10:06:00Z">
          <w:r w:rsidR="00030C6E" w:rsidDel="0076050C">
            <w:rPr>
              <w:lang w:val="en-US"/>
            </w:rPr>
            <w:delText>.</w:delText>
          </w:r>
        </w:del>
      </w:ins>
      <w:ins w:id="128" w:author="Jan Minx" w:date="2017-11-09T21:18:00Z">
        <w:del w:id="129" w:author="William Lamb" w:date="2017-11-10T10:06:00Z">
          <w:r w:rsidR="00C21D3F" w:rsidDel="0076050C">
            <w:rPr>
              <w:lang w:val="en-US"/>
            </w:rPr>
            <w:delText xml:space="preserve"> </w:delText>
          </w:r>
        </w:del>
      </w:ins>
      <w:del w:id="130" w:author="William Lamb" w:date="2017-11-10T10:06:00Z">
        <w:r w:rsidR="00765E1D" w:rsidDel="0076050C">
          <w:rPr>
            <w:lang w:val="en-US"/>
          </w:rPr>
          <w:delText>.</w:delText>
        </w:r>
        <w:r w:rsidR="00365085" w:rsidDel="0076050C">
          <w:rPr>
            <w:lang w:val="en-US"/>
          </w:rPr>
          <w:delText xml:space="preserve"> </w:delText>
        </w:r>
      </w:del>
      <w:ins w:id="131" w:author="Jan Minx" w:date="2017-11-09T21:26:00Z">
        <w:del w:id="132" w:author="William Lamb" w:date="2017-11-10T10:06:00Z">
          <w:r w:rsidR="00030C6E" w:rsidDel="0076050C">
            <w:rPr>
              <w:lang w:val="en-US"/>
            </w:rPr>
            <w:delText xml:space="preserve">Thereby </w:delText>
          </w:r>
        </w:del>
      </w:ins>
      <w:ins w:id="133" w:author="Jan Minx" w:date="2017-11-09T21:27:00Z">
        <w:del w:id="134" w:author="William Lamb" w:date="2017-11-10T10:06:00Z">
          <w:r w:rsidR="00030C6E" w:rsidDel="0076050C">
            <w:rPr>
              <w:lang w:val="en-US"/>
            </w:rPr>
            <w:delText xml:space="preserve">near-term </w:delText>
          </w:r>
        </w:del>
      </w:ins>
      <w:ins w:id="135" w:author="Jan Minx" w:date="2017-11-09T21:26:00Z">
        <w:del w:id="136" w:author="William Lamb" w:date="2017-11-10T10:06:00Z">
          <w:r w:rsidR="00030C6E" w:rsidDel="0076050C">
            <w:rPr>
              <w:lang w:val="en-US"/>
            </w:rPr>
            <w:delText xml:space="preserve">decarbonization efforts have to be </w:delText>
          </w:r>
        </w:del>
      </w:ins>
      <w:ins w:id="137" w:author="Jan Minx" w:date="2017-11-09T21:27:00Z">
        <w:del w:id="138" w:author="William Lamb" w:date="2017-11-10T10:06:00Z">
          <w:r w:rsidR="00030C6E" w:rsidDel="0076050C">
            <w:rPr>
              <w:lang w:val="en-US"/>
            </w:rPr>
            <w:delText xml:space="preserve">even </w:delText>
          </w:r>
        </w:del>
      </w:ins>
      <w:ins w:id="139" w:author="Jan Minx" w:date="2017-11-09T21:26:00Z">
        <w:del w:id="140" w:author="William Lamb" w:date="2017-11-10T10:06:00Z">
          <w:r w:rsidR="00030C6E" w:rsidDel="0076050C">
            <w:rPr>
              <w:lang w:val="en-US"/>
            </w:rPr>
            <w:delText xml:space="preserve">faster </w:delText>
          </w:r>
        </w:del>
      </w:ins>
      <w:ins w:id="141" w:author="Jan Minx" w:date="2017-11-09T21:27:00Z">
        <w:del w:id="142" w:author="William Lamb" w:date="2017-11-10T10:06:00Z">
          <w:r w:rsidR="00030C6E" w:rsidDel="0076050C">
            <w:rPr>
              <w:lang w:val="en-US"/>
            </w:rPr>
            <w:delText>and in the long-term even deeper</w:delText>
          </w:r>
        </w:del>
      </w:ins>
      <w:ins w:id="143" w:author="Jan Minx" w:date="2017-11-09T21:56:00Z">
        <w:del w:id="144" w:author="William Lamb" w:date="2017-11-10T10:06:00Z">
          <w:r w:rsidR="00425182" w:rsidDel="0076050C">
            <w:rPr>
              <w:lang w:val="en-US"/>
            </w:rPr>
            <w:delText xml:space="preserve"> (Fuss et al., 2017; Hilaire et al., 2017)</w:delText>
          </w:r>
        </w:del>
      </w:ins>
      <w:ins w:id="145" w:author="Jan Minx" w:date="2017-11-09T21:27:00Z">
        <w:del w:id="146" w:author="William Lamb" w:date="2017-11-10T10:06:00Z">
          <w:r w:rsidR="00030C6E" w:rsidDel="0076050C">
            <w:rPr>
              <w:lang w:val="en-US"/>
            </w:rPr>
            <w:delText xml:space="preserve">. </w:delText>
          </w:r>
        </w:del>
      </w:ins>
      <w:ins w:id="147" w:author="Jan Minx" w:date="2017-11-09T21:29:00Z">
        <w:del w:id="148" w:author="William Lamb" w:date="2017-11-10T10:06:00Z">
          <w:r w:rsidR="00030C6E" w:rsidDel="0076050C">
            <w:rPr>
              <w:lang w:val="en-US"/>
            </w:rPr>
            <w:delText xml:space="preserve">Such ambition levels </w:delText>
          </w:r>
        </w:del>
      </w:ins>
      <w:ins w:id="149" w:author="minx" w:date="2017-11-08T11:36:00Z">
        <w:del w:id="150" w:author="William Lamb" w:date="2017-11-10T10:06:00Z">
          <w:r w:rsidR="00DC1812" w:rsidDel="0076050C">
            <w:rPr>
              <w:lang w:val="en-US"/>
            </w:rPr>
            <w:delText xml:space="preserve">These can only be achieved, if all available mitigation options are </w:delText>
          </w:r>
        </w:del>
      </w:ins>
      <w:ins w:id="151" w:author="minx" w:date="2017-11-08T11:37:00Z">
        <w:del w:id="152" w:author="William Lamb" w:date="2017-11-10T10:06:00Z">
          <w:r w:rsidR="00DC1812" w:rsidDel="0076050C">
            <w:rPr>
              <w:lang w:val="en-US"/>
            </w:rPr>
            <w:delText>reaped</w:delText>
          </w:r>
        </w:del>
      </w:ins>
      <w:ins w:id="153" w:author="Jan Minx" w:date="2017-11-09T21:29:00Z">
        <w:del w:id="154" w:author="William Lamb" w:date="2017-11-10T10:06:00Z">
          <w:r w:rsidR="00030C6E" w:rsidDel="0076050C">
            <w:rPr>
              <w:lang w:val="en-US"/>
            </w:rPr>
            <w:delText xml:space="preserve"> at all governance levels – from the global to the local</w:delText>
          </w:r>
        </w:del>
      </w:ins>
      <w:ins w:id="155" w:author="minx" w:date="2017-11-08T11:37:00Z">
        <w:del w:id="156" w:author="William Lamb" w:date="2017-11-10T10:06:00Z">
          <w:r w:rsidR="00DC1812" w:rsidDel="0076050C">
            <w:rPr>
              <w:lang w:val="en-US"/>
            </w:rPr>
            <w:delText xml:space="preserve">. </w:delText>
          </w:r>
        </w:del>
      </w:ins>
      <w:del w:id="157" w:author="William Lamb" w:date="2017-11-10T10:06:00Z">
        <w:r w:rsidR="000D4E2B" w:rsidDel="0076050C">
          <w:rPr>
            <w:lang w:val="en-US"/>
          </w:rPr>
          <w:delText>Since</w:delText>
        </w:r>
        <w:r w:rsidR="00F44CD0" w:rsidDel="0076050C">
          <w:rPr>
            <w:lang w:val="en-US"/>
          </w:rPr>
          <w:delText xml:space="preserve"> achieving absolute emissions reductions to </w:delText>
        </w:r>
        <w:r w:rsidR="00F26A4E" w:rsidDel="0076050C">
          <w:rPr>
            <w:lang w:val="en-US"/>
          </w:rPr>
          <w:delText xml:space="preserve">essentially </w:delText>
        </w:r>
        <w:r w:rsidR="00F44CD0" w:rsidDel="0076050C">
          <w:rPr>
            <w:lang w:val="en-US"/>
          </w:rPr>
          <w:delText xml:space="preserve">zero </w:delText>
        </w:r>
        <w:r w:rsidR="00F26A4E" w:rsidDel="0076050C">
          <w:rPr>
            <w:lang w:val="en-US"/>
          </w:rPr>
          <w:delText xml:space="preserve">within this century </w:delText>
        </w:r>
        <w:r w:rsidR="00F44CD0" w:rsidDel="0076050C">
          <w:rPr>
            <w:lang w:val="en-US"/>
          </w:rPr>
          <w:delText>is a necessary</w:delText>
        </w:r>
        <w:r w:rsidR="000D4E2B" w:rsidDel="0076050C">
          <w:rPr>
            <w:lang w:val="en-US"/>
          </w:rPr>
          <w:delText xml:space="preserve"> (</w:delText>
        </w:r>
        <w:r w:rsidR="00F44CD0" w:rsidDel="0076050C">
          <w:rPr>
            <w:lang w:val="en-US"/>
          </w:rPr>
          <w:delText>albeit not sufficient</w:delText>
        </w:r>
        <w:r w:rsidR="000D4E2B" w:rsidDel="0076050C">
          <w:rPr>
            <w:lang w:val="en-US"/>
          </w:rPr>
          <w:delText>)</w:delText>
        </w:r>
        <w:r w:rsidR="00F44CD0" w:rsidDel="0076050C">
          <w:rPr>
            <w:lang w:val="en-US"/>
          </w:rPr>
          <w:delText xml:space="preserve"> condition to reach the 1.5°C target, c</w:delText>
        </w:r>
      </w:del>
      <w:ins w:id="158" w:author="minx" w:date="2017-11-08T11:41:00Z">
        <w:del w:id="159" w:author="William Lamb" w:date="2017-11-10T10:06:00Z">
          <w:r w:rsidR="00DC1812" w:rsidRPr="00DC1812" w:rsidDel="0076050C">
            <w:rPr>
              <w:lang w:val="en-US"/>
            </w:rPr>
            <w:delText xml:space="preserve"> </w:delText>
          </w:r>
          <w:r w:rsidR="00DC1812" w:rsidDel="0076050C">
            <w:rPr>
              <w:lang w:val="en-US"/>
            </w:rPr>
            <w:delText>Cities as hotspots of human acitivites</w:delText>
          </w:r>
        </w:del>
      </w:ins>
      <w:ins w:id="160" w:author="Radhika Khosla" w:date="2017-11-08T15:38:00Z">
        <w:del w:id="161" w:author="William Lamb" w:date="2017-11-10T10:06:00Z">
          <w:r w:rsidR="00694987" w:rsidDel="0076050C">
            <w:rPr>
              <w:lang w:val="en-US"/>
            </w:rPr>
            <w:delText>activities</w:delText>
          </w:r>
        </w:del>
      </w:ins>
      <w:ins w:id="162" w:author="minx" w:date="2017-11-08T11:41:00Z">
        <w:del w:id="163" w:author="William Lamb" w:date="2017-11-10T10:06:00Z">
          <w:r w:rsidR="00DC1812" w:rsidDel="0076050C">
            <w:rPr>
              <w:lang w:val="en-US"/>
            </w:rPr>
            <w:delText xml:space="preserve"> and infrastructures </w:delText>
          </w:r>
        </w:del>
      </w:ins>
      <w:ins w:id="164" w:author="Jan Minx" w:date="2017-11-09T21:30:00Z">
        <w:del w:id="165" w:author="William Lamb" w:date="2017-11-10T10:06:00Z">
          <w:r w:rsidR="000F3CC6" w:rsidDel="0076050C">
            <w:rPr>
              <w:lang w:val="en-US"/>
            </w:rPr>
            <w:delText xml:space="preserve">therefore </w:delText>
          </w:r>
        </w:del>
      </w:ins>
      <w:ins w:id="166" w:author="minx" w:date="2017-11-08T11:41:00Z">
        <w:del w:id="167" w:author="William Lamb" w:date="2017-11-10T10:06:00Z">
          <w:r w:rsidR="00DC1812" w:rsidDel="0076050C">
            <w:rPr>
              <w:lang w:val="en-US"/>
            </w:rPr>
            <w:delText>play a central role in these, most difficult</w:delText>
          </w:r>
        </w:del>
      </w:ins>
      <w:ins w:id="168" w:author="Felix Creutzig" w:date="2017-11-08T23:50:00Z">
        <w:del w:id="169" w:author="William Lamb" w:date="2017-11-10T10:06:00Z">
          <w:r w:rsidR="00FD09F6" w:rsidDel="0076050C">
            <w:rPr>
              <w:lang w:val="en-US"/>
            </w:rPr>
            <w:delText>such ambitious</w:delText>
          </w:r>
        </w:del>
      </w:ins>
      <w:ins w:id="170" w:author="minx" w:date="2017-11-08T11:41:00Z">
        <w:del w:id="171" w:author="William Lamb" w:date="2017-11-10T10:06:00Z">
          <w:r w:rsidR="00DC1812" w:rsidDel="0076050C">
            <w:rPr>
              <w:lang w:val="en-US"/>
            </w:rPr>
            <w:delText xml:space="preserve"> decarbonization efforts</w:delText>
          </w:r>
        </w:del>
      </w:ins>
      <w:ins w:id="172" w:author="Jan Minx" w:date="2017-11-09T21:30:00Z">
        <w:del w:id="173" w:author="William Lamb" w:date="2017-11-10T10:06:00Z">
          <w:r w:rsidR="000F3CC6" w:rsidDel="0076050C">
            <w:rPr>
              <w:lang w:val="en-US"/>
            </w:rPr>
            <w:delText>limiting warming to 1.5°C</w:delText>
          </w:r>
        </w:del>
      </w:ins>
      <w:ins w:id="174" w:author="minx" w:date="2017-11-08T11:41:00Z">
        <w:del w:id="175" w:author="William Lamb" w:date="2017-11-10T10:06:00Z">
          <w:r w:rsidR="00DC1812" w:rsidDel="0076050C">
            <w:rPr>
              <w:lang w:val="en-US"/>
            </w:rPr>
            <w:delText>.</w:delText>
          </w:r>
        </w:del>
      </w:ins>
      <w:del w:id="176" w:author="William Lamb" w:date="2017-11-10T10:06:00Z">
        <w:r w:rsidR="00F44CD0" w:rsidDel="0076050C">
          <w:rPr>
            <w:lang w:val="en-US"/>
          </w:rPr>
          <w:delText>ities</w:delText>
        </w:r>
        <w:r w:rsidR="000D4E2B" w:rsidDel="0076050C">
          <w:rPr>
            <w:lang w:val="en-US"/>
          </w:rPr>
          <w:delText xml:space="preserve"> have a self-evident</w:delText>
        </w:r>
      </w:del>
      <w:ins w:id="177" w:author="Radhika Khosla" w:date="2017-10-30T15:08:00Z">
        <w:del w:id="178" w:author="William Lamb" w:date="2017-11-10T10:06:00Z">
          <w:r w:rsidR="009675C0" w:rsidDel="0076050C">
            <w:rPr>
              <w:lang w:val="en-US"/>
            </w:rPr>
            <w:delText>central</w:delText>
          </w:r>
        </w:del>
      </w:ins>
      <w:del w:id="179" w:author="William Lamb" w:date="2017-11-10T10:06:00Z">
        <w:r w:rsidR="000D4E2B" w:rsidDel="0076050C">
          <w:rPr>
            <w:lang w:val="en-US"/>
          </w:rPr>
          <w:delText xml:space="preserve"> role in global climate policy</w:delText>
        </w:r>
        <w:r w:rsidR="00F44CD0" w:rsidDel="0076050C">
          <w:rPr>
            <w:lang w:val="en-US"/>
          </w:rPr>
          <w:delText xml:space="preserve">: to leverage their position as the locus of human activity </w:delText>
        </w:r>
      </w:del>
      <w:ins w:id="180" w:author="Radhika Khosla" w:date="2017-10-30T15:08:00Z">
        <w:del w:id="181" w:author="William Lamb" w:date="2017-11-10T10:06:00Z">
          <w:r w:rsidR="009675C0" w:rsidDel="0076050C">
            <w:rPr>
              <w:lang w:val="en-US"/>
            </w:rPr>
            <w:delText xml:space="preserve">and infrastructure </w:delText>
          </w:r>
        </w:del>
      </w:ins>
      <w:del w:id="182" w:author="William Lamb" w:date="2017-11-10T10:06:00Z">
        <w:r w:rsidR="007A7F44" w:rsidDel="0076050C">
          <w:rPr>
            <w:lang w:val="en-US"/>
          </w:rPr>
          <w:delText xml:space="preserve">and </w:delText>
        </w:r>
        <w:r w:rsidR="00F44CD0" w:rsidDel="0076050C">
          <w:rPr>
            <w:lang w:val="en-US"/>
          </w:rPr>
          <w:delText xml:space="preserve">to put in place </w:delText>
        </w:r>
        <w:r w:rsidR="00D71759" w:rsidDel="0076050C">
          <w:rPr>
            <w:lang w:val="en-US"/>
          </w:rPr>
          <w:delText>low</w:delText>
        </w:r>
        <w:r w:rsidR="00F44CD0" w:rsidDel="0076050C">
          <w:rPr>
            <w:lang w:val="en-US"/>
          </w:rPr>
          <w:delText>-carbon infrastructures globally</w:delText>
        </w:r>
        <w:r w:rsidR="00FA7611" w:rsidDel="0076050C">
          <w:rPr>
            <w:lang w:val="en-US"/>
          </w:rPr>
          <w:delText xml:space="preserve"> </w:delText>
        </w:r>
        <w:r w:rsidR="00FA7611" w:rsidRPr="00FA7611" w:rsidDel="0076050C">
          <w:rPr>
            <w:lang w:val="en-US"/>
          </w:rPr>
          <w:fldChar w:fldCharType="begin" w:fldLock="1"/>
        </w:r>
        <w:r w:rsidR="00C56197" w:rsidRPr="000F3CC6" w:rsidDel="0076050C">
          <w:rPr>
            <w:lang w:val="en-US"/>
          </w:rPr>
          <w:delInstrText>ADDIN CSL_CITATION { "citationID" : "a24tehelf4d",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"[5]", "plainTextFormattedCitation" : "[5]", "previouslyFormattedCitation" : "[5]" }, "properties" : { "formattedCitation" : "[8]", "noteIndex" : 0, "plainCitation" : "[8]" }, "schema" : "https://github.com/citation-style-language/schema/raw/master/csl-citation.json" }</w:delInstrText>
        </w:r>
        <w:r w:rsidR="00FA7611" w:rsidRPr="00FA7611" w:rsidDel="0076050C">
          <w:rPr>
            <w:lang w:val="en-US"/>
          </w:rPr>
          <w:fldChar w:fldCharType="separate"/>
        </w:r>
        <w:r w:rsidR="00C56197" w:rsidRPr="00C56197" w:rsidDel="0076050C">
          <w:rPr>
            <w:rFonts w:ascii="Calibri" w:hAnsi="Calibri" w:cs="Calibri"/>
            <w:noProof/>
            <w:lang w:val="en-US"/>
          </w:rPr>
          <w:delText>[5]</w:delText>
        </w:r>
        <w:r w:rsidR="00FA7611" w:rsidRPr="00FA7611" w:rsidDel="0076050C">
          <w:rPr>
            <w:lang w:val="en-US"/>
          </w:rPr>
          <w:fldChar w:fldCharType="end"/>
        </w:r>
        <w:r w:rsidR="000F73E6" w:rsidDel="0076050C">
          <w:rPr>
            <w:lang w:val="en-US"/>
          </w:rPr>
          <w:delText xml:space="preserve">. </w:delText>
        </w:r>
      </w:del>
    </w:p>
    <w:p w14:paraId="0BA349C0" w14:textId="5D4AF06A" w:rsidR="00DC1812" w:rsidDel="0076050C" w:rsidRDefault="00DC1812" w:rsidP="004E59AB">
      <w:pPr>
        <w:rPr>
          <w:ins w:id="183" w:author="minx" w:date="2017-11-08T11:40:00Z"/>
          <w:del w:id="184" w:author="William Lamb" w:date="2017-11-10T10:06:00Z"/>
          <w:lang w:val="en-US"/>
        </w:rPr>
      </w:pPr>
    </w:p>
    <w:p w14:paraId="6C0744E2" w14:textId="466BC3E2" w:rsidR="00BD61E3" w:rsidDel="0076050C" w:rsidRDefault="003F08C5" w:rsidP="004E59AB">
      <w:pPr>
        <w:rPr>
          <w:ins w:id="185" w:author="Radhika Khosla" w:date="2017-10-30T15:09:00Z"/>
          <w:del w:id="186" w:author="William Lamb" w:date="2017-11-10T10:06:00Z"/>
          <w:lang w:val="en-US"/>
        </w:rPr>
      </w:pPr>
      <w:del w:id="187" w:author="William Lamb" w:date="2017-11-02T10:29:00Z">
        <w:r w:rsidDel="00D47DDA">
          <w:rPr>
            <w:lang w:val="en-US"/>
          </w:rPr>
          <w:delText xml:space="preserve">Cities as infrastructure hotspots </w:delText>
        </w:r>
        <w:r w:rsidR="000D4E2B" w:rsidDel="00D47DDA">
          <w:rPr>
            <w:lang w:val="en-US"/>
          </w:rPr>
          <w:delText>are critical for</w:delText>
        </w:r>
      </w:del>
      <w:ins w:id="188" w:author="Radhika Khosla" w:date="2017-10-30T15:09:00Z">
        <w:del w:id="189" w:author="William Lamb" w:date="2017-11-02T10:29:00Z">
          <w:r w:rsidR="00BD61E3" w:rsidDel="00D47DDA">
            <w:rPr>
              <w:lang w:val="en-US"/>
            </w:rPr>
            <w:delText>to shape</w:delText>
          </w:r>
        </w:del>
      </w:ins>
      <w:del w:id="190" w:author="William Lamb" w:date="2017-11-02T10:29:00Z">
        <w:r w:rsidDel="00D47DDA">
          <w:rPr>
            <w:lang w:val="en-US"/>
          </w:rPr>
          <w:delText xml:space="preserve"> shaping long-run emission trajectories</w:delText>
        </w:r>
        <w:r w:rsidR="00D0344A" w:rsidDel="00D47DDA">
          <w:rPr>
            <w:lang w:val="en-US"/>
          </w:rPr>
          <w:delText xml:space="preserve">, </w:delText>
        </w:r>
        <w:r w:rsidR="000D4E2B" w:rsidDel="00D47DDA">
          <w:rPr>
            <w:lang w:val="en-US"/>
          </w:rPr>
          <w:delText>provid</w:delText>
        </w:r>
        <w:r w:rsidR="00D0344A" w:rsidDel="00D47DDA">
          <w:rPr>
            <w:lang w:val="en-US"/>
          </w:rPr>
          <w:delText>ing both</w:delText>
        </w:r>
        <w:r w:rsidR="000D4E2B" w:rsidDel="00D47DDA">
          <w:rPr>
            <w:lang w:val="en-US"/>
          </w:rPr>
          <w:delText xml:space="preserve"> </w:delText>
        </w:r>
        <w:r w:rsidDel="00D47DDA">
          <w:rPr>
            <w:lang w:val="en-US"/>
          </w:rPr>
          <w:delText>opportunities for leapf</w:delText>
        </w:r>
        <w:r w:rsidR="0058564E" w:rsidDel="00D47DDA">
          <w:rPr>
            <w:lang w:val="en-US"/>
          </w:rPr>
          <w:delText>rogging</w:delText>
        </w:r>
        <w:r w:rsidR="000D4E2B" w:rsidDel="00D47DDA">
          <w:rPr>
            <w:lang w:val="en-US"/>
          </w:rPr>
          <w:delText>,</w:delText>
        </w:r>
        <w:r w:rsidR="0058564E" w:rsidDel="00D47DDA">
          <w:rPr>
            <w:lang w:val="en-US"/>
          </w:rPr>
          <w:delText xml:space="preserve"> and risks for emissions </w:delText>
        </w:r>
        <w:r w:rsidDel="00D47DDA">
          <w:rPr>
            <w:lang w:val="en-US"/>
          </w:rPr>
          <w:delText>loc</w:delText>
        </w:r>
        <w:r w:rsidR="0058564E" w:rsidDel="00D47DDA">
          <w:rPr>
            <w:lang w:val="en-US"/>
          </w:rPr>
          <w:delText>k</w:delText>
        </w:r>
        <w:r w:rsidDel="00D47DDA">
          <w:rPr>
            <w:lang w:val="en-US"/>
          </w:rPr>
          <w:delText>-in</w:delText>
        </w:r>
        <w:r w:rsidR="00D22A60" w:rsidDel="00D47DDA">
          <w:rPr>
            <w:lang w:val="en-US"/>
          </w:rPr>
          <w:delText xml:space="preserve"> </w:delText>
        </w:r>
      </w:del>
      <w:del w:id="191" w:author="William Lamb" w:date="2017-11-10T10:06:00Z">
        <w:r w:rsidR="00D22A60" w:rsidDel="0076050C">
          <w:rPr>
            <w:lang w:val="en-US"/>
          </w:rPr>
          <w:fldChar w:fldCharType="begin" w:fldLock="1"/>
        </w:r>
        <w:r w:rsidR="00D22A60" w:rsidDel="0076050C">
          <w:rPr>
            <w:lang w:val="en-US"/>
          </w:rPr>
          <w:del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delInstrText>
        </w:r>
        <w:r w:rsidR="00D22A60" w:rsidDel="0076050C">
          <w:rPr>
            <w:lang w:val="en-US"/>
          </w:rPr>
          <w:fldChar w:fldCharType="separate"/>
        </w:r>
        <w:r w:rsidR="00D22A60" w:rsidRPr="00D22A60" w:rsidDel="0076050C">
          <w:rPr>
            <w:noProof/>
            <w:lang w:val="en-US"/>
          </w:rPr>
          <w:delText>[5–8]</w:delText>
        </w:r>
        <w:r w:rsidR="00D22A60" w:rsidDel="0076050C">
          <w:rPr>
            <w:lang w:val="en-US"/>
          </w:rPr>
          <w:fldChar w:fldCharType="end"/>
        </w:r>
        <w:r w:rsidDel="0076050C">
          <w:rPr>
            <w:lang w:val="en-US"/>
          </w:rPr>
          <w:delText xml:space="preserve">. </w:delText>
        </w:r>
      </w:del>
    </w:p>
    <w:p w14:paraId="436234DF" w14:textId="1F404305" w:rsidR="00D0344A" w:rsidRDefault="00E41038" w:rsidP="004E59AB">
      <w:pPr>
        <w:rPr>
          <w:lang w:val="en-US"/>
        </w:rPr>
      </w:pPr>
      <w:ins w:id="192" w:author="minx" w:date="2017-11-08T11:51:00Z">
        <w:del w:id="193" w:author="William Lamb" w:date="2017-11-10T10:13:00Z">
          <w:r w:rsidDel="0076050C">
            <w:rPr>
              <w:lang w:val="en-US"/>
            </w:rPr>
            <w:delText>Furthermore, t</w:delText>
          </w:r>
        </w:del>
      </w:ins>
      <w:ins w:id="194" w:author="Radhika Khosla" w:date="2017-11-08T15:46:00Z">
        <w:del w:id="195" w:author="William Lamb" w:date="2017-11-10T10:13:00Z">
          <w:r w:rsidR="00CE6C67" w:rsidDel="0076050C">
            <w:rPr>
              <w:lang w:val="en-US"/>
            </w:rPr>
            <w:delText xml:space="preserve">A further motivation </w:delText>
          </w:r>
        </w:del>
      </w:ins>
      <w:ins w:id="196" w:author="Radhika Khosla" w:date="2017-11-08T15:47:00Z">
        <w:del w:id="197" w:author="William Lamb" w:date="2017-11-10T10:13:00Z">
          <w:r w:rsidR="00CE6C67" w:rsidDel="0076050C">
            <w:rPr>
              <w:lang w:val="en-US"/>
            </w:rPr>
            <w:delText>is the increasing</w:delText>
          </w:r>
        </w:del>
      </w:ins>
      <w:ins w:id="198" w:author="minx" w:date="2017-11-08T11:51:00Z">
        <w:del w:id="199" w:author="William Lamb" w:date="2017-11-10T10:13:00Z">
          <w:r w:rsidDel="0076050C">
            <w:rPr>
              <w:lang w:val="en-US"/>
            </w:rPr>
            <w:delText>he consideration</w:delText>
          </w:r>
        </w:del>
      </w:ins>
      <w:ins w:id="200" w:author="Radhika Khosla" w:date="2017-11-08T15:46:00Z">
        <w:del w:id="201" w:author="William Lamb" w:date="2017-11-10T10:13:00Z">
          <w:r w:rsidR="00CE6C67" w:rsidDel="0076050C">
            <w:rPr>
              <w:lang w:val="en-US"/>
            </w:rPr>
            <w:delText xml:space="preserve"> role</w:delText>
          </w:r>
        </w:del>
      </w:ins>
      <w:ins w:id="202" w:author="minx" w:date="2017-11-08T11:51:00Z">
        <w:del w:id="203" w:author="William Lamb" w:date="2017-11-10T10:13:00Z">
          <w:r w:rsidDel="0076050C">
            <w:rPr>
              <w:lang w:val="en-US"/>
            </w:rPr>
            <w:delText xml:space="preserve"> of</w:delText>
          </w:r>
        </w:del>
      </w:ins>
      <w:ins w:id="204" w:author="Radhika Khosla" w:date="2017-11-08T15:46:00Z">
        <w:del w:id="205" w:author="William Lamb" w:date="2017-11-10T10:13:00Z">
          <w:r w:rsidR="00CE6C67" w:rsidDel="0076050C">
            <w:rPr>
              <w:lang w:val="en-US"/>
            </w:rPr>
            <w:delText xml:space="preserve"> of</w:delText>
          </w:r>
        </w:del>
      </w:ins>
      <w:ins w:id="206" w:author="minx" w:date="2017-11-08T11:51:00Z">
        <w:del w:id="207" w:author="William Lamb" w:date="2017-11-10T10:13:00Z">
          <w:r w:rsidDel="0076050C">
            <w:rPr>
              <w:lang w:val="en-US"/>
            </w:rPr>
            <w:delText xml:space="preserve"> cities in climate change mitigation</w:delText>
          </w:r>
        </w:del>
      </w:ins>
      <w:ins w:id="208" w:author="Radhika Khosla" w:date="2017-11-08T15:47:00Z">
        <w:del w:id="209" w:author="William Lamb" w:date="2017-11-10T10:13:00Z">
          <w:r w:rsidR="00CE6C67" w:rsidDel="0076050C">
            <w:rPr>
              <w:lang w:val="en-US"/>
            </w:rPr>
            <w:delText xml:space="preserve">, </w:delText>
          </w:r>
        </w:del>
      </w:ins>
      <w:ins w:id="210" w:author="minx" w:date="2017-11-08T11:51:00Z">
        <w:del w:id="211" w:author="William Lamb" w:date="2017-11-10T10:13:00Z">
          <w:r w:rsidDel="0076050C">
            <w:rPr>
              <w:lang w:val="en-US"/>
            </w:rPr>
            <w:delText xml:space="preserve"> is increasingly important as they rise as significant climate policy players. </w:delText>
          </w:r>
        </w:del>
      </w:ins>
      <w:moveToRangeStart w:id="212" w:author="Radhika Khosla" w:date="2017-10-30T15:10:00Z" w:name="move497139533"/>
      <w:moveTo w:id="213" w:author="Radhika Khosla" w:date="2017-10-30T15:10:00Z">
        <w:del w:id="214" w:author="William Lamb" w:date="2017-11-10T10:13:00Z">
          <w:r w:rsidR="00BD61E3" w:rsidDel="0076050C">
            <w:rPr>
              <w:lang w:val="en-US"/>
            </w:rPr>
            <w:delText xml:space="preserve">The </w:delText>
          </w:r>
          <w:r w:rsidR="00BD61E3" w:rsidDel="0076050C">
            <w:rPr>
              <w:lang w:val="en-US"/>
            </w:rPr>
            <w:lastRenderedPageBreak/>
            <w:delText xml:space="preserve">inclusion of cities as a mitigation response topic in the SR </w:delText>
          </w:r>
          <w:r w:rsidR="00BD61E3" w:rsidDel="0076050C">
            <w:rPr>
              <w:lang w:val="en-US"/>
            </w:rPr>
            <w:fldChar w:fldCharType="begin" w:fldLock="1"/>
          </w:r>
        </w:del>
      </w:moveTo>
      <w:del w:id="215" w:author="William Lamb" w:date="2017-11-10T10:13:00Z">
        <w:r w:rsidR="00F251BC" w:rsidDel="0076050C">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"[9]", "plainTextFormattedCitation" : "[9]", "previouslyFormattedCitation" : "[9]" }, "properties" : { "noteIndex" : 0 }, "schema" : "https://github.com/citation-style-language/schema/raw/master/csl-citation.json" }</w:delInstrText>
        </w:r>
      </w:del>
      <w:moveTo w:id="216" w:author="Radhika Khosla" w:date="2017-10-30T15:10:00Z">
        <w:del w:id="217" w:author="William Lamb" w:date="2017-11-10T10:13:00Z">
          <w:r w:rsidR="00BD61E3" w:rsidDel="0076050C">
            <w:rPr>
              <w:lang w:val="en-US"/>
            </w:rPr>
            <w:fldChar w:fldCharType="separate"/>
          </w:r>
        </w:del>
      </w:moveTo>
      <w:del w:id="218" w:author="William Lamb" w:date="2017-11-10T10:13:00Z">
        <w:r w:rsidR="00F251BC" w:rsidRPr="00F251BC" w:rsidDel="0076050C">
          <w:rPr>
            <w:noProof/>
            <w:lang w:val="en-US"/>
          </w:rPr>
          <w:delText>[9]</w:delText>
        </w:r>
      </w:del>
      <w:moveTo w:id="219" w:author="Radhika Khosla" w:date="2017-10-30T15:10:00Z">
        <w:del w:id="220" w:author="William Lamb" w:date="2017-11-10T10:13:00Z">
          <w:r w:rsidR="00BD61E3" w:rsidDel="0076050C">
            <w:rPr>
              <w:lang w:val="en-US"/>
            </w:rPr>
            <w:fldChar w:fldCharType="end"/>
          </w:r>
          <w:r w:rsidR="00BD61E3" w:rsidDel="0076050C">
            <w:rPr>
              <w:lang w:val="en-US"/>
            </w:rPr>
            <w:delText xml:space="preserve"> is an important step towards understanding their potential role in climate policy. </w:delText>
          </w:r>
        </w:del>
      </w:moveTo>
      <w:moveToRangeEnd w:id="212"/>
      <w:ins w:id="221" w:author="Radhika Khosla" w:date="2017-11-08T15:47:00Z">
        <w:del w:id="222" w:author="William Lamb" w:date="2017-11-10T10:13:00Z">
          <w:r w:rsidR="00CE6C67" w:rsidDel="0076050C">
            <w:rPr>
              <w:lang w:val="en-US"/>
            </w:rPr>
            <w:delText>i</w:delText>
          </w:r>
        </w:del>
      </w:ins>
      <w:del w:id="223" w:author="William Lamb" w:date="2017-11-10T10:13:00Z">
        <w:r w:rsidR="00482C07" w:rsidDel="0076050C">
          <w:rPr>
            <w:lang w:val="en-US"/>
          </w:rPr>
          <w:delText>In the wake of</w:delText>
        </w:r>
        <w:r w:rsidR="003F08C5" w:rsidDel="0076050C">
          <w:rPr>
            <w:lang w:val="en-US"/>
          </w:rPr>
          <w:delText xml:space="preserve"> slow </w:delText>
        </w:r>
        <w:r w:rsidR="0013333F" w:rsidDel="0076050C">
          <w:rPr>
            <w:lang w:val="en-US"/>
          </w:rPr>
          <w:delText xml:space="preserve">national </w:delText>
        </w:r>
        <w:r w:rsidR="00482C07" w:rsidDel="0076050C">
          <w:rPr>
            <w:lang w:val="en-US"/>
          </w:rPr>
          <w:delText xml:space="preserve">progress in </w:delText>
        </w:r>
        <w:r w:rsidR="0013333F" w:rsidDel="0076050C">
          <w:rPr>
            <w:lang w:val="en-US"/>
          </w:rPr>
          <w:delText>climate action,</w:delText>
        </w:r>
      </w:del>
      <w:ins w:id="224" w:author="Radhika Khosla" w:date="2017-11-08T15:47:00Z">
        <w:del w:id="225" w:author="William Lamb" w:date="2017-11-10T10:13:00Z">
          <w:r w:rsidR="00CE6C67" w:rsidDel="0076050C">
            <w:rPr>
              <w:lang w:val="en-US"/>
            </w:rPr>
            <w:delText>.</w:delText>
          </w:r>
        </w:del>
      </w:ins>
      <w:del w:id="226" w:author="William Lamb" w:date="2017-11-10T10:13:00Z">
        <w:r w:rsidR="003F08C5" w:rsidDel="0076050C">
          <w:rPr>
            <w:lang w:val="en-US"/>
          </w:rPr>
          <w:delText xml:space="preserve"> </w:delText>
        </w:r>
        <w:r w:rsidR="00482C07" w:rsidDel="0076050C">
          <w:rPr>
            <w:lang w:val="en-US"/>
          </w:rPr>
          <w:delText xml:space="preserve">they </w:delText>
        </w:r>
      </w:del>
      <w:ins w:id="227" w:author="Radhika Khosla" w:date="2017-10-30T15:15:00Z">
        <w:del w:id="228" w:author="William Lamb" w:date="2017-11-10T10:13:00Z">
          <w:r w:rsidR="00CE6C67" w:rsidDel="0076050C">
            <w:rPr>
              <w:lang w:val="en-US"/>
            </w:rPr>
            <w:delText>C</w:delText>
          </w:r>
          <w:r w:rsidR="00920CB1" w:rsidDel="0076050C">
            <w:rPr>
              <w:lang w:val="en-US"/>
            </w:rPr>
            <w:delText xml:space="preserve">ities </w:delText>
          </w:r>
        </w:del>
      </w:ins>
      <w:del w:id="229" w:author="William Lamb" w:date="2017-11-10T10:13:00Z">
        <w:r w:rsidR="003F08C5" w:rsidDel="0076050C">
          <w:rPr>
            <w:lang w:val="en-US"/>
          </w:rPr>
          <w:delText xml:space="preserve">have </w:delText>
        </w:r>
      </w:del>
      <w:del w:id="230" w:author="William Lamb" w:date="2017-10-09T16:30:00Z">
        <w:r w:rsidR="00482C07" w:rsidDel="00B81938">
          <w:rPr>
            <w:lang w:val="en-US"/>
          </w:rPr>
          <w:delText xml:space="preserve">also </w:delText>
        </w:r>
      </w:del>
      <w:del w:id="231" w:author="William Lamb" w:date="2017-11-10T10:13:00Z">
        <w:r w:rsidR="003F08C5" w:rsidDel="0076050C">
          <w:rPr>
            <w:lang w:val="en-US"/>
          </w:rPr>
          <w:delText>emerged as one of the more ambitious policy communities in global climate change governance</w:delText>
        </w:r>
        <w:r w:rsidR="00482C07" w:rsidDel="0076050C">
          <w:rPr>
            <w:lang w:val="en-US"/>
          </w:rPr>
          <w:delText>,</w:delText>
        </w:r>
        <w:r w:rsidR="003F08C5" w:rsidDel="0076050C">
          <w:rPr>
            <w:lang w:val="en-US"/>
          </w:rPr>
          <w:delText xml:space="preserve"> </w:delText>
        </w:r>
      </w:del>
      <w:ins w:id="232" w:author="Radhika Khosla" w:date="2017-11-08T15:47:00Z">
        <w:del w:id="233" w:author="William Lamb" w:date="2017-11-10T10:13:00Z">
          <w:r w:rsidR="00CE6C67" w:rsidDel="0076050C">
            <w:rPr>
              <w:lang w:val="en-US"/>
            </w:rPr>
            <w:delText>,</w:delText>
          </w:r>
        </w:del>
      </w:ins>
      <w:ins w:id="234" w:author="minx" w:date="2017-11-08T11:55:00Z">
        <w:del w:id="235" w:author="William Lamb" w:date="2017-11-10T10:13:00Z">
          <w:r w:rsidR="00687AB2" w:rsidDel="0076050C">
            <w:rPr>
              <w:lang w:val="en-US"/>
            </w:rPr>
            <w:delText xml:space="preserve">: </w:delText>
          </w:r>
        </w:del>
      </w:ins>
      <w:ins w:id="236" w:author="Radhika Khosla" w:date="2017-11-08T15:47:00Z">
        <w:del w:id="237" w:author="William Lamb" w:date="2017-11-10T10:13:00Z">
          <w:r w:rsidR="00CE6C67" w:rsidDel="0076050C">
            <w:rPr>
              <w:lang w:val="en-US"/>
            </w:rPr>
            <w:delText>d</w:delText>
          </w:r>
        </w:del>
      </w:ins>
      <w:ins w:id="238" w:author="minx" w:date="2017-11-08T11:56:00Z">
        <w:del w:id="239" w:author="William Lamb" w:date="2017-11-10T10:13:00Z">
          <w:r w:rsidR="00687AB2" w:rsidDel="0076050C">
            <w:rPr>
              <w:lang w:val="en-US"/>
            </w:rPr>
            <w:delText>Despite, problems in assessing their real performance ()</w:delText>
          </w:r>
        </w:del>
      </w:ins>
      <w:ins w:id="240" w:author="Radhika Khosla" w:date="2017-11-08T15:48:00Z">
        <w:del w:id="241" w:author="William Lamb" w:date="2017-11-10T10:13:00Z">
          <w:r w:rsidR="002E16B5" w:rsidDel="0076050C">
            <w:rPr>
              <w:lang w:val="en-US"/>
            </w:rPr>
            <w:delText>.</w:delText>
          </w:r>
        </w:del>
      </w:ins>
      <w:ins w:id="242" w:author="minx" w:date="2017-11-08T11:57:00Z">
        <w:del w:id="243" w:author="William Lamb" w:date="2017-11-10T10:13:00Z">
          <w:r w:rsidR="00687AB2" w:rsidDel="0076050C">
            <w:rPr>
              <w:lang w:val="en-US"/>
            </w:rPr>
            <w:delText xml:space="preserve">, </w:delText>
          </w:r>
        </w:del>
      </w:ins>
      <w:ins w:id="244" w:author="Radhika Khosla" w:date="2017-11-08T15:48:00Z">
        <w:del w:id="245" w:author="William Lamb" w:date="2017-11-10T10:13:00Z">
          <w:r w:rsidR="002E16B5" w:rsidDel="0076050C">
            <w:rPr>
              <w:lang w:val="en-US"/>
            </w:rPr>
            <w:delText>C</w:delText>
          </w:r>
        </w:del>
      </w:ins>
      <w:ins w:id="246" w:author="minx" w:date="2017-11-08T11:57:00Z">
        <w:del w:id="247" w:author="William Lamb" w:date="2017-11-10T10:13:00Z">
          <w:r w:rsidR="00687AB2" w:rsidDel="0076050C">
            <w:rPr>
              <w:lang w:val="en-US"/>
            </w:rPr>
            <w:delText>c</w:delText>
          </w:r>
        </w:del>
      </w:ins>
      <w:ins w:id="248" w:author="minx" w:date="2017-11-08T11:56:00Z">
        <w:del w:id="249" w:author="William Lamb" w:date="2017-11-10T10:13:00Z">
          <w:r w:rsidR="00687AB2" w:rsidDel="0076050C">
            <w:rPr>
              <w:lang w:val="en-US"/>
            </w:rPr>
            <w:delText>ities are</w:delText>
          </w:r>
        </w:del>
      </w:ins>
      <w:ins w:id="250" w:author="Radhika Khosla" w:date="2017-11-08T15:48:00Z">
        <w:del w:id="251" w:author="William Lamb" w:date="2017-11-10T10:13:00Z">
          <w:r w:rsidR="002E16B5" w:rsidDel="0076050C">
            <w:rPr>
              <w:lang w:val="en-US"/>
            </w:rPr>
            <w:delText xml:space="preserve"> also</w:delText>
          </w:r>
        </w:del>
      </w:ins>
      <w:ins w:id="252" w:author="minx" w:date="2017-11-08T11:56:00Z">
        <w:del w:id="253" w:author="William Lamb" w:date="2017-11-10T10:13:00Z">
          <w:r w:rsidR="00687AB2" w:rsidDel="0076050C">
            <w:rPr>
              <w:lang w:val="en-US"/>
            </w:rPr>
            <w:delText xml:space="preserve"> </w:delText>
          </w:r>
        </w:del>
        <w:r w:rsidR="00687AB2">
          <w:rPr>
            <w:lang w:val="en-US"/>
          </w:rPr>
          <w:t>p</w:t>
        </w:r>
      </w:ins>
      <w:ins w:id="254" w:author="minx" w:date="2017-11-08T11:57:00Z">
        <w:r w:rsidR="00687AB2">
          <w:rPr>
            <w:lang w:val="en-US"/>
          </w:rPr>
          <w:t>ledg</w:t>
        </w:r>
        <w:del w:id="255" w:author="William Lamb" w:date="2017-11-10T10:13:00Z">
          <w:r w:rsidR="00687AB2" w:rsidDel="0076050C">
            <w:rPr>
              <w:lang w:val="en-US"/>
            </w:rPr>
            <w:delText>ing</w:delText>
          </w:r>
        </w:del>
      </w:ins>
      <w:ins w:id="256" w:author="William Lamb" w:date="2017-11-10T10:13:00Z">
        <w:r w:rsidR="0076050C">
          <w:rPr>
            <w:lang w:val="en-US"/>
          </w:rPr>
          <w:t>ed</w:t>
        </w:r>
      </w:ins>
      <w:ins w:id="257" w:author="minx" w:date="2017-11-08T11:57:00Z">
        <w:r w:rsidR="00687AB2">
          <w:rPr>
            <w:lang w:val="en-US"/>
          </w:rPr>
          <w:t xml:space="preserve"> substantial emission reductions</w:t>
        </w:r>
      </w:ins>
      <w:ins w:id="258" w:author="William Lamb" w:date="2017-11-10T10:13:00Z">
        <w:r w:rsidR="0076050C">
          <w:rPr>
            <w:lang w:val="en-US"/>
          </w:rPr>
          <w:t>, such as</w:t>
        </w:r>
      </w:ins>
      <w:ins w:id="259" w:author="minx" w:date="2017-11-08T11:57:00Z">
        <w:del w:id="260" w:author="William Lamb" w:date="2017-11-10T10:13:00Z">
          <w:r w:rsidR="00687AB2" w:rsidDel="0076050C">
            <w:rPr>
              <w:lang w:val="en-US"/>
            </w:rPr>
            <w:delText xml:space="preserve"> in a a</w:delText>
          </w:r>
        </w:del>
      </w:ins>
      <w:ins w:id="261" w:author="minx" w:date="2017-11-08T11:55:00Z">
        <w:del w:id="262" w:author="William Lamb" w:date="2017-11-10T10:13:00Z">
          <w:r w:rsidR="00687AB2" w:rsidDel="0076050C">
            <w:rPr>
              <w:lang w:val="en-US"/>
            </w:rPr>
            <w:delText xml:space="preserve"> growing number of urban climate change initiatives like</w:delText>
          </w:r>
        </w:del>
      </w:ins>
      <w:ins w:id="263" w:author="Radhika Khosla" w:date="2017-11-08T15:48:00Z">
        <w:del w:id="264" w:author="William Lamb" w:date="2017-11-10T10:13:00Z">
          <w:r w:rsidR="002E16B5" w:rsidDel="0076050C">
            <w:rPr>
              <w:lang w:val="en-US"/>
            </w:rPr>
            <w:delText xml:space="preserve"> </w:delText>
          </w:r>
        </w:del>
      </w:ins>
      <w:ins w:id="265" w:author="William Lamb" w:date="2017-11-10T10:13:00Z">
        <w:r w:rsidR="0076050C">
          <w:rPr>
            <w:lang w:val="en-US"/>
          </w:rPr>
          <w:t xml:space="preserve"> </w:t>
        </w:r>
      </w:ins>
      <w:ins w:id="266" w:author="Radhika Khosla" w:date="2017-11-08T15:48:00Z">
        <w:r w:rsidR="002E16B5">
          <w:rPr>
            <w:lang w:val="en-US"/>
          </w:rPr>
          <w:t>the</w:t>
        </w:r>
      </w:ins>
      <w:ins w:id="267" w:author="minx" w:date="2017-11-08T11:55:00Z">
        <w:r w:rsidR="00687AB2">
          <w:rPr>
            <w:lang w:val="en-US"/>
          </w:rPr>
          <w:t xml:space="preserve"> C</w:t>
        </w:r>
        <w:del w:id="268" w:author="Jan Minx" w:date="2017-11-09T21:10:00Z">
          <w:r w:rsidR="00687AB2" w:rsidDel="00C21D3F">
            <w:rPr>
              <w:lang w:val="en-US"/>
            </w:rPr>
            <w:delText>2</w:delText>
          </w:r>
        </w:del>
      </w:ins>
      <w:ins w:id="269" w:author="Jan Minx" w:date="2017-11-09T21:10:00Z">
        <w:r w:rsidR="00C21D3F">
          <w:rPr>
            <w:lang w:val="en-US"/>
          </w:rPr>
          <w:t>4</w:t>
        </w:r>
      </w:ins>
      <w:ins w:id="270" w:author="minx" w:date="2017-11-08T11:55:00Z">
        <w:r w:rsidR="00687AB2">
          <w:rPr>
            <w:lang w:val="en-US"/>
          </w:rPr>
          <w:t>0</w:t>
        </w:r>
      </w:ins>
      <w:ins w:id="271" w:author="Jan Minx" w:date="2017-11-09T21:12:00Z">
        <w:r w:rsidR="00C21D3F">
          <w:rPr>
            <w:lang w:val="en-US"/>
          </w:rPr>
          <w:t xml:space="preserve"> </w:t>
        </w:r>
      </w:ins>
      <w:ins w:id="272" w:author="William Lamb" w:date="2017-11-10T10:27:00Z">
        <w:r w:rsidR="004E59AB">
          <w:rPr>
            <w:lang w:val="en-US"/>
          </w:rPr>
          <w:fldChar w:fldCharType="begin" w:fldLock="1"/>
        </w:r>
      </w:ins>
      <w:r w:rsidR="008517E2">
        <w:rPr>
          <w:lang w:val="en-US"/>
        </w:rPr>
        <w:instrText>ADDIN CSL_CITATION { "citationItems" : [ { "id" : "ITEM-1", "itemData" : { "URL" : "http://www.c40.org/", "accessed" : { "date-parts" : [ [ "2017", "11", "10" ] ] }, "author" : [ { "dropping-particle" : "", "family" : "C40 Cities Climate Leadership Group", "given" : "", "non-dropping-particle" : "", "parse-names" : false, "suffix" : "" } ], "id" : "ITEM-1", "issued" : { "date-parts" : [ [ "2017" ] ] }, "title" : "C40 Cities", "type" : "webpage" }, "uris" : [ "http://www.mendeley.com/documents/?uuid=0f062cf8-1727-46a1-a260-21630c144772" ] } ], "mendeley" : { "formattedCitation" : "[7]", "plainTextFormattedCitation" : "[7]", "previouslyFormattedCitation" : "[7]" }, "properties" : { "noteIndex" : 2 }, "schema" : "https://github.com/citation-style-language/schema/raw/master/csl-citation.json" }</w:instrText>
      </w:r>
      <w:r w:rsidR="004E59AB">
        <w:rPr>
          <w:lang w:val="en-US"/>
        </w:rPr>
        <w:fldChar w:fldCharType="separate"/>
      </w:r>
      <w:r w:rsidR="008517E2" w:rsidRPr="008517E2">
        <w:rPr>
          <w:noProof/>
          <w:lang w:val="en-US"/>
        </w:rPr>
        <w:t>[7]</w:t>
      </w:r>
      <w:ins w:id="273" w:author="William Lamb" w:date="2017-11-10T10:27:00Z">
        <w:r w:rsidR="004E59AB">
          <w:rPr>
            <w:lang w:val="en-US"/>
          </w:rPr>
          <w:fldChar w:fldCharType="end"/>
        </w:r>
      </w:ins>
      <w:ins w:id="274" w:author="Jan Minx" w:date="2017-11-09T21:12:00Z">
        <w:del w:id="275" w:author="William Lamb" w:date="2017-11-10T10:27:00Z">
          <w:r w:rsidR="00C21D3F" w:rsidDel="004E59AB">
            <w:rPr>
              <w:lang w:val="en-US"/>
            </w:rPr>
            <w:delText>()</w:delText>
          </w:r>
        </w:del>
      </w:ins>
      <w:ins w:id="276" w:author="William Lamb" w:date="2017-11-10T10:27:00Z">
        <w:r w:rsidR="004E59AB">
          <w:rPr>
            <w:lang w:val="en-US"/>
          </w:rPr>
          <w:t xml:space="preserve"> and </w:t>
        </w:r>
      </w:ins>
      <w:ins w:id="277" w:author="minx" w:date="2017-11-08T11:55:00Z">
        <w:del w:id="278" w:author="William Lamb" w:date="2017-11-10T10:27:00Z">
          <w:r w:rsidR="00687AB2" w:rsidDel="004E59AB">
            <w:rPr>
              <w:lang w:val="en-US"/>
            </w:rPr>
            <w:delText xml:space="preserve">, </w:delText>
          </w:r>
        </w:del>
        <w:r w:rsidR="00687AB2">
          <w:rPr>
            <w:lang w:val="en-US"/>
          </w:rPr>
          <w:t xml:space="preserve">the </w:t>
        </w:r>
      </w:ins>
      <w:ins w:id="279" w:author="William Lamb" w:date="2017-11-10T10:27:00Z">
        <w:r w:rsidR="004E59AB">
          <w:rPr>
            <w:lang w:val="en-US"/>
          </w:rPr>
          <w:t xml:space="preserve">Global </w:t>
        </w:r>
      </w:ins>
      <w:ins w:id="280" w:author="minx" w:date="2017-11-08T11:55:00Z">
        <w:r w:rsidR="00687AB2">
          <w:rPr>
            <w:lang w:val="en-US"/>
          </w:rPr>
          <w:t>Covenant of Mayors</w:t>
        </w:r>
      </w:ins>
      <w:ins w:id="281" w:author="William Lamb" w:date="2017-11-10T10:28:00Z">
        <w:r w:rsidR="004E59AB">
          <w:rPr>
            <w:lang w:val="en-US"/>
          </w:rPr>
          <w:t xml:space="preserve"> </w:t>
        </w:r>
      </w:ins>
      <w:ins w:id="282" w:author="William Lamb" w:date="2017-11-10T10:29:00Z">
        <w:r w:rsidR="004E59AB">
          <w:rPr>
            <w:lang w:val="en-US"/>
          </w:rPr>
          <w:fldChar w:fldCharType="begin" w:fldLock="1"/>
        </w:r>
      </w:ins>
      <w:r w:rsidR="008517E2">
        <w:rPr>
          <w:lang w:val="en-US"/>
        </w:rPr>
        <w:instrText>ADDIN CSL_CITATION { "citationItems" : [ { "id" : "ITEM-1", "itemData" : { "URL" : "http://www.globalcovenantofmayors.org", "accessed" : { "date-parts" : [ [ "2017", "11", "10" ] ] }, "author" : [ { "dropping-particle" : "", "family" : "Global Covenant of Mayors", "given" : "", "non-dropping-particle" : "", "parse-names" : false, "suffix" : "" } ], "id" : "ITEM-1", "issued" : { "date-parts" : [ [ "2017" ] ] }, "title" : "Global Covenant of Mayors for Climate &amp; Energy", "type" : "webpage" }, "uris" : [ "http://www.mendeley.com/documents/?uuid=e3416e0e-f3db-4027-9554-1e2044ed88bb" ] } ], "mendeley" : { "formattedCitation" : "[8]", "plainTextFormattedCitation" : "[8]", "previouslyFormattedCitation" : "[8]" }, "properties" : { "noteIndex" : 2 }, "schema" : "https://github.com/citation-style-language/schema/raw/master/csl-citation.json" }</w:instrText>
      </w:r>
      <w:r w:rsidR="004E59AB">
        <w:rPr>
          <w:lang w:val="en-US"/>
        </w:rPr>
        <w:fldChar w:fldCharType="separate"/>
      </w:r>
      <w:r w:rsidR="008517E2" w:rsidRPr="008517E2">
        <w:rPr>
          <w:noProof/>
          <w:lang w:val="en-US"/>
        </w:rPr>
        <w:t>[8]</w:t>
      </w:r>
      <w:ins w:id="283" w:author="William Lamb" w:date="2017-11-10T10:29:00Z">
        <w:r w:rsidR="004E59AB">
          <w:rPr>
            <w:lang w:val="en-US"/>
          </w:rPr>
          <w:fldChar w:fldCharType="end"/>
        </w:r>
      </w:ins>
      <w:ins w:id="284" w:author="minx" w:date="2017-11-08T11:55:00Z">
        <w:del w:id="285" w:author="William Lamb" w:date="2017-11-10T10:13:00Z">
          <w:r w:rsidR="00687AB2" w:rsidDel="0076050C">
            <w:rPr>
              <w:lang w:val="en-US"/>
            </w:rPr>
            <w:delText xml:space="preserve"> or</w:delText>
          </w:r>
        </w:del>
        <w:del w:id="286" w:author="William Lamb" w:date="2017-11-10T10:27:00Z">
          <w:r w:rsidR="00687AB2" w:rsidDel="004E59AB">
            <w:rPr>
              <w:lang w:val="en-US"/>
            </w:rPr>
            <w:delText xml:space="preserve"> </w:delText>
          </w:r>
        </w:del>
      </w:ins>
      <w:ins w:id="287" w:author="minx" w:date="2017-11-08T11:57:00Z">
        <w:del w:id="288" w:author="Jan Minx" w:date="2017-11-09T21:10:00Z">
          <w:r w:rsidR="00687AB2" w:rsidDel="00C21D3F">
            <w:rPr>
              <w:lang w:val="en-US"/>
            </w:rPr>
            <w:delText>XXX</w:delText>
          </w:r>
        </w:del>
      </w:ins>
      <w:ins w:id="289" w:author="Jan Minx" w:date="2017-11-09T21:10:00Z">
        <w:del w:id="290" w:author="William Lamb" w:date="2017-11-10T10:27:00Z">
          <w:r w:rsidR="00C21D3F" w:rsidDel="004E59AB">
            <w:rPr>
              <w:lang w:val="en-US"/>
            </w:rPr>
            <w:delText>the Compact of Mayors</w:delText>
          </w:r>
        </w:del>
      </w:ins>
      <w:ins w:id="291" w:author="Jan Minx" w:date="2017-11-09T21:12:00Z">
        <w:del w:id="292" w:author="William Lamb" w:date="2017-11-10T10:27:00Z">
          <w:r w:rsidR="00C21D3F" w:rsidDel="004E59AB">
            <w:rPr>
              <w:lang w:val="en-US"/>
            </w:rPr>
            <w:delText xml:space="preserve"> ()</w:delText>
          </w:r>
        </w:del>
      </w:ins>
      <w:ins w:id="293" w:author="minx" w:date="2017-11-08T11:57:00Z">
        <w:r w:rsidR="00687AB2">
          <w:rPr>
            <w:lang w:val="en-US"/>
          </w:rPr>
          <w:t xml:space="preserve">. </w:t>
        </w:r>
      </w:ins>
      <w:ins w:id="294" w:author="William Lamb" w:date="2017-11-10T10:18:00Z">
        <w:r w:rsidR="00835790">
          <w:rPr>
            <w:lang w:val="en-US"/>
          </w:rPr>
          <w:t xml:space="preserve">Such actions could prove decisive for </w:t>
        </w:r>
      </w:ins>
      <w:ins w:id="295" w:author="minx" w:date="2017-11-08T11:57:00Z">
        <w:del w:id="296" w:author="William Lamb" w:date="2017-11-10T10:18:00Z">
          <w:r w:rsidR="00687AB2" w:rsidDel="00835790">
            <w:rPr>
              <w:lang w:val="en-US"/>
            </w:rPr>
            <w:delText xml:space="preserve">Recent evidence suggests that this could provide </w:delText>
          </w:r>
        </w:del>
      </w:ins>
      <w:ins w:id="297" w:author="minx" w:date="2017-11-08T11:58:00Z">
        <w:del w:id="298" w:author="William Lamb" w:date="2017-11-10T10:18:00Z">
          <w:r w:rsidR="00687AB2" w:rsidDel="00835790">
            <w:rPr>
              <w:lang w:val="en-US"/>
            </w:rPr>
            <w:delText xml:space="preserve">crucial help for </w:delText>
          </w:r>
        </w:del>
      </w:ins>
      <w:ins w:id="299" w:author="minx" w:date="2017-11-08T12:00:00Z">
        <w:r w:rsidR="00687AB2">
          <w:rPr>
            <w:lang w:val="en-US"/>
          </w:rPr>
          <w:t xml:space="preserve">ratcheting up </w:t>
        </w:r>
      </w:ins>
      <w:ins w:id="300" w:author="William Lamb" w:date="2017-11-10T10:38:00Z">
        <w:r w:rsidR="00755FAE">
          <w:rPr>
            <w:lang w:val="en-US"/>
          </w:rPr>
          <w:t xml:space="preserve">the </w:t>
        </w:r>
      </w:ins>
      <w:ins w:id="301" w:author="William Lamb" w:date="2017-11-10T10:37:00Z">
        <w:r w:rsidR="00755FAE">
          <w:rPr>
            <w:lang w:val="en-US"/>
          </w:rPr>
          <w:t>currently</w:t>
        </w:r>
      </w:ins>
      <w:ins w:id="302" w:author="minx" w:date="2017-11-08T12:01:00Z">
        <w:del w:id="303" w:author="William Lamb" w:date="2017-11-10T10:15:00Z">
          <w:r w:rsidR="00687AB2" w:rsidDel="00835790">
            <w:rPr>
              <w:lang w:val="en-US"/>
            </w:rPr>
            <w:delText xml:space="preserve">the </w:delText>
          </w:r>
        </w:del>
        <w:del w:id="304" w:author="William Lamb" w:date="2017-11-10T10:37:00Z">
          <w:r w:rsidR="00687AB2" w:rsidDel="00755FAE">
            <w:rPr>
              <w:lang w:val="en-US"/>
            </w:rPr>
            <w:delText>currently</w:delText>
          </w:r>
        </w:del>
        <w:r w:rsidR="00687AB2">
          <w:rPr>
            <w:lang w:val="en-US"/>
          </w:rPr>
          <w:t xml:space="preserve"> </w:t>
        </w:r>
        <w:del w:id="305" w:author="William Lamb" w:date="2017-11-10T10:18:00Z">
          <w:r w:rsidR="00687AB2" w:rsidDel="00835790">
            <w:rPr>
              <w:lang w:val="en-US"/>
            </w:rPr>
            <w:delText>insufficient</w:delText>
          </w:r>
        </w:del>
      </w:ins>
      <w:ins w:id="306" w:author="William Lamb" w:date="2017-11-10T10:18:00Z">
        <w:r w:rsidR="00835790">
          <w:rPr>
            <w:lang w:val="en-US"/>
          </w:rPr>
          <w:t>inadequate</w:t>
        </w:r>
      </w:ins>
      <w:ins w:id="307" w:author="minx" w:date="2017-11-08T12:01:00Z">
        <w:r w:rsidR="00687AB2">
          <w:rPr>
            <w:lang w:val="en-US"/>
          </w:rPr>
          <w:t xml:space="preserve"> </w:t>
        </w:r>
      </w:ins>
      <w:ins w:id="308" w:author="minx" w:date="2017-11-08T12:00:00Z">
        <w:r w:rsidR="00687AB2">
          <w:rPr>
            <w:lang w:val="en-US"/>
          </w:rPr>
          <w:t xml:space="preserve">short-term </w:t>
        </w:r>
      </w:ins>
      <w:ins w:id="309" w:author="minx" w:date="2017-11-08T12:01:00Z">
        <w:r w:rsidR="00687AB2">
          <w:rPr>
            <w:lang w:val="en-US"/>
          </w:rPr>
          <w:t>mitigation ambition</w:t>
        </w:r>
      </w:ins>
      <w:ins w:id="310" w:author="William Lamb" w:date="2017-11-10T10:18:00Z">
        <w:r w:rsidR="00835790">
          <w:rPr>
            <w:lang w:val="en-US"/>
          </w:rPr>
          <w:t>s</w:t>
        </w:r>
      </w:ins>
      <w:ins w:id="311" w:author="minx" w:date="2017-11-08T12:00:00Z">
        <w:del w:id="312" w:author="William Lamb" w:date="2017-11-10T10:36:00Z">
          <w:r w:rsidR="00687AB2" w:rsidDel="00755FAE">
            <w:rPr>
              <w:lang w:val="en-US"/>
            </w:rPr>
            <w:delText xml:space="preserve"> as</w:delText>
          </w:r>
        </w:del>
        <w:r w:rsidR="00687AB2">
          <w:rPr>
            <w:lang w:val="en-US"/>
          </w:rPr>
          <w:t xml:space="preserve"> expressed in </w:t>
        </w:r>
      </w:ins>
      <w:ins w:id="313" w:author="minx" w:date="2017-11-08T12:01:00Z">
        <w:r w:rsidR="00687AB2">
          <w:rPr>
            <w:lang w:val="en-US"/>
          </w:rPr>
          <w:t>the nationally determined contributions</w:t>
        </w:r>
      </w:ins>
      <w:ins w:id="314" w:author="minx" w:date="2017-11-08T11:58:00Z">
        <w:r w:rsidR="00687AB2">
          <w:rPr>
            <w:lang w:val="en-US"/>
          </w:rPr>
          <w:t xml:space="preserve"> </w:t>
        </w:r>
      </w:ins>
      <w:ins w:id="315" w:author="William Lamb" w:date="2017-11-10T10:32:00Z">
        <w:r w:rsidR="004E59AB">
          <w:rPr>
            <w:lang w:val="en-US"/>
          </w:rPr>
          <w:fldChar w:fldCharType="begin" w:fldLock="1"/>
        </w:r>
      </w:ins>
      <w:r w:rsidR="008517E2">
        <w:rPr>
          <w:lang w:val="en-US"/>
        </w:rPr>
        <w:instrText>ADDIN CSL_CITATION { "citationItems" : [ { "id" : "ITEM-1", "itemData" : { "DOI" : "ISBN 978-92-9253-062-4", "ISBN" : "9789280733037", "ISSN" : "1873-2518", "PMID" : "23510772", "abstract" : "Current global emissions are already considerably higher than the emissions level consistent with the 2 2020 and are still growing. The estimated emissions gap in 2020 for a \u201clikely\u201d chance of being on track to stay below the 2 C target is 8 to 13 GtCO 2 o e (depending on how emission reduction pledges are implemented), as compared to 6 to 11 GtCO e in last years\u2019 Bridging the Emissions Gap Report. The gap is larger because of higher than expected economic growth and the inclusion of \u201cdouble counting\u201d of emission offsets in the calculations. To stay within the 2\u00b0C limit global emissions will have to peak before 2020 . Scenarios that meet the 2 o C limit show a maximum emission level in 2030 of 37 GtCO2e. Scenarios that meet the 2 o C limit have global emissions in 2050 roughly 40% below 1990 emission levels and roughly 60% below 2010 emission levels. The technical potential for reducing emissions by 2020 is estimated to be about 17 \u00b1 3 GtCO 2 e, at marginal costs below US$ 50-100/ t CO 2 e reduced. This is enough to close the gap between BaU emissions and emissions that meet the 2\u00b0C or 1.5\u00b0C target.", "author" : [ { "dropping-particle" : "", "family" : "UNEP", "given" : "", "non-dropping-particle" : "", "parse-names" : false, "suffix" : "" } ], "id" : "ITEM-1", "issued" : { "date-parts" : [ [ "2017" ] ] }, "publisher" : "United Nations Environment Program (UNEP)", "publisher-place" : "Nairobi", "title" : "The Emissions Gap Report 2017", "type" : "book" }, "uris" : [ "http://www.mendeley.com/documents/?uuid=edc0a780-5eaa-4891-851e-7c5158829acf" ] }, { "id" : "ITEM-2", "itemData" : { "DOI" : "10.1038/nature18307", "ISBN" : "0028-0836", "ISSN" : "0028-0836", "PMID" : "27357792", "abstract" : "The Paris climate agreement aims at holding global warming to well below 2 degrees Celsius and to \u201cpursue efforts\u201d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2.6\u20133.1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 "author" : [ { "dropping-particle" : "", "family" : "Rogelj", "given" : "Joeri", "non-dropping-particle" : "", "parse-names" : false, "suffix" : "" }, { "dropping-particle" : "", "family" : "Elzen", "given" : "Michel", "non-dropping-particle" : "den", "parse-names" : false, "suffix" : "" }, { "dropping-particle" : "", "family" : "H\u00f6hne", "given" : "Niklas", "non-dropping-particle" : "", "parse-names" : false, "suffix" : "" }, { "dropping-particle" : "", "family" : "Fransen", "given" : "Taryn", "non-dropping-particle" : "", "parse-names" : false, "suffix" : "" }, { "dropping-particle" : "", "family" : "Fekete", "given" : "Hanna", "non-dropping-particle" : "", "parse-names" : false, "suffix" : "" }, { "dropping-particle" : "", "family" : "Winkler", "given" : "Harald", "non-dropping-particle" : "", "parse-names" : false, "suffix" : "" }, { "dropping-particle" : "", "family" : "Schaeffer", "given" : "Roberto", "non-dropping-particle" : "", "parse-names" : false, "suffix" : "" }, { "dropping-particle" : "", "family" : "Sha", "given" : "Fu", "non-dropping-particle" : "", "parse-names" : false, "suffix" : "" }, { "dropping-particle" : "", "family" : "Riahi", "given" : "Keywan", "non-dropping-particle" : "", "parse-names" : false, "suffix" : "" }, { "dropping-particle" : "", "family" : "Meinshausen", "given" : "Malte", "non-dropping-particle" : "", "parse-names" : false, "suffix" : "" } ], "container-title" : "Nature", "id" : "ITEM-2", "issue" : "7609", "issued" : { "date-parts" : [ [ "2016" ] ] }, "page" : "631-639", "title" : "Paris Agreement climate proposals need a boost to keep warming well below 2 \u00b0C", "type" : "article-journal", "volume" : "534" }, "uris" : [ "http://www.mendeley.com/documents/?uuid=4193bfea-922c-41c9-a992-7048502119d9" ] } ], "mendeley" : { "formattedCitation" : "[9,10]", "plainTextFormattedCitation" : "[9,10]", "previouslyFormattedCitation" : "[9,10]" }, "properties" : { "noteIndex" : 2 }, "schema" : "https://github.com/citation-style-language/schema/raw/master/csl-citation.json" }</w:instrText>
      </w:r>
      <w:r w:rsidR="004E59AB">
        <w:rPr>
          <w:lang w:val="en-US"/>
        </w:rPr>
        <w:fldChar w:fldCharType="separate"/>
      </w:r>
      <w:r w:rsidR="008517E2" w:rsidRPr="008517E2">
        <w:rPr>
          <w:noProof/>
          <w:lang w:val="en-US"/>
        </w:rPr>
        <w:t>[9,10]</w:t>
      </w:r>
      <w:ins w:id="316" w:author="William Lamb" w:date="2017-11-10T10:32:00Z">
        <w:r w:rsidR="004E59AB">
          <w:rPr>
            <w:lang w:val="en-US"/>
          </w:rPr>
          <w:fldChar w:fldCharType="end"/>
        </w:r>
      </w:ins>
      <w:ins w:id="317" w:author="minx" w:date="2017-11-08T11:58:00Z">
        <w:del w:id="318" w:author="William Lamb" w:date="2017-11-10T10:32:00Z">
          <w:r w:rsidR="00687AB2" w:rsidDel="004E59AB">
            <w:rPr>
              <w:lang w:val="en-US"/>
            </w:rPr>
            <w:delText>()</w:delText>
          </w:r>
        </w:del>
      </w:ins>
      <w:ins w:id="319" w:author="William Lamb" w:date="2017-11-10T10:18:00Z">
        <w:r w:rsidR="00835790">
          <w:rPr>
            <w:lang w:val="en-US"/>
          </w:rPr>
          <w:t xml:space="preserve">. </w:t>
        </w:r>
      </w:ins>
      <w:ins w:id="320" w:author="William Lamb" w:date="2017-11-10T10:19:00Z">
        <w:r w:rsidR="00835790">
          <w:rPr>
            <w:lang w:val="en-US"/>
          </w:rPr>
          <w:t xml:space="preserve">Cities </w:t>
        </w:r>
      </w:ins>
      <w:ins w:id="321" w:author="minx" w:date="2017-11-08T12:01:00Z">
        <w:del w:id="322" w:author="William Lamb" w:date="2017-11-10T10:18:00Z">
          <w:r w:rsidR="00687AB2" w:rsidRPr="00687AB2" w:rsidDel="00835790">
            <w:rPr>
              <w:lang w:val="en-US"/>
              <w:rPrChange w:id="323" w:author="minx" w:date="2017-11-08T12:01:00Z">
                <w:rPr/>
              </w:rPrChange>
            </w:rPr>
            <w:delText xml:space="preserve">. </w:delText>
          </w:r>
        </w:del>
        <w:del w:id="324" w:author="William Lamb" w:date="2017-11-10T10:19:00Z">
          <w:r w:rsidR="00687AB2" w:rsidDel="00835790">
            <w:rPr>
              <w:lang w:val="en-US"/>
            </w:rPr>
            <w:delText>As such</w:delText>
          </w:r>
        </w:del>
      </w:ins>
      <w:ins w:id="325" w:author="Radhika Khosla" w:date="2017-11-08T15:48:00Z">
        <w:del w:id="326" w:author="William Lamb" w:date="2017-11-10T10:19:00Z">
          <w:r w:rsidR="002E16B5" w:rsidDel="00835790">
            <w:rPr>
              <w:lang w:val="en-US"/>
            </w:rPr>
            <w:delText>a result</w:delText>
          </w:r>
        </w:del>
      </w:ins>
      <w:ins w:id="327" w:author="minx" w:date="2017-11-08T12:01:00Z">
        <w:del w:id="328" w:author="William Lamb" w:date="2017-11-10T10:19:00Z">
          <w:r w:rsidR="00687AB2" w:rsidDel="00835790">
            <w:rPr>
              <w:lang w:val="en-US"/>
            </w:rPr>
            <w:delText>,</w:delText>
          </w:r>
        </w:del>
      </w:ins>
      <w:del w:id="329" w:author="William Lamb" w:date="2017-11-10T10:19:00Z">
        <w:r w:rsidR="0013333F" w:rsidDel="00835790">
          <w:rPr>
            <w:lang w:val="en-US"/>
          </w:rPr>
          <w:delText>despite real problems in assessing their actual performance to date</w:delText>
        </w:r>
        <w:r w:rsidR="00D7744A" w:rsidDel="00835790">
          <w:rPr>
            <w:lang w:val="en-US"/>
          </w:rPr>
          <w:delText xml:space="preserve"> </w:delText>
        </w:r>
        <w:r w:rsidR="00D7744A" w:rsidDel="00835790">
          <w:rPr>
            <w:lang w:val="en-US"/>
          </w:rPr>
          <w:fldChar w:fldCharType="begin" w:fldLock="1"/>
        </w:r>
        <w:r w:rsidR="00F251BC" w:rsidRPr="00835790" w:rsidDel="00835790">
          <w:rPr>
            <w:lang w:val="en-US"/>
          </w:rPr>
          <w:delInstrText>ADDIN CSL_CITATION { "citationID" : "alrclatn5g", "citationItems" : [ { "id" : "ITEM-1",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"ITEM-1", "issued" : { "date-parts" : [ [ "2014" ] ] }, "page" : "67-76", "title" : "Chapter 12: Human Settlements, Infrastructure, and Spatial Planning", "type" : "article-journal" }, "uri" : [ "http://zotero.org/groups/142725/items/Z2QNSUXN" ], "uris" : [ "http://zotero.org/groups/142725/items/Z2QNSUXN", "http://www.mendeley.com/documents/?uuid=f567b473-9822-4ad1-9981-a70b82d205a8" ] } ], "mendeley" : { "formattedCitation" : "[10]", "plainTextFormattedCitation" : "[10]", "previouslyFormattedCitation" : "[10]" }, "properties" : { "formattedCitation" : "[9]", "noteIndex" : 0, "plainCitation" : "[9]" }, "schema" : "https://github.com/citation-style-language/schema/raw/master/csl-citation.json" }</w:delInstrText>
        </w:r>
        <w:r w:rsidR="00D7744A" w:rsidDel="00835790">
          <w:rPr>
            <w:lang w:val="en-US"/>
          </w:rPr>
          <w:fldChar w:fldCharType="separate"/>
        </w:r>
        <w:r w:rsidR="00F251BC" w:rsidRPr="00F251BC" w:rsidDel="00835790">
          <w:rPr>
            <w:rFonts w:ascii="Calibri" w:hAnsi="Calibri" w:cs="Calibri"/>
            <w:noProof/>
            <w:lang w:val="en-US"/>
          </w:rPr>
          <w:delText>[10]</w:delText>
        </w:r>
        <w:r w:rsidR="00D7744A" w:rsidDel="00835790">
          <w:rPr>
            <w:lang w:val="en-US"/>
          </w:rPr>
          <w:fldChar w:fldCharType="end"/>
        </w:r>
        <w:r w:rsidR="00FF79B6" w:rsidDel="00835790">
          <w:rPr>
            <w:lang w:val="en-US"/>
          </w:rPr>
          <w:delText>.</w:delText>
        </w:r>
        <w:r w:rsidR="00D0344A" w:rsidDel="00835790">
          <w:rPr>
            <w:lang w:val="en-US"/>
          </w:rPr>
          <w:delText xml:space="preserve"> </w:delText>
        </w:r>
        <w:r w:rsidR="00BF076D" w:rsidDel="00835790">
          <w:rPr>
            <w:lang w:val="en-US"/>
          </w:rPr>
          <w:delText>Nevertheless</w:delText>
        </w:r>
        <w:r w:rsidR="00A9111B" w:rsidDel="00835790">
          <w:rPr>
            <w:lang w:val="en-US"/>
          </w:rPr>
          <w:delText xml:space="preserve">, cities </w:delText>
        </w:r>
      </w:del>
      <w:r w:rsidR="00A9111B">
        <w:rPr>
          <w:lang w:val="en-US"/>
        </w:rPr>
        <w:t xml:space="preserve">and local governments </w:t>
      </w:r>
      <w:ins w:id="330" w:author="William Lamb" w:date="2017-11-10T10:19:00Z">
        <w:r w:rsidR="00835790">
          <w:rPr>
            <w:lang w:val="en-US"/>
          </w:rPr>
          <w:t>are thereby</w:t>
        </w:r>
      </w:ins>
      <w:del w:id="331" w:author="William Lamb" w:date="2017-11-10T10:19:00Z">
        <w:r w:rsidR="00A9111B" w:rsidDel="00835790">
          <w:rPr>
            <w:lang w:val="en-US"/>
          </w:rPr>
          <w:delText>with their leverage over significant emission components are</w:delText>
        </w:r>
      </w:del>
      <w:r w:rsidR="00A9111B">
        <w:rPr>
          <w:lang w:val="en-US"/>
        </w:rPr>
        <w:t xml:space="preserve"> increasingly recognized as important building blocks for organizing </w:t>
      </w:r>
      <w:r w:rsidR="00BF076D">
        <w:rPr>
          <w:lang w:val="en-US"/>
        </w:rPr>
        <w:t>ambitious</w:t>
      </w:r>
      <w:r w:rsidR="00A9111B">
        <w:rPr>
          <w:lang w:val="en-US"/>
        </w:rPr>
        <w:t xml:space="preserve"> climate policies in a multi-level governance system</w:t>
      </w:r>
      <w:r w:rsidR="00D22A60">
        <w:rPr>
          <w:lang w:val="en-US"/>
        </w:rPr>
        <w:t xml:space="preserve"> </w:t>
      </w:r>
      <w:r w:rsidR="00D22A60">
        <w:rPr>
          <w:lang w:val="en-US"/>
        </w:rPr>
        <w:fldChar w:fldCharType="begin" w:fldLock="1"/>
      </w:r>
      <w:r w:rsidR="008517E2">
        <w:rPr>
          <w:lang w:val="en-US"/>
        </w:rPr>
        <w:instrText>ADDIN CSL_CITATION { "citationItems" : [ { "id" : "ITEM-1", "itemData" : { "author" : [ { "dropping-particle" : "", "family" : "Somanthan", "given" : "E.", "non-dropping-particle" : "", "parse-names" : false, "suffix" : "" }, { "dropping-particle" : "", "family" : "Sterner", "given" : "T.", "non-dropping-particle" : "", "parse-names" : false, "suffix" : "" }, { "dropping-particle" : "", "family" : "Sugiyama", "given" : "T.", "non-dropping-particle" : "", "parse-names" : false, "suffix" : "" }, { "dropping-particle" : "", "family" : "Chimanikire", "given" : "D.", "non-dropping-particle" : "", "parse-names" : false, "suffix" : "" }, { "dropping-particle" : "", "family" : "Dubash", "given" : "N.K.", "non-dropping-particle" : "", "parse-names" : false, "suffix" : "" }, { "dropping-particle" : "", "family" : "Essandoh-Yeddu", "given" : "J.", "non-dropping-particle" : "", "parse-names" : false, "suffix" : "" }, { "dropping-particle" : "", "family" : "Fifita", "given" : "S.", "non-dropping-particle" : "", "parse-names" : false, "suffix" : "" }, { "dropping-particle" : "", "family" : "Goulder", "given" : "L.", "non-dropping-particle" : "", "parse-names" : false, "suffix" : "" }, { "dropping-particle" : "", "family" : "Jaffe", "given" : "A.", "non-dropping-particle" : "", "parse-names" : false, "suffix" : "" }, { "dropping-particle" : "", "family" : "Labandeira", "given" : "X.", "non-dropping-particle" : "", "parse-names" : false, "suffix" : "" }, { "dropping-particle" : "", "family" : "Managi", "given" : "S.", "non-dropping-particle" : "", "parse-names" : false, "suffix" : "" }, { "dropping-particle" : "", "family" : "Mitchell", "given" : "C.", "non-dropping-particle" : "", "parse-names" : false, "suffix" : "" }, { "dropping-particle" : "", "family" : "Montero", "given" : "J.P.", "non-dropping-particle" : "", "parse-names" : false, "suffix" : "" }, { "dropping-particle" : "", "family" : "Teng", "given" : "F.", "non-dropping-particle" : "", "parse-names" : false, "suffix" : "" }, { "dropping-particle" : "", "family" : "Zylicz", "given" : "T.", "non-dropping-particle" : "", "parse-names" : false, "suffix" : "" } ], "chapter-number" : "15",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 C.", "non-dropping-particle" : "", "parse-names" : false, "suffix" : "" } ], "id" : "ITEM-1", "issued" : { "date-parts" : [ [ "2014" ] ] }, "page" : "1141-1206", "publisher" : "Cambridge University Press", "publisher-place" : "Cambridge, United Kingdom and New York, NY, USA", "title" : "National and Sub-national Policies and Institutions", "type" : "chapter" }, "uris" : [ "http://www.mendeley.com/documents/?uuid=f5669f01-ebbb-4a9e-8ff6-e1e20f99842c"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"ITEM-3",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"ITEM-3",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"[6,11,12]", "plainTextFormattedCitation" : "[6,11,12]", "previouslyFormattedCitation" : "[6,11,12]" }, "properties" : { "noteIndex" : 0 }, "schema" : "https://github.com/citation-style-language/schema/raw/master/csl-citation.json" }</w:instrText>
      </w:r>
      <w:r w:rsidR="00D22A60">
        <w:rPr>
          <w:lang w:val="en-US"/>
        </w:rPr>
        <w:fldChar w:fldCharType="separate"/>
      </w:r>
      <w:r w:rsidR="008517E2" w:rsidRPr="008517E2">
        <w:rPr>
          <w:noProof/>
          <w:lang w:val="en-US"/>
        </w:rPr>
        <w:t>[6,11,12]</w:t>
      </w:r>
      <w:r w:rsidR="00D22A60">
        <w:rPr>
          <w:lang w:val="en-US"/>
        </w:rPr>
        <w:fldChar w:fldCharType="end"/>
      </w:r>
      <w:r w:rsidR="00A9111B">
        <w:rPr>
          <w:lang w:val="en-US"/>
        </w:rPr>
        <w:t>.</w:t>
      </w:r>
      <w:ins w:id="332" w:author="Jan Minx" w:date="2017-11-10T15:40:00Z">
        <w:del w:id="333" w:author="William Lamb" w:date="2017-11-10T20:08:00Z">
          <w:r w:rsidR="003C72A5" w:rsidDel="008517E2">
            <w:rPr>
              <w:lang w:val="en-US"/>
            </w:rPr>
            <w:delText xml:space="preserve">Yet, the </w:delText>
          </w:r>
        </w:del>
      </w:ins>
      <w:ins w:id="334" w:author="Jan Minx" w:date="2017-11-10T15:41:00Z">
        <w:del w:id="335" w:author="William Lamb" w:date="2017-11-10T20:08:00Z">
          <w:r w:rsidR="003C72A5" w:rsidDel="008517E2">
            <w:rPr>
              <w:lang w:val="en-US"/>
            </w:rPr>
            <w:delText>role of cities in limiting climate change to 1.5°C has received little attention in scientific and policy discussions so far.</w:delText>
          </w:r>
        </w:del>
      </w:ins>
      <w:moveFromRangeStart w:id="336" w:author="Radhika Khosla" w:date="2017-10-30T15:10:00Z" w:name="move497139533"/>
      <w:moveFrom w:id="337" w:author="Radhika Khosla" w:date="2017-10-30T15:10:00Z">
        <w:ins w:id="338" w:author="William Lamb" w:date="2017-10-24T12:23:00Z">
          <w:r w:rsidR="006A0D72" w:rsidDel="00BD61E3">
            <w:rPr>
              <w:lang w:val="en-US"/>
            </w:rPr>
            <w:t xml:space="preserve">The inclusion of cities as a mitigation response topic in the SR </w:t>
          </w:r>
          <w:r w:rsidR="006A0D72" w:rsidDel="00BD61E3">
            <w:rPr>
              <w:lang w:val="en-US"/>
            </w:rPr>
            <w:fldChar w:fldCharType="begin" w:fldLock="1"/>
          </w:r>
          <w:r w:rsidR="006A0D72" w:rsidRPr="008D5B65" w:rsidDel="00BD61E3">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instrText>
          </w:r>
          <w:r w:rsidR="006A0D72" w:rsidDel="00BD61E3">
            <w:rPr>
              <w:lang w:val="en-US"/>
            </w:rPr>
            <w:fldChar w:fldCharType="separate"/>
          </w:r>
          <w:r w:rsidR="006A0D72" w:rsidRPr="00D22A60" w:rsidDel="00BD61E3">
            <w:rPr>
              <w:noProof/>
              <w:lang w:val="en-US"/>
            </w:rPr>
            <w:t>[12]</w:t>
          </w:r>
          <w:r w:rsidR="006A0D72" w:rsidDel="00BD61E3">
            <w:rPr>
              <w:lang w:val="en-US"/>
            </w:rPr>
            <w:fldChar w:fldCharType="end"/>
          </w:r>
          <w:r w:rsidR="006A0D72" w:rsidDel="00BD61E3">
            <w:rPr>
              <w:lang w:val="en-US"/>
            </w:rPr>
            <w:t xml:space="preserve"> is </w:t>
          </w:r>
        </w:ins>
        <w:ins w:id="339" w:author="William Lamb" w:date="2017-10-24T12:28:00Z">
          <w:r w:rsidR="006A0D72" w:rsidDel="00BD61E3">
            <w:rPr>
              <w:lang w:val="en-US"/>
            </w:rPr>
            <w:t>an important</w:t>
          </w:r>
        </w:ins>
        <w:ins w:id="340" w:author="William Lamb" w:date="2017-10-24T12:23:00Z">
          <w:r w:rsidR="006A0D72" w:rsidDel="00BD61E3">
            <w:rPr>
              <w:lang w:val="en-US"/>
            </w:rPr>
            <w:t xml:space="preserve"> step towards understanding their </w:t>
          </w:r>
        </w:ins>
        <w:ins w:id="341" w:author="William Lamb" w:date="2017-10-24T12:24:00Z">
          <w:r w:rsidR="006A0D72" w:rsidDel="00BD61E3">
            <w:rPr>
              <w:lang w:val="en-US"/>
            </w:rPr>
            <w:t xml:space="preserve">potential role in climate policy. </w:t>
          </w:r>
        </w:ins>
        <w:r w:rsidR="00BF076D" w:rsidDel="00BD61E3">
          <w:rPr>
            <w:lang w:val="en-US"/>
          </w:rPr>
          <w:t xml:space="preserve"> </w:t>
        </w:r>
      </w:moveFrom>
      <w:moveFromRangeEnd w:id="336"/>
      <w:del w:id="342" w:author="William Lamb" w:date="2017-10-09T13:43:00Z">
        <w:r w:rsidR="00BF076D" w:rsidDel="00756EFE">
          <w:rPr>
            <w:lang w:val="en-US"/>
          </w:rPr>
          <w:delText xml:space="preserve">This efficiency in the organization of climate policies through the close </w:delText>
        </w:r>
      </w:del>
      <w:del w:id="343" w:author="William Lamb" w:date="2017-10-09T16:31:00Z">
        <w:r w:rsidR="00BF076D" w:rsidDel="00B81938">
          <w:rPr>
            <w:lang w:val="en-US"/>
          </w:rPr>
          <w:delText xml:space="preserve">coordination across all levels of governance is particularly important </w:delText>
        </w:r>
        <w:r w:rsidR="00482C07" w:rsidDel="00B81938">
          <w:rPr>
            <w:lang w:val="en-US"/>
          </w:rPr>
          <w:delText xml:space="preserve">considering the depth and speed of emissions reductions required </w:delText>
        </w:r>
        <w:r w:rsidR="00BF076D" w:rsidDel="00B81938">
          <w:rPr>
            <w:lang w:val="en-US"/>
          </w:rPr>
          <w:delText>for the 1.5°C goal</w:delText>
        </w:r>
        <w:r w:rsidR="00482C07" w:rsidDel="00B81938">
          <w:rPr>
            <w:lang w:val="en-US"/>
          </w:rPr>
          <w:delText>.</w:delText>
        </w:r>
      </w:del>
    </w:p>
    <w:p w14:paraId="2622AB1A" w14:textId="77F0BC03" w:rsidR="00C40641" w:rsidDel="00687D21" w:rsidRDefault="00482C07" w:rsidP="00967604">
      <w:pPr>
        <w:rPr>
          <w:del w:id="344" w:author="William Lamb" w:date="2017-10-24T12:18:00Z"/>
          <w:lang w:val="en-US"/>
        </w:rPr>
      </w:pPr>
      <w:del w:id="345" w:author="William Lamb" w:date="2017-10-09T16:31:00Z">
        <w:r w:rsidDel="00B81938">
          <w:rPr>
            <w:lang w:val="en-US"/>
          </w:rPr>
          <w:delText>But d</w:delText>
        </w:r>
      </w:del>
      <w:del w:id="346" w:author="William Lamb" w:date="2017-10-24T12:18:00Z">
        <w:r w:rsidR="00766988" w:rsidDel="00687D21">
          <w:rPr>
            <w:lang w:val="en-US"/>
          </w:rPr>
          <w:delText>espite being highlighted as a mitigation respo</w:delText>
        </w:r>
        <w:r w:rsidR="00D22A60" w:rsidDel="00687D21">
          <w:rPr>
            <w:lang w:val="en-US"/>
          </w:rPr>
          <w:delText xml:space="preserve">nse topic </w:delText>
        </w:r>
      </w:del>
      <w:del w:id="347" w:author="William Lamb" w:date="2017-10-09T13:43:00Z">
        <w:r w:rsidR="00D22A60" w:rsidDel="00756EFE">
          <w:rPr>
            <w:lang w:val="en-US"/>
          </w:rPr>
          <w:delText xml:space="preserve">to be treated </w:delText>
        </w:r>
      </w:del>
      <w:del w:id="348" w:author="William Lamb" w:date="2017-10-24T12:18:00Z">
        <w:r w:rsidR="00D22A60" w:rsidDel="00687D21">
          <w:rPr>
            <w:lang w:val="en-US"/>
          </w:rPr>
          <w:delText xml:space="preserve">in the </w:delText>
        </w:r>
      </w:del>
      <w:del w:id="349" w:author="William Lamb" w:date="2017-10-24T12:23:00Z">
        <w:r w:rsidR="00D22A60" w:rsidDel="006A0D72">
          <w:rPr>
            <w:lang w:val="en-US"/>
          </w:rPr>
          <w:delText xml:space="preserve">SR </w:delText>
        </w:r>
        <w:r w:rsidR="00D22A60" w:rsidDel="006A0D72">
          <w:rPr>
            <w:lang w:val="en-US"/>
          </w:rPr>
          <w:fldChar w:fldCharType="begin" w:fldLock="1"/>
        </w:r>
        <w:r w:rsidR="00D22A60" w:rsidDel="006A0D72">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delInstrText>
        </w:r>
        <w:r w:rsidR="00D22A60" w:rsidDel="006A0D72">
          <w:rPr>
            <w:lang w:val="en-US"/>
          </w:rPr>
          <w:fldChar w:fldCharType="separate"/>
        </w:r>
        <w:r w:rsidR="00D22A60" w:rsidRPr="00D22A60" w:rsidDel="006A0D72">
          <w:rPr>
            <w:noProof/>
            <w:lang w:val="en-US"/>
          </w:rPr>
          <w:delText>[12]</w:delText>
        </w:r>
        <w:r w:rsidR="00D22A60" w:rsidDel="006A0D72">
          <w:rPr>
            <w:lang w:val="en-US"/>
          </w:rPr>
          <w:fldChar w:fldCharType="end"/>
        </w:r>
      </w:del>
      <w:del w:id="350" w:author="William Lamb" w:date="2017-10-24T12:18:00Z">
        <w:r w:rsidR="003F08C5" w:rsidDel="00687D21">
          <w:rPr>
            <w:lang w:val="en-US"/>
          </w:rPr>
          <w:delText xml:space="preserve">, cities have been staggeringly absent from the discussions </w:delText>
        </w:r>
        <w:r w:rsidR="0013333F" w:rsidDel="00687D21">
          <w:rPr>
            <w:lang w:val="en-US"/>
          </w:rPr>
          <w:delText xml:space="preserve">on the 1.5°C </w:delText>
        </w:r>
        <w:r w:rsidR="003F08C5" w:rsidDel="00687D21">
          <w:rPr>
            <w:lang w:val="en-US"/>
          </w:rPr>
          <w:delText>so far.</w:delText>
        </w:r>
        <w:r w:rsidR="0013333F" w:rsidDel="00687D21">
          <w:rPr>
            <w:lang w:val="en-US"/>
          </w:rPr>
          <w:delText xml:space="preserve"> </w:delText>
        </w:r>
      </w:del>
      <w:del w:id="351" w:author="William Lamb" w:date="2017-10-09T16:34:00Z">
        <w:r w:rsidR="0013333F" w:rsidDel="00B81938">
          <w:rPr>
            <w:lang w:val="en-US"/>
          </w:rPr>
          <w:delText>On the one hand, t</w:delText>
        </w:r>
      </w:del>
      <w:del w:id="352" w:author="William Lamb" w:date="2017-10-24T12:18:00Z">
        <w:r w:rsidR="0013333F" w:rsidDel="00687D21">
          <w:rPr>
            <w:lang w:val="en-US"/>
          </w:rPr>
          <w:delText xml:space="preserve">his is related to the fact that </w:delText>
        </w:r>
      </w:del>
      <w:del w:id="353" w:author="William Lamb" w:date="2017-10-09T16:33:00Z">
        <w:r w:rsidR="0013333F" w:rsidDel="00B81938">
          <w:rPr>
            <w:lang w:val="en-US"/>
          </w:rPr>
          <w:delText xml:space="preserve">cities and </w:delText>
        </w:r>
      </w:del>
      <w:del w:id="354" w:author="William Lamb" w:date="2017-10-24T12:18:00Z">
        <w:r w:rsidR="0013333F" w:rsidDel="00687D21">
          <w:rPr>
            <w:lang w:val="en-US"/>
          </w:rPr>
          <w:delText>urban infrastructure</w:delText>
        </w:r>
        <w:r w:rsidR="00766988" w:rsidDel="00687D21">
          <w:rPr>
            <w:lang w:val="en-US"/>
          </w:rPr>
          <w:delText>s</w:delText>
        </w:r>
        <w:r w:rsidR="0013333F" w:rsidDel="00687D21">
          <w:rPr>
            <w:lang w:val="en-US"/>
          </w:rPr>
          <w:delText xml:space="preserve"> are not represented in </w:delText>
        </w:r>
        <w:r w:rsidR="00766988" w:rsidDel="00687D21">
          <w:rPr>
            <w:lang w:val="en-US"/>
          </w:rPr>
          <w:delText>global climate change mitigation model</w:delText>
        </w:r>
        <w:r w:rsidR="00C40641" w:rsidDel="00687D21">
          <w:rPr>
            <w:lang w:val="en-US"/>
          </w:rPr>
          <w:delText>s</w:delText>
        </w:r>
        <w:r w:rsidR="001A7A7D" w:rsidDel="00687D21">
          <w:rPr>
            <w:lang w:val="en-US"/>
          </w:rPr>
          <w:delText xml:space="preserve"> </w:delText>
        </w:r>
        <w:r w:rsidR="001A7A7D" w:rsidDel="00687D21">
          <w:rPr>
            <w:lang w:val="en-US"/>
          </w:rPr>
          <w:fldChar w:fldCharType="begin" w:fldLock="1"/>
        </w:r>
        <w:r w:rsidR="009B30D5" w:rsidDel="00687D21">
          <w:rPr>
            <w:lang w:val="en-US"/>
          </w:rPr>
          <w:delInstrText>ADDIN CSL_CITATION { "citationID" : "a1rv40s4at0", "citationItems" : [ { "id" : "ITEM-1",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"mendeley" : { "formattedCitation" : "[3]", "plainTextFormattedCitation" : "[3]", "previouslyFormattedCitation" : "[3]" }, "properties" : { "formattedCitation" : "[3]", "noteIndex" : 0, "plainCitation" : "[3]" }, "schema" : "https://github.com/citation-style-language/schema/raw/master/csl-citation.json" }</w:delInstrText>
        </w:r>
        <w:r w:rsidR="001A7A7D" w:rsidDel="00687D21">
          <w:rPr>
            <w:lang w:val="en-US"/>
          </w:rPr>
          <w:fldChar w:fldCharType="separate"/>
        </w:r>
        <w:r w:rsidR="001A7A7D" w:rsidRPr="00482C07" w:rsidDel="00687D21">
          <w:rPr>
            <w:rFonts w:ascii="Calibri" w:hAnsi="Calibri" w:cs="Calibri"/>
            <w:noProof/>
            <w:lang w:val="en-US"/>
          </w:rPr>
          <w:delText>[3]</w:delText>
        </w:r>
        <w:r w:rsidR="001A7A7D" w:rsidDel="00687D21">
          <w:rPr>
            <w:lang w:val="en-US"/>
          </w:rPr>
          <w:fldChar w:fldCharType="end"/>
        </w:r>
        <w:r w:rsidR="001A7A7D" w:rsidDel="00687D21">
          <w:rPr>
            <w:lang w:val="en-US"/>
          </w:rPr>
          <w:delText xml:space="preserve">, as highlighted for </w:delText>
        </w:r>
        <w:r w:rsidR="008927A2" w:rsidDel="00687D21">
          <w:rPr>
            <w:lang w:val="en-US"/>
          </w:rPr>
          <w:delText xml:space="preserve">energy end-use technologies in buildings </w:delText>
        </w:r>
        <w:r w:rsidR="008927A2" w:rsidDel="00687D21">
          <w:rPr>
            <w:lang w:val="en-US"/>
          </w:rPr>
          <w:fldChar w:fldCharType="begin" w:fldLock="1"/>
        </w:r>
        <w:r w:rsidR="00D22A60" w:rsidDel="00687D21">
          <w:rPr>
            <w:lang w:val="en-US"/>
          </w:rPr>
          <w:delInstrText>ADDIN CSL_CITATION { "citationID" : "apmp3bg15b", "citationItems" : [ { "id" : "ITEM-1", "itemData" : { "DOI" : "10.1038/nclimate1576", "ISBN" : "1758-678X\\r1758-6798", "ISSN" : "1758-678X", "abstract" : "Mitigating climate change requires directed innovation efforts to develop and deploy energy technologies. Innovation activities are directed towards the outcome of climate protection by public institutions, policies and resources that in turn shape market behaviour. We analyse diverse indicators of activity throughout the innovation system to assess these efforts. We find efficient end-use technologies contribute large potential emission reductions and provide higher social returns on investment than energy-supply technologies. Yet public institutions, policies and financial resources pervasively privilege energy-supply technologies. Directed innovation efforts are strikingly misaligned with the needs of an emissions-constrained world. Significantly greater effort is needed to develop the full potential of efficient end-use technologies.", "author" : [ { "dropping-particle" : "", "family" : "Wilson", "given" : "Charlie", "non-dropping-particle" : "", "parse-names" : false, "suffix" : "" }, { "dropping-particle" : "", "family" : "Grubler", "given" : "Arnulf", "non-dropping-particle" : "", "parse-names" : false, "suffix" : "" }, { "dropping-particle" : "", "family" : "Gallagher", "given" : "Kelly S.", "non-dropping-particle" : "", "parse-names" : false, "suffix" : "" }, { "dropping-particle" : "", "family" : "Nemet", "given" : "Gregory F.", "non-dropping-particle" : "", "parse-names" : false, "suffix" : "" } ], "container-title" : "Nature Climate Change", "id" : "ITEM-1", "issue" : "11", "issued" : { "date-parts" : [ [ "2012" ] ] }, "page" : "780-788", "publisher" : "Nature Publishing Group", "title" : "Marginalization of end-use technologies in energy innovation for climate protection", "type" : "article-journal", "volume" : "2" }, "uris" : [ "http://www.mendeley.com/documents/?uuid=9fe67fa8-74f3-432a-9247-6b56d39efd25" ] } ], "mendeley" : { "formattedCitation" : "[13]", "plainTextFormattedCitation" : "[13]", "previouslyFormattedCitation" : "[13]" }, "properties" : { "formattedCitation" : "[10]", "noteIndex" : 0, "plainCitation" : "[10]" }, "schema" : "https://github.com/citation-style-language/schema/raw/master/csl-citation.json" }</w:delInstrText>
        </w:r>
        <w:r w:rsidR="008927A2" w:rsidDel="00687D21">
          <w:rPr>
            <w:lang w:val="en-US"/>
          </w:rPr>
          <w:fldChar w:fldCharType="separate"/>
        </w:r>
        <w:r w:rsidR="00D22A60" w:rsidRPr="00D22A60" w:rsidDel="00687D21">
          <w:rPr>
            <w:rFonts w:ascii="Calibri" w:hAnsi="Calibri" w:cs="Calibri"/>
            <w:noProof/>
            <w:lang w:val="en-US"/>
          </w:rPr>
          <w:delText>[13]</w:delText>
        </w:r>
        <w:r w:rsidR="008927A2" w:rsidDel="00687D21">
          <w:rPr>
            <w:lang w:val="en-US"/>
          </w:rPr>
          <w:fldChar w:fldCharType="end"/>
        </w:r>
        <w:r w:rsidR="008927A2" w:rsidDel="00687D21">
          <w:rPr>
            <w:lang w:val="en-US"/>
          </w:rPr>
          <w:delText xml:space="preserve"> and </w:delText>
        </w:r>
        <w:r w:rsidR="001A7A7D" w:rsidDel="00687D21">
          <w:rPr>
            <w:lang w:val="en-US"/>
          </w:rPr>
          <w:delText xml:space="preserve">urban transport </w:delText>
        </w:r>
        <w:r w:rsidR="001A7A7D" w:rsidDel="00687D21">
          <w:rPr>
            <w:lang w:val="en-US"/>
          </w:rPr>
          <w:fldChar w:fldCharType="begin" w:fldLock="1"/>
        </w:r>
        <w:r w:rsidR="00D22A60" w:rsidDel="00687D21">
          <w:rPr>
            <w:lang w:val="en-US"/>
          </w:rPr>
          <w:delInstrText>ADDIN CSL_CITATION { "citationID" : "a2qqqsb1v8v", "citationItems" : [ { "id" : "ITEM-1", "itemData" : { "author" : [ { "dropping-particle" : "", "family" : "Creutzig", "given" : "Felix", "non-dropping-particle" : "", "parse-names" : false, "suffix" : "" } ], "container-title" : "Transport Reviews", "id" : "ITEM-1", "issue" : "3", "issued" : { "date-parts" : [ [ "2016" ] ] }, "page" : "341-360", "title" : "Evolving Narratives of Low-Carbon Futures in Transportation", "type" : "article-journal", "volume" : "36" }, "uris" : [ "http://www.mendeley.com/documents/?uuid=157bcb42-d34d-4707-86f3-c95ae87bf443" ] } ], "mendeley" : { "formattedCitation" : "[14]", "plainTextFormattedCitation" : "[14]", "previouslyFormattedCitation" : "[14]" }, "properties" : { "formattedCitation" : "[11]", "noteIndex" : 0, "plainCitation" : "[11]"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[14]</w:delText>
        </w:r>
        <w:r w:rsidR="001A7A7D" w:rsidDel="00687D21">
          <w:rPr>
            <w:lang w:val="en-US"/>
          </w:rPr>
          <w:fldChar w:fldCharType="end"/>
        </w:r>
        <w:r w:rsidR="0013333F" w:rsidDel="00687D21">
          <w:rPr>
            <w:lang w:val="en-US"/>
          </w:rPr>
          <w:delText xml:space="preserve">. </w:delText>
        </w:r>
      </w:del>
      <w:del w:id="355" w:author="William Lamb" w:date="2017-10-09T16:34:00Z">
        <w:r w:rsidR="0013333F" w:rsidDel="00B81938">
          <w:rPr>
            <w:lang w:val="en-US"/>
          </w:rPr>
          <w:delText>On the other hand, t</w:delText>
        </w:r>
      </w:del>
      <w:del w:id="356" w:author="William Lamb" w:date="2017-10-24T12:18:00Z">
        <w:r w:rsidR="0013333F" w:rsidDel="00687D21">
          <w:rPr>
            <w:lang w:val="en-US"/>
          </w:rPr>
          <w:delText>he literature on cities is largely place-based and does not relate directly to any global temperature target eve</w:delText>
        </w:r>
        <w:r w:rsidR="004C778A" w:rsidDel="00687D21">
          <w:rPr>
            <w:lang w:val="en-US"/>
          </w:rPr>
          <w:delText xml:space="preserve">n though </w:delText>
        </w:r>
        <w:r w:rsidR="001A7A7D" w:rsidDel="00687D21">
          <w:rPr>
            <w:lang w:val="en-US"/>
          </w:rPr>
          <w:delText xml:space="preserve">the literature is moving in this direction </w:delText>
        </w:r>
        <w:r w:rsidR="001A7A7D" w:rsidDel="00687D21">
          <w:rPr>
            <w:lang w:val="en-US"/>
          </w:rPr>
          <w:fldChar w:fldCharType="begin" w:fldLock="1"/>
        </w:r>
        <w:r w:rsidR="00D22A60" w:rsidDel="00687D21">
          <w:rPr>
            <w:lang w:val="en-US"/>
          </w:rPr>
          <w:delInstrText>ADDIN CSL_CITATION { "citationID" : "a1r6tnnk5ff", "citationItems" : [ { "id" : "ITEM-1", "itemData" : { "DOI" : "10.1073/pnas.1004581107", "ISSN" : "1091-6490", "PMID" : "20937861", "abstract" : "Substantial changes in population size, age structure, and urbanization are expected in many parts of the world this century. Although such changes can affect energy use and greenhouse gas emissions, emissions scenario analyses have either left them out or treated them in a fragmentary or overly simplified manner. We carry out a comprehensive assessment of the implications of demographic change for global emissions of carbon dioxide. Using an energy-economic growth model that accounts for a range of demographic dynamics, we show that slowing population growth could provide 16-29% of the emissions reductions suggested to be necessary by 2050 to avoid dangerous climate change. We also find that aging and urbanization can substantially influence emissions in particular world regions.", "author" : [ { "dropping-particle" : "", "family" : "O'Neill", "given" : "Brian C", "non-dropping-particle" : "", "parse-names" : false, "suffix" : "" }, { "dropping-particle" : "", "family" : "Dalton", "given" : "Michael", "non-dropping-particle" : "", "parse-names" : false, "suffix" : "" }, { "dropping-particle" : "", "family" : "Fuchs", "given" : "Regina", "non-dropping-particle" : "", "parse-names" : false, "suffix" : "" }, { "dropping-particle" : "", "family" : "Jiang", "given" : "Leiwen", "non-dropping-particle" : "", "parse-names" : false, "suffix" : "" }, { "dropping-particle" : "", "family" : "Pachauri", "given" : "Shonali", "non-dropping-particle" : "", "parse-names" : false, "suffix" : "" }, { "dropping-particle" : "", "family" : "Zigova", "given" : "Katarina", "non-dropping-particle" : "", "parse-names" : false, "suffix" : "" } ], "container-title" : "Proceedings of the National Academy of Sciences of the United States of America", "id" : "ITEM-1", "issue" : "41", "issued" : { "date-parts" : [ [ "2010", "10", "12" ] ] }, "page" : "17521-6", "title" : "Global demographic trends and future carbon emissions.", "type" : "article-journal", "volume" : "107" }, "uris" : [ "http://www.mendeley.com/documents/?uuid=0313ea50-d2cb-4ea8-9051-9757349d3b39" ] }, { "id" : "ITEM-2",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"ITEM-2",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"[15,16]", "plainTextFormattedCitation" : "[15,16]", "previouslyFormattedCitation" : "[15,16]" }, "properties" : { "formattedCitation" : "[12,13]", "noteIndex" : 0, "plainCitation" : "[12,13]"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[15,16]</w:delText>
        </w:r>
        <w:r w:rsidR="001A7A7D" w:rsidDel="00687D21">
          <w:rPr>
            <w:lang w:val="en-US"/>
          </w:rPr>
          <w:fldChar w:fldCharType="end"/>
        </w:r>
        <w:r w:rsidR="0013333F" w:rsidDel="00687D21">
          <w:rPr>
            <w:lang w:val="en-US"/>
          </w:rPr>
          <w:delText>.</w:delText>
        </w:r>
      </w:del>
    </w:p>
    <w:p w14:paraId="4C64E96F" w14:textId="5F2C6B0B" w:rsidR="00540F29" w:rsidDel="00B81938" w:rsidRDefault="00E206E7" w:rsidP="00C80F58">
      <w:pPr>
        <w:rPr>
          <w:del w:id="357" w:author="William Lamb" w:date="2017-10-09T16:38:00Z"/>
          <w:lang w:val="en-US"/>
        </w:rPr>
      </w:pPr>
      <w:del w:id="358" w:author="William Lamb" w:date="2017-10-09T16:35:00Z">
        <w:r w:rsidDel="00B81938">
          <w:rPr>
            <w:lang w:val="en-US"/>
          </w:rPr>
          <w:delText xml:space="preserve">Further, </w:delText>
        </w:r>
      </w:del>
      <w:del w:id="359" w:author="William Lamb" w:date="2017-10-09T13:44:00Z">
        <w:r w:rsidR="00841E48" w:rsidDel="006F3055">
          <w:rPr>
            <w:lang w:val="en-US"/>
          </w:rPr>
          <w:delText xml:space="preserve">the </w:delText>
        </w:r>
      </w:del>
      <w:del w:id="360" w:author="William Lamb" w:date="2017-10-09T16:35:00Z">
        <w:r w:rsidR="00841E48" w:rsidDel="00B81938">
          <w:rPr>
            <w:lang w:val="en-US"/>
          </w:rPr>
          <w:delText xml:space="preserve">assessment </w:delText>
        </w:r>
      </w:del>
      <w:del w:id="361" w:author="William Lamb" w:date="2017-10-09T13:44:00Z">
        <w:r w:rsidR="00482C07" w:rsidDel="006F3055">
          <w:rPr>
            <w:lang w:val="en-US"/>
          </w:rPr>
          <w:delText>an</w:delText>
        </w:r>
      </w:del>
      <w:del w:id="362" w:author="William Lamb" w:date="2017-10-09T16:35:00Z">
        <w:r w:rsidR="00482C07" w:rsidDel="00B81938">
          <w:rPr>
            <w:lang w:val="en-US"/>
          </w:rPr>
          <w:delText xml:space="preserve"> urban mitigation literature </w:delText>
        </w:r>
        <w:r w:rsidR="00841E48" w:rsidDel="00B81938">
          <w:rPr>
            <w:lang w:val="en-US"/>
          </w:rPr>
          <w:delText>faces</w:delText>
        </w:r>
      </w:del>
      <w:ins w:id="363" w:author="William Lamb" w:date="2017-10-24T12:17:00Z">
        <w:r w:rsidR="00687D21">
          <w:rPr>
            <w:lang w:val="en-US"/>
          </w:rPr>
          <w:t xml:space="preserve">The assessment of </w:t>
        </w:r>
      </w:ins>
      <w:ins w:id="364" w:author="William Lamb" w:date="2017-10-24T12:18:00Z">
        <w:r w:rsidR="00687D21">
          <w:rPr>
            <w:lang w:val="en-US"/>
          </w:rPr>
          <w:t>an urban mitigation literature, however, faces two fundamental challenges</w:t>
        </w:r>
      </w:ins>
      <w:del w:id="365" w:author="William Lamb" w:date="2017-10-24T12:17:00Z">
        <w:r w:rsidR="00841E48" w:rsidDel="00687D21">
          <w:rPr>
            <w:lang w:val="en-US"/>
          </w:rPr>
          <w:delText xml:space="preserve"> two </w:delText>
        </w:r>
        <w:r w:rsidDel="00687D21">
          <w:rPr>
            <w:lang w:val="en-US"/>
          </w:rPr>
          <w:delText xml:space="preserve">more </w:delText>
        </w:r>
        <w:r w:rsidR="00841E48" w:rsidDel="00687D21">
          <w:rPr>
            <w:lang w:val="en-US"/>
          </w:rPr>
          <w:delText>fundamental challenges</w:delText>
        </w:r>
      </w:del>
      <w:r w:rsidR="00841E48">
        <w:rPr>
          <w:lang w:val="en-US"/>
        </w:rPr>
        <w:t>: first, like in other fields of climate change research</w:t>
      </w:r>
      <w:r>
        <w:rPr>
          <w:lang w:val="en-US"/>
        </w:rPr>
        <w:t>,</w:t>
      </w:r>
      <w:r w:rsidR="00841E48">
        <w:rPr>
          <w:lang w:val="en-US"/>
        </w:rPr>
        <w:t xml:space="preserve"> the body of relevant literature </w:t>
      </w:r>
      <w:del w:id="366" w:author="William Lamb" w:date="2017-10-09T13:44:00Z">
        <w:r w:rsidR="00841E48" w:rsidDel="006F3055">
          <w:rPr>
            <w:lang w:val="en-US"/>
          </w:rPr>
          <w:delText xml:space="preserve">on urban climate change mitigation </w:delText>
        </w:r>
      </w:del>
      <w:r w:rsidR="00841E48">
        <w:rPr>
          <w:lang w:val="en-US"/>
        </w:rPr>
        <w:t xml:space="preserve">is large and fast-growing. </w:t>
      </w:r>
      <w:r w:rsidR="00D32B24">
        <w:rPr>
          <w:lang w:val="en-US"/>
        </w:rPr>
        <w:t xml:space="preserve">Minx et al. </w:t>
      </w:r>
      <w:r w:rsidR="00482C07">
        <w:rPr>
          <w:lang w:val="en-US"/>
        </w:rPr>
        <w:fldChar w:fldCharType="begin" w:fldLock="1"/>
      </w:r>
      <w:r w:rsidR="008517E2">
        <w:rPr>
          <w:lang w:val="en-US"/>
        </w:rPr>
        <w:instrText>ADDIN CSL_CITATION { "citationItems" : [ { "id" : "ITEM-1", "itemData" : { "DOI" : "10.1016/j.envsci.2017.05.014",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"id" : "ITEM-1", "issued" : { "date-parts" : [ [ "2017" ] ] }, "title" : "Learning about climate change solutions in the IPCC and beyond", "type" : "article-journal" }, "suppress-author" : 1, "uris" : [ "http://www.mendeley.com/documents/?uuid=d06e9d0d-48a7-40c6-ae8e-36b369be5295" ] } ], "mendeley" : { "formattedCitation" : "[13]", "plainTextFormattedCitation" : "[13]", "previouslyFormattedCitation" : "[13]" }, "properties" : { "noteIndex" : 0 }, "schema" : "https://github.com/citation-style-language/schema/raw/master/csl-citation.json" }</w:instrText>
      </w:r>
      <w:r w:rsidR="00482C07">
        <w:rPr>
          <w:lang w:val="en-US"/>
        </w:rPr>
        <w:fldChar w:fldCharType="separate"/>
      </w:r>
      <w:r w:rsidR="008517E2" w:rsidRPr="008517E2">
        <w:rPr>
          <w:noProof/>
          <w:lang w:val="en-US"/>
        </w:rPr>
        <w:t>[13]</w:t>
      </w:r>
      <w:r w:rsidR="00482C07">
        <w:rPr>
          <w:lang w:val="en-US"/>
        </w:rPr>
        <w:fldChar w:fldCharType="end"/>
      </w:r>
      <w:r w:rsidR="00D32B24">
        <w:rPr>
          <w:lang w:val="en-US"/>
        </w:rPr>
        <w:t xml:space="preserve"> estimate that the </w:t>
      </w:r>
      <w:r w:rsidR="00482C07">
        <w:rPr>
          <w:lang w:val="en-US"/>
        </w:rPr>
        <w:t xml:space="preserve">quantity </w:t>
      </w:r>
      <w:r w:rsidR="00D32B24">
        <w:rPr>
          <w:lang w:val="en-US"/>
        </w:rPr>
        <w:t xml:space="preserve">of new peer-reviewed research (as recorded </w:t>
      </w:r>
      <w:r>
        <w:rPr>
          <w:lang w:val="en-US"/>
        </w:rPr>
        <w:t xml:space="preserve">by </w:t>
      </w:r>
      <w:r w:rsidR="00D32B24">
        <w:rPr>
          <w:lang w:val="en-US"/>
        </w:rPr>
        <w:t xml:space="preserve">the ISI Web of Science) published during the sixth </w:t>
      </w:r>
      <w:ins w:id="367" w:author="Radhika Khosla" w:date="2017-11-08T15:49:00Z">
        <w:r w:rsidR="001F05C5">
          <w:rPr>
            <w:lang w:val="en-US"/>
          </w:rPr>
          <w:t xml:space="preserve">IPCC </w:t>
        </w:r>
      </w:ins>
      <w:r w:rsidR="00D32B24">
        <w:rPr>
          <w:lang w:val="en-US"/>
        </w:rPr>
        <w:t xml:space="preserve">assessment cycle is roughly equal to the size of the entire climate change literature before AR6. </w:t>
      </w:r>
      <w:del w:id="368" w:author="William Lamb" w:date="2017-11-02T10:30:00Z">
        <w:r w:rsidR="00482C07" w:rsidDel="00D47DDA">
          <w:rPr>
            <w:lang w:val="en-US"/>
          </w:rPr>
          <w:delText xml:space="preserve">This trend renders </w:delText>
        </w:r>
      </w:del>
      <w:ins w:id="369" w:author="William Lamb" w:date="2017-11-02T10:30:00Z">
        <w:r w:rsidR="00D47DDA">
          <w:rPr>
            <w:lang w:val="en-US"/>
          </w:rPr>
          <w:t>T</w:t>
        </w:r>
      </w:ins>
      <w:ins w:id="370" w:author="William Lamb" w:date="2017-10-09T13:45:00Z">
        <w:r w:rsidR="006F3055">
          <w:rPr>
            <w:lang w:val="en-US"/>
          </w:rPr>
          <w:t>he task of</w:t>
        </w:r>
      </w:ins>
      <w:ins w:id="371" w:author="William Lamb" w:date="2017-11-10T11:40:00Z">
        <w:r w:rsidR="008F1FD6">
          <w:rPr>
            <w:lang w:val="en-US"/>
          </w:rPr>
          <w:t xml:space="preserve"> systematically</w:t>
        </w:r>
      </w:ins>
      <w:ins w:id="372" w:author="William Lamb" w:date="2017-10-09T13:45:00Z">
        <w:r w:rsidR="006F3055">
          <w:rPr>
            <w:lang w:val="en-US"/>
          </w:rPr>
          <w:t xml:space="preserve"> tracking scientific progress</w:t>
        </w:r>
      </w:ins>
      <w:del w:id="373" w:author="William Lamb" w:date="2017-10-09T13:45:00Z">
        <w:r w:rsidR="00482C07" w:rsidDel="006F3055">
          <w:rPr>
            <w:lang w:val="en-US"/>
          </w:rPr>
          <w:delText>it</w:delText>
        </w:r>
      </w:del>
      <w:r w:rsidR="00D32B24">
        <w:rPr>
          <w:lang w:val="en-US"/>
        </w:rPr>
        <w:t xml:space="preserve"> </w:t>
      </w:r>
      <w:ins w:id="374" w:author="William Lamb" w:date="2017-11-02T10:31:00Z">
        <w:r w:rsidR="00D47DDA">
          <w:rPr>
            <w:lang w:val="en-US"/>
          </w:rPr>
          <w:t xml:space="preserve">in assessments </w:t>
        </w:r>
      </w:ins>
      <w:ins w:id="375" w:author="William Lamb" w:date="2017-11-02T10:30:00Z">
        <w:r w:rsidR="00D47DDA">
          <w:rPr>
            <w:lang w:val="en-US"/>
          </w:rPr>
          <w:t xml:space="preserve">is therefore </w:t>
        </w:r>
      </w:ins>
      <w:r w:rsidR="00D32B24">
        <w:rPr>
          <w:lang w:val="en-US"/>
        </w:rPr>
        <w:t xml:space="preserve">increasingly </w:t>
      </w:r>
      <w:del w:id="376" w:author="Radhika Khosla" w:date="2017-10-30T15:16:00Z">
        <w:r w:rsidR="00D32B24" w:rsidDel="005921E4">
          <w:rPr>
            <w:lang w:val="en-US"/>
          </w:rPr>
          <w:delText xml:space="preserve">impossible </w:delText>
        </w:r>
      </w:del>
      <w:ins w:id="377" w:author="Radhika Khosla" w:date="2017-10-30T15:16:00Z">
        <w:r w:rsidR="005921E4">
          <w:rPr>
            <w:lang w:val="en-US"/>
          </w:rPr>
          <w:t xml:space="preserve">difficult </w:t>
        </w:r>
      </w:ins>
      <w:del w:id="378" w:author="William Lamb" w:date="2017-11-02T10:30:00Z">
        <w:r w:rsidR="00D32B24" w:rsidDel="00D47DDA">
          <w:rPr>
            <w:lang w:val="en-US"/>
          </w:rPr>
          <w:delText xml:space="preserve">for individuals </w:delText>
        </w:r>
      </w:del>
      <w:r w:rsidR="00D32B24">
        <w:rPr>
          <w:lang w:val="en-US"/>
        </w:rPr>
        <w:t xml:space="preserve">to </w:t>
      </w:r>
      <w:del w:id="379" w:author="William Lamb" w:date="2017-10-09T13:45:00Z">
        <w:r w:rsidR="00D32B24" w:rsidDel="006F3055">
          <w:rPr>
            <w:lang w:val="en-US"/>
          </w:rPr>
          <w:delText xml:space="preserve">track </w:delText>
        </w:r>
        <w:r w:rsidR="00482C07" w:rsidDel="006F3055">
          <w:rPr>
            <w:lang w:val="en-US"/>
          </w:rPr>
          <w:delText xml:space="preserve">scientific </w:delText>
        </w:r>
        <w:r w:rsidR="00D32B24" w:rsidDel="006F3055">
          <w:rPr>
            <w:lang w:val="en-US"/>
          </w:rPr>
          <w:delText>progress</w:delText>
        </w:r>
      </w:del>
      <w:ins w:id="380" w:author="William Lamb" w:date="2017-10-09T13:45:00Z">
        <w:r w:rsidR="006F3055">
          <w:rPr>
            <w:lang w:val="en-US"/>
          </w:rPr>
          <w:t>manage</w:t>
        </w:r>
      </w:ins>
      <w:r w:rsidR="00482C07">
        <w:rPr>
          <w:lang w:val="en-US"/>
        </w:rPr>
        <w:t>,</w:t>
      </w:r>
      <w:r w:rsidR="00D32B24">
        <w:rPr>
          <w:lang w:val="en-US"/>
        </w:rPr>
        <w:t xml:space="preserve"> even in highly specialized fields</w:t>
      </w:r>
      <w:ins w:id="381" w:author="William Lamb" w:date="2017-11-10T12:27:00Z">
        <w:r w:rsidR="00CA44F3">
          <w:rPr>
            <w:lang w:val="en-US"/>
          </w:rPr>
          <w:t xml:space="preserve">. </w:t>
        </w:r>
      </w:ins>
      <w:ins w:id="382" w:author="William Lamb" w:date="2017-11-10T12:34:00Z">
        <w:r w:rsidR="00CA44F3">
          <w:rPr>
            <w:lang w:val="en-US"/>
          </w:rPr>
          <w:t>To avoid bias and systematic omissions, it will be important to identify and select literature in a transparent fashion, although such procedures are currently lacking in the IPCC</w:t>
        </w:r>
      </w:ins>
      <w:ins w:id="383" w:author="Jan Minx" w:date="2017-11-10T15:03:00Z">
        <w:r w:rsidR="00641812">
          <w:rPr>
            <w:lang w:val="en-US"/>
          </w:rPr>
          <w:t xml:space="preserve"> and also mostly in the wider community</w:t>
        </w:r>
      </w:ins>
      <w:ins w:id="384" w:author="William Lamb" w:date="2017-11-10T12:34:00Z">
        <w:r w:rsidR="00CA44F3">
          <w:rPr>
            <w:lang w:val="en-US"/>
          </w:rPr>
          <w:t>.</w:t>
        </w:r>
      </w:ins>
      <w:ins w:id="385" w:author="William Lamb" w:date="2017-11-10T12:35:00Z">
        <w:r w:rsidR="00CA44F3">
          <w:rPr>
            <w:lang w:val="en-US"/>
          </w:rPr>
          <w:t xml:space="preserve"> </w:t>
        </w:r>
      </w:ins>
      <w:del w:id="386" w:author="William Lamb" w:date="2017-10-09T16:37:00Z">
        <w:r w:rsidR="00482C07" w:rsidDel="00B81938">
          <w:rPr>
            <w:lang w:val="en-US"/>
          </w:rPr>
          <w:delText xml:space="preserve">. </w:delText>
        </w:r>
      </w:del>
      <w:ins w:id="387" w:author="Jan Minx" w:date="2017-11-09T22:11:00Z">
        <w:del w:id="388" w:author="William Lamb" w:date="2017-11-10T11:41:00Z">
          <w:r w:rsidR="00890038" w:rsidDel="008F1FD6">
            <w:rPr>
              <w:lang w:val="en-US"/>
            </w:rPr>
            <w:delText xml:space="preserve">. </w:delText>
          </w:r>
        </w:del>
      </w:ins>
      <w:ins w:id="389" w:author="Jan Minx" w:date="2017-11-09T22:14:00Z">
        <w:del w:id="390" w:author="William Lamb" w:date="2017-11-10T11:41:00Z">
          <w:r w:rsidR="00890038" w:rsidDel="008F1FD6">
            <w:rPr>
              <w:lang w:val="en-US"/>
            </w:rPr>
            <w:delText>T</w:delText>
          </w:r>
        </w:del>
      </w:ins>
      <w:ins w:id="391" w:author="Jan Minx" w:date="2017-11-09T22:12:00Z">
        <w:del w:id="392" w:author="William Lamb" w:date="2017-11-10T11:41:00Z">
          <w:r w:rsidR="00890038" w:rsidDel="008F1FD6">
            <w:rPr>
              <w:lang w:val="en-US"/>
            </w:rPr>
            <w:delText xml:space="preserve">he absence of any procedures that establish transparency over literature identification and selection </w:delText>
          </w:r>
        </w:del>
      </w:ins>
      <w:ins w:id="393" w:author="Jan Minx" w:date="2017-11-09T22:14:00Z">
        <w:del w:id="394" w:author="William Lamb" w:date="2017-11-10T11:41:00Z">
          <w:r w:rsidR="00890038" w:rsidDel="008F1FD6">
            <w:rPr>
              <w:lang w:val="en-US"/>
            </w:rPr>
            <w:delText>in the IPCC increasingly risks bi</w:delText>
          </w:r>
        </w:del>
      </w:ins>
      <w:ins w:id="395" w:author="Radhika Khosla" w:date="2017-10-30T15:16:00Z">
        <w:del w:id="396" w:author="William Lamb" w:date="2017-11-10T11:41:00Z">
          <w:r w:rsidR="005921E4" w:rsidDel="008F1FD6">
            <w:rPr>
              <w:lang w:val="en-US"/>
            </w:rPr>
            <w:delText>and s</w:delText>
          </w:r>
        </w:del>
      </w:ins>
      <w:ins w:id="397" w:author="Jan Minx" w:date="2017-11-09T22:15:00Z">
        <w:del w:id="398" w:author="William Lamb" w:date="2017-11-10T11:41:00Z">
          <w:r w:rsidR="00890038" w:rsidDel="008F1FD6">
            <w:rPr>
              <w:lang w:val="en-US"/>
            </w:rPr>
            <w:delText xml:space="preserve">literature </w:delText>
          </w:r>
        </w:del>
      </w:ins>
      <w:del w:id="399" w:author="William Lamb" w:date="2017-10-09T16:37:00Z">
        <w:r w:rsidR="00482C07" w:rsidDel="00B81938">
          <w:rPr>
            <w:lang w:val="en-US"/>
          </w:rPr>
          <w:delText xml:space="preserve">It also risks </w:delText>
        </w:r>
        <w:r w:rsidR="00540F29" w:rsidDel="00B81938">
          <w:rPr>
            <w:lang w:val="en-US"/>
          </w:rPr>
          <w:delText xml:space="preserve">bias </w:delText>
        </w:r>
      </w:del>
      <w:del w:id="400" w:author="William Lamb" w:date="2017-11-10T11:41:00Z">
        <w:r w:rsidR="00540F29" w:rsidDel="008F1FD6">
          <w:rPr>
            <w:lang w:val="en-US"/>
          </w:rPr>
          <w:delText>in</w:delText>
        </w:r>
      </w:del>
      <w:del w:id="401" w:author="William Lamb" w:date="2017-11-02T10:33:00Z">
        <w:r w:rsidR="00540F29" w:rsidDel="00D47DDA">
          <w:rPr>
            <w:lang w:val="en-US"/>
          </w:rPr>
          <w:delText xml:space="preserve"> the</w:delText>
        </w:r>
      </w:del>
      <w:ins w:id="402" w:author="Radhika Khosla" w:date="2017-10-30T15:16:00Z">
        <w:del w:id="403" w:author="William Lamb" w:date="2017-11-02T10:33:00Z">
          <w:r w:rsidR="005921E4" w:rsidDel="00D47DDA">
            <w:rPr>
              <w:lang w:val="en-US"/>
            </w:rPr>
            <w:delText xml:space="preserve"> </w:delText>
          </w:r>
        </w:del>
        <w:del w:id="404" w:author="William Lamb" w:date="2017-11-10T11:41:00Z">
          <w:r w:rsidR="005921E4" w:rsidDel="008F1FD6">
            <w:rPr>
              <w:lang w:val="en-US"/>
            </w:rPr>
            <w:delText>literature</w:delText>
          </w:r>
        </w:del>
      </w:ins>
      <w:ins w:id="405" w:author="Jan Minx" w:date="2017-11-09T22:15:00Z">
        <w:del w:id="406" w:author="William Lamb" w:date="2017-11-10T11:41:00Z">
          <w:r w:rsidR="00890038" w:rsidDel="008F1FD6">
            <w:rPr>
              <w:lang w:val="en-US"/>
            </w:rPr>
            <w:delText>assessment</w:delText>
          </w:r>
        </w:del>
      </w:ins>
      <w:del w:id="407" w:author="William Lamb" w:date="2017-11-02T10:31:00Z">
        <w:r w:rsidR="00540F29" w:rsidDel="00D47DDA">
          <w:rPr>
            <w:lang w:val="en-US"/>
          </w:rPr>
          <w:delText xml:space="preserve"> selection </w:delText>
        </w:r>
      </w:del>
      <w:del w:id="408" w:author="William Lamb" w:date="2017-11-10T11:41:00Z">
        <w:r w:rsidR="00540F29" w:rsidDel="008F1FD6">
          <w:rPr>
            <w:lang w:val="en-US"/>
          </w:rPr>
          <w:delText xml:space="preserve">of literature </w:delText>
        </w:r>
      </w:del>
      <w:del w:id="409" w:author="William Lamb" w:date="2017-10-09T16:37:00Z">
        <w:r w:rsidR="009B30D5" w:rsidDel="00B81938">
          <w:rPr>
            <w:lang w:val="en-US"/>
          </w:rPr>
          <w:delText>in</w:delText>
        </w:r>
        <w:r w:rsidR="003810CF" w:rsidDel="00B81938">
          <w:rPr>
            <w:lang w:val="en-US"/>
          </w:rPr>
          <w:delText xml:space="preserve"> </w:delText>
        </w:r>
      </w:del>
      <w:del w:id="410" w:author="William Lamb" w:date="2017-10-09T16:38:00Z">
        <w:r w:rsidR="003810CF" w:rsidDel="00B81938">
          <w:rPr>
            <w:lang w:val="en-US"/>
          </w:rPr>
          <w:delText xml:space="preserve">the </w:delText>
        </w:r>
        <w:r w:rsidR="00540F29" w:rsidDel="00B81938">
          <w:rPr>
            <w:lang w:val="en-US"/>
          </w:rPr>
          <w:delText>IPCC</w:delText>
        </w:r>
        <w:r w:rsidR="009B30D5" w:rsidDel="00B81938">
          <w:rPr>
            <w:lang w:val="en-US"/>
          </w:rPr>
          <w:delText>,</w:delText>
        </w:r>
        <w:r w:rsidR="00540F29" w:rsidDel="00B81938">
          <w:rPr>
            <w:lang w:val="en-US"/>
          </w:rPr>
          <w:delText xml:space="preserve"> and </w:delText>
        </w:r>
        <w:r w:rsidR="009B30D5" w:rsidDel="00B81938">
          <w:rPr>
            <w:lang w:val="en-US"/>
          </w:rPr>
          <w:delText xml:space="preserve">in </w:delText>
        </w:r>
        <w:r w:rsidR="00540F29" w:rsidDel="00B81938">
          <w:rPr>
            <w:lang w:val="en-US"/>
          </w:rPr>
          <w:delText>other global environmental assessments</w:delText>
        </w:r>
      </w:del>
      <w:del w:id="411" w:author="William Lamb" w:date="2017-11-10T11:41:00Z">
        <w:r w:rsidR="00540F29" w:rsidDel="008F1FD6">
          <w:rPr>
            <w:lang w:val="en-US"/>
          </w:rPr>
          <w:delText>.</w:delText>
        </w:r>
      </w:del>
      <w:del w:id="412" w:author="William Lamb" w:date="2017-10-09T16:38:00Z">
        <w:r w:rsidR="00540F29" w:rsidDel="00B81938">
          <w:rPr>
            <w:lang w:val="en-US"/>
          </w:rPr>
          <w:delText xml:space="preserve"> </w:delText>
        </w:r>
      </w:del>
    </w:p>
    <w:p w14:paraId="4D0525B4" w14:textId="753EC196" w:rsidR="00D805AA" w:rsidRDefault="00540F29">
      <w:pPr>
        <w:rPr>
          <w:lang w:val="en-US"/>
        </w:rPr>
      </w:pPr>
      <w:del w:id="413" w:author="Radhika Khosla" w:date="2017-10-30T15:16:00Z">
        <w:r w:rsidDel="005921E4">
          <w:rPr>
            <w:lang w:val="en-US"/>
          </w:rPr>
          <w:delText>Second</w:delText>
        </w:r>
      </w:del>
      <w:ins w:id="414" w:author="Radhika Khosla" w:date="2017-11-08T15:49:00Z">
        <w:r w:rsidR="001F05C5">
          <w:rPr>
            <w:lang w:val="en-US"/>
          </w:rPr>
          <w:t>Second</w:t>
        </w:r>
      </w:ins>
      <w:r>
        <w:rPr>
          <w:lang w:val="en-US"/>
        </w:rPr>
        <w:t xml:space="preserve">, </w:t>
      </w:r>
      <w:r w:rsidR="00841E48">
        <w:rPr>
          <w:lang w:val="en-US"/>
        </w:rPr>
        <w:t>despite recent progress</w:t>
      </w:r>
      <w:r w:rsidR="00D22A60">
        <w:rPr>
          <w:lang w:val="en-US"/>
        </w:rPr>
        <w:t xml:space="preserve"> </w:t>
      </w:r>
      <w:r w:rsidR="00D22A60">
        <w:rPr>
          <w:lang w:val="en-US"/>
        </w:rPr>
        <w:fldChar w:fldCharType="begin" w:fldLock="1"/>
      </w:r>
      <w:r w:rsidR="008517E2">
        <w:rPr>
          <w:lang w:val="en-US"/>
        </w:rPr>
        <w:instrText>ADDIN CSL_CITATION { "citationItems" : [ { "id" : "ITEM-1",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"ITEM-1", "issued" : { "date-parts" : [ [ "2015" ] ] }, "publisher" : "Columbia University", "publisher-place" : "New York", "title" : "ARC3.2 Summary for City Leaders", "type" : "report" }, "uris" : [ "http://www.mendeley.com/documents/?uuid=934b2317-f3ef-495d-8793-5c4d7fbc8cf8" ] } ], "mendeley" : { "formattedCitation" : "[14]", "plainTextFormattedCitation" : "[14]", "previouslyFormattedCitation" : "[14]" }, "properties" : { "noteIndex" : 0 }, "schema" : "https://github.com/citation-style-language/schema/raw/master/csl-citation.json" }</w:instrText>
      </w:r>
      <w:r w:rsidR="00D22A60">
        <w:rPr>
          <w:lang w:val="en-US"/>
        </w:rPr>
        <w:fldChar w:fldCharType="separate"/>
      </w:r>
      <w:r w:rsidR="008517E2" w:rsidRPr="008517E2">
        <w:rPr>
          <w:noProof/>
          <w:lang w:val="en-US"/>
        </w:rPr>
        <w:t>[14]</w:t>
      </w:r>
      <w:r w:rsidR="00D22A60">
        <w:rPr>
          <w:lang w:val="en-US"/>
        </w:rPr>
        <w:fldChar w:fldCharType="end"/>
      </w:r>
      <w:r w:rsidR="003810CF">
        <w:rPr>
          <w:lang w:val="en-US"/>
        </w:rPr>
        <w:t>,</w:t>
      </w:r>
      <w:r w:rsidR="00BE3840">
        <w:rPr>
          <w:lang w:val="en-US"/>
        </w:rPr>
        <w:t xml:space="preserve"> </w:t>
      </w:r>
      <w:r w:rsidR="00841E48">
        <w:rPr>
          <w:lang w:val="en-US"/>
        </w:rPr>
        <w:t xml:space="preserve">urban climate change assessments are still </w:t>
      </w:r>
      <w:del w:id="415" w:author="William Lamb" w:date="2017-10-09T13:46:00Z">
        <w:r w:rsidR="00841E48" w:rsidDel="006F3055">
          <w:rPr>
            <w:lang w:val="en-US"/>
          </w:rPr>
          <w:delText xml:space="preserve">relatively </w:delText>
        </w:r>
      </w:del>
      <w:r w:rsidR="00841E48">
        <w:rPr>
          <w:lang w:val="en-US"/>
        </w:rPr>
        <w:t>in their infancy</w:t>
      </w:r>
      <w:ins w:id="416" w:author="Radhika Khosla" w:date="2017-10-30T15:17:00Z">
        <w:del w:id="417" w:author="William Lamb" w:date="2017-11-02T10:32:00Z">
          <w:r w:rsidR="00C54412" w:rsidDel="00D47DDA">
            <w:rPr>
              <w:lang w:val="en-US"/>
            </w:rPr>
            <w:delText xml:space="preserve"> while the literature is posed to continue to grow</w:delText>
          </w:r>
        </w:del>
      </w:ins>
      <w:ins w:id="418" w:author="William Lamb" w:date="2017-10-09T13:47:00Z">
        <w:r w:rsidR="006F3055">
          <w:rPr>
            <w:lang w:val="en-US"/>
          </w:rPr>
          <w:t>.</w:t>
        </w:r>
      </w:ins>
      <w:r w:rsidR="00841E48">
        <w:rPr>
          <w:lang w:val="en-US"/>
        </w:rPr>
        <w:t xml:space="preserve"> </w:t>
      </w:r>
      <w:del w:id="419" w:author="William Lamb" w:date="2017-10-09T13:47:00Z">
        <w:r w:rsidR="00841E48" w:rsidDel="006F3055">
          <w:rPr>
            <w:lang w:val="en-US"/>
          </w:rPr>
          <w:delText xml:space="preserve">and </w:delText>
        </w:r>
        <w:r w:rsidDel="006F3055">
          <w:rPr>
            <w:lang w:val="en-US"/>
          </w:rPr>
          <w:delText>t</w:delText>
        </w:r>
      </w:del>
      <w:ins w:id="420" w:author="William Lamb" w:date="2017-10-09T13:47:00Z">
        <w:r w:rsidR="006F3055">
          <w:rPr>
            <w:lang w:val="en-US"/>
          </w:rPr>
          <w:t>T</w:t>
        </w:r>
      </w:ins>
      <w:r>
        <w:rPr>
          <w:lang w:val="en-US"/>
        </w:rPr>
        <w:t xml:space="preserve">he available literature </w:t>
      </w:r>
      <w:ins w:id="421" w:author="Jan Minx" w:date="2017-11-10T15:51:00Z">
        <w:r w:rsidR="008D5B65">
          <w:rPr>
            <w:lang w:val="en-US"/>
          </w:rPr>
          <w:t>still shows fundamental gaps</w:t>
        </w:r>
      </w:ins>
      <w:ins w:id="422" w:author="Jan Minx" w:date="2017-11-10T15:53:00Z">
        <w:r w:rsidR="00415FEA">
          <w:rPr>
            <w:lang w:val="en-US"/>
          </w:rPr>
          <w:t xml:space="preserve">: for example, we still lack a basic understanding of the urban contribution to global emissions and the drivers thereof </w:t>
        </w:r>
        <w:r w:rsidR="00415FEA">
          <w:rPr>
            <w:lang w:val="en-US"/>
          </w:rPr>
          <w:fldChar w:fldCharType="begin" w:fldLock="1"/>
        </w:r>
      </w:ins>
      <w:r w:rsidR="008517E2">
        <w:rPr>
          <w:lang w:val="en-US"/>
        </w:rPr>
        <w: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"DOI" : "10.1088/1748-9326/8/3/035039", "ISBN" : "1748-9326", "ISSN" : "1748-9326", "abstract" : "A growing body of literature discusses the CO2 emissions of cities. Still, little is known about emission patterns across density gradients from remote rural places to highly urbanized areas, the drivers behind those emission patterns and the global emissions triggered by consumption in human settlements\u2014referred to here as the carbon footprint. In this letter we use a hybrid method for estimating the carbon footprints of cities and other human settlements in the UK explicitly linking global supply chains to local consumption activities and associated lifestyles. This analysis comprises all areas in the UK, whether rural or urban. We compare our consumption-based results with extended territorial CO2 emission estimates and analyse the driving forces that determine the carbon footprint of human settlements in the UK. Our results show that 90% of the human settlements in the UK are net importers of CO2 emissions. Consumption-based CO2 emissions are much more homogeneous than extended territorial emissions. Both the highest and lowest carbon footprints can be found in urban areas, but the carbon footprint is consistently higher relative to extended territorial CO2 emissions in urban as opposed to rural settlement types. The impact of high or low density living remains limited; instead, carbon footprints can be comparatively high or low across density gradients depending on the location-specific socio-demographic, infrastructural and geographic characteristics of the area under consideration. We show that the carbon footprint of cities and other human settlements in the UK is mainly determined by socio-economic rather than geographic and infrastructural drivers at the spatial aggregation of our analysis. It increases with growing income, education and car ownership as well as decreasing household size. Income is not more important than most other socio-economic determinants of the carbon footprint. Possibly, the relationship between lifestyles and infrastructure only impacts carbon footprints significantly at higher spatial granularity.",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"035039", "issued" : { "date-parts" : [ [ "2013" ] ] }, "page" : "035039", "title" : "Carbon footprints of cities and other human settlements in the UK", "type" : "article-journal", "volume" : "8" }, "uris" : [ "http://www.mendeley.com/documents/?uuid=ef49733b-bf2d-49f9-a01b-adf0a6194a6a"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"[12,15\u201317]", "plainTextFormattedCitation" : "[12,15\u201317]", "previouslyFormattedCitation" : "[12,15\u201317]" }, "properties" : { "formattedCitation" : "{\\rtf [14\\uc0\\u8211{}17]}", "noteIndex" : 0, "plainCitation" : "[14\u201317]" }, "schema" : "https://github.com/citation-style-language/schema/raw/master/csl-citation.json" }</w:instrText>
      </w:r>
      <w:ins w:id="423" w:author="Jan Minx" w:date="2017-11-10T15:53:00Z">
        <w:r w:rsidR="00415FEA">
          <w:rPr>
            <w:lang w:val="en-US"/>
          </w:rPr>
          <w:fldChar w:fldCharType="separate"/>
        </w:r>
      </w:ins>
      <w:r w:rsidR="008517E2" w:rsidRPr="008517E2">
        <w:rPr>
          <w:rFonts w:ascii="Calibri" w:hAnsi="Calibri" w:cs="Calibri"/>
          <w:noProof/>
          <w:szCs w:val="24"/>
          <w:lang w:val="en-US"/>
        </w:rPr>
        <w:t>[12,15–17]</w:t>
      </w:r>
      <w:ins w:id="424" w:author="Jan Minx" w:date="2017-11-10T15:53:00Z">
        <w:r w:rsidR="00415FEA">
          <w:rPr>
            <w:lang w:val="en-US"/>
          </w:rPr>
          <w:fldChar w:fldCharType="end"/>
        </w:r>
        <w:r w:rsidR="00415FEA">
          <w:rPr>
            <w:lang w:val="en-US"/>
          </w:rPr>
          <w:t>.</w:t>
        </w:r>
      </w:ins>
      <w:ins w:id="425" w:author="Jan Minx" w:date="2017-11-10T15:54:00Z">
        <w:r w:rsidR="00415FEA">
          <w:rPr>
            <w:lang w:val="en-US"/>
          </w:rPr>
          <w:t xml:space="preserve"> At the same time</w:t>
        </w:r>
      </w:ins>
      <w:ins w:id="426" w:author="Jan Minx" w:date="2017-11-10T15:55:00Z">
        <w:r w:rsidR="00415FEA">
          <w:rPr>
            <w:lang w:val="en-US"/>
          </w:rPr>
          <w:t xml:space="preserve">, the </w:t>
        </w:r>
      </w:ins>
      <w:ins w:id="427" w:author="Jan Minx" w:date="2017-11-10T15:56:00Z">
        <w:r w:rsidR="00415FEA">
          <w:rPr>
            <w:lang w:val="en-US"/>
          </w:rPr>
          <w:t xml:space="preserve">relevant multi-sectoral </w:t>
        </w:r>
      </w:ins>
      <w:ins w:id="428" w:author="Jan Minx" w:date="2017-11-10T15:55:00Z">
        <w:r w:rsidR="00415FEA">
          <w:rPr>
            <w:lang w:val="en-US"/>
          </w:rPr>
          <w:t>discourse</w:t>
        </w:r>
      </w:ins>
      <w:ins w:id="429" w:author="Jan Minx" w:date="2017-11-10T15:56:00Z">
        <w:r w:rsidR="00415FEA">
          <w:rPr>
            <w:lang w:val="en-US"/>
          </w:rPr>
          <w:t>s</w:t>
        </w:r>
      </w:ins>
      <w:ins w:id="430" w:author="Jan Minx" w:date="2017-11-10T15:55:00Z">
        <w:r w:rsidR="00415FEA">
          <w:rPr>
            <w:lang w:val="en-US"/>
          </w:rPr>
          <w:t xml:space="preserve"> on cities takes place </w:t>
        </w:r>
      </w:ins>
      <w:ins w:id="431" w:author="Jan Minx" w:date="2017-11-10T15:56:00Z">
        <w:r w:rsidR="00415FEA">
          <w:rPr>
            <w:lang w:val="en-US"/>
          </w:rPr>
          <w:t xml:space="preserve">in diverse communities, which makes the aggregation of evidence into discrete bodies of </w:t>
        </w:r>
      </w:ins>
      <w:ins w:id="432" w:author="Jan Minx" w:date="2017-11-10T15:58:00Z">
        <w:r w:rsidR="00415FEA">
          <w:rPr>
            <w:lang w:val="en-US"/>
          </w:rPr>
          <w:t>knowledge extremely challenging</w:t>
        </w:r>
      </w:ins>
      <w:ins w:id="433" w:author="William Lamb" w:date="2017-11-10T20:08:00Z">
        <w:r w:rsidR="008517E2">
          <w:rPr>
            <w:lang w:val="en-US"/>
          </w:rPr>
          <w:t xml:space="preserve"> </w:t>
        </w:r>
        <w:r w:rsidR="008517E2">
          <w:rPr>
            <w:lang w:val="en-US"/>
          </w:rPr>
          <w:fldChar w:fldCharType="begin" w:fldLock="1"/>
        </w:r>
      </w:ins>
      <w:r w:rsidR="008517E2">
        <w:rPr>
          <w:lang w:val="en-US"/>
        </w:rPr>
        <w:instrText>ADDIN CSL_CITATION {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"ITEM-2",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"ITEM-2", "issued" : { "date-parts" : [ [ "2014" ] ] }, "page" : "67-76", "title" : "Chapter 12: Human Settlements, Infrastructure, and Spatial Planning", "type" : "article-journal" }, "uris" : [ "http://www.mendeley.com/documents/?uuid=f567b473-9822-4ad1-9981-a70b82d205a8" ] } ], "mendeley" : { "formattedCitation" : "[12,18]", "plainTextFormattedCitation" : "[12,18]", "previouslyFormattedCitation" : "[12,18]" }, "properties" : { "noteIndex" : 2 }, "schema" : "https://github.com/citation-style-language/schema/raw/master/csl-citation.json" }</w:instrText>
      </w:r>
      <w:r w:rsidR="008517E2">
        <w:rPr>
          <w:lang w:val="en-US"/>
        </w:rPr>
        <w:fldChar w:fldCharType="separate"/>
      </w:r>
      <w:r w:rsidR="008517E2" w:rsidRPr="008517E2">
        <w:rPr>
          <w:noProof/>
          <w:lang w:val="en-US"/>
        </w:rPr>
        <w:t>[12,18]</w:t>
      </w:r>
      <w:ins w:id="434" w:author="William Lamb" w:date="2017-11-10T20:08:00Z">
        <w:r w:rsidR="008517E2">
          <w:rPr>
            <w:lang w:val="en-US"/>
          </w:rPr>
          <w:fldChar w:fldCharType="end"/>
        </w:r>
      </w:ins>
      <w:ins w:id="435" w:author="Jan Minx" w:date="2017-11-10T15:58:00Z">
        <w:del w:id="436" w:author="William Lamb" w:date="2017-11-10T20:09:00Z">
          <w:r w:rsidR="00415FEA" w:rsidDel="008517E2">
            <w:rPr>
              <w:lang w:val="en-US"/>
            </w:rPr>
            <w:delText xml:space="preserve"> []</w:delText>
          </w:r>
        </w:del>
        <w:r w:rsidR="00415FEA">
          <w:rPr>
            <w:lang w:val="en-US"/>
          </w:rPr>
          <w:t>.</w:t>
        </w:r>
      </w:ins>
      <w:del w:id="437" w:author="Jan Minx" w:date="2017-11-10T15:58:00Z">
        <w:r w:rsidDel="00415FEA">
          <w:rPr>
            <w:lang w:val="en-US"/>
          </w:rPr>
          <w:delText xml:space="preserve">has not yet been aggregated into </w:delText>
        </w:r>
        <w:r w:rsidDel="00415FEA">
          <w:rPr>
            <w:lang w:val="en-US"/>
          </w:rPr>
          <w:lastRenderedPageBreak/>
          <w:delText xml:space="preserve">discrete bodies of knowledge that can be easily </w:delText>
        </w:r>
        <w:r w:rsidR="00F30B8F" w:rsidDel="00415FEA">
          <w:rPr>
            <w:lang w:val="en-US"/>
          </w:rPr>
          <w:delText>drawn upon</w:delText>
        </w:r>
      </w:del>
      <w:ins w:id="438" w:author="Radhika Khosla" w:date="2017-10-30T15:18:00Z">
        <w:del w:id="439" w:author="Jan Minx" w:date="2017-11-10T15:58:00Z">
          <w:r w:rsidR="006337CF" w:rsidDel="00415FEA">
            <w:rPr>
              <w:lang w:val="en-US"/>
            </w:rPr>
            <w:delText xml:space="preserve">potential </w:delText>
          </w:r>
        </w:del>
      </w:ins>
      <w:del w:id="440" w:author="Jan Minx" w:date="2017-11-10T15:58:00Z">
        <w:r w:rsidDel="00415FEA">
          <w:rPr>
            <w:lang w:val="en-US"/>
          </w:rPr>
          <w:delText xml:space="preserve">. </w:delText>
        </w:r>
        <w:r w:rsidR="00F30B8F" w:rsidDel="00415FEA">
          <w:rPr>
            <w:lang w:val="en-US"/>
          </w:rPr>
          <w:delText>This</w:delText>
        </w:r>
        <w:r w:rsidDel="00415FEA">
          <w:rPr>
            <w:lang w:val="en-US"/>
          </w:rPr>
          <w:delText xml:space="preserve"> reinforce</w:delText>
        </w:r>
        <w:r w:rsidR="00F30B8F" w:rsidDel="00415FEA">
          <w:rPr>
            <w:lang w:val="en-US"/>
          </w:rPr>
          <w:delText>s</w:delText>
        </w:r>
        <w:r w:rsidDel="00415FEA">
          <w:rPr>
            <w:lang w:val="en-US"/>
          </w:rPr>
          <w:delText xml:space="preserve"> the problems caused by “big literature”</w:delText>
        </w:r>
        <w:r w:rsidR="00F30B8F" w:rsidDel="00415FEA">
          <w:rPr>
            <w:lang w:val="en-US"/>
          </w:rPr>
          <w:delText xml:space="preserve"> </w:delText>
        </w:r>
        <w:r w:rsidR="00485EC7" w:rsidDel="00415FEA">
          <w:rPr>
            <w:lang w:val="en-US"/>
          </w:rPr>
          <w:delText xml:space="preserve">as </w:delText>
        </w:r>
        <w:r w:rsidR="00F30B8F" w:rsidDel="00415FEA">
          <w:rPr>
            <w:lang w:val="en-US"/>
          </w:rPr>
          <w:delText xml:space="preserve">described above. </w:delText>
        </w:r>
      </w:del>
      <w:ins w:id="441" w:author="William Lamb" w:date="2017-10-09T13:49:00Z">
        <w:del w:id="442" w:author="Jan Minx" w:date="2017-11-10T15:58:00Z">
          <w:r w:rsidR="006F3055" w:rsidDel="00415FEA">
            <w:rPr>
              <w:lang w:val="en-US"/>
            </w:rPr>
            <w:delText>Not least</w:delText>
          </w:r>
        </w:del>
      </w:ins>
      <w:del w:id="443" w:author="Jan Minx" w:date="2017-11-10T15:58:00Z">
        <w:r w:rsidR="00F30B8F" w:rsidDel="00415FEA">
          <w:rPr>
            <w:lang w:val="en-US"/>
          </w:rPr>
          <w:delText xml:space="preserve">More importantly, </w:delText>
        </w:r>
      </w:del>
      <w:ins w:id="444" w:author="William Lamb" w:date="2017-10-09T16:41:00Z">
        <w:del w:id="445" w:author="Jan Minx" w:date="2017-11-10T15:53:00Z">
          <w:r w:rsidR="008A50D4" w:rsidDel="00415FEA">
            <w:rPr>
              <w:lang w:val="en-US"/>
            </w:rPr>
            <w:delText xml:space="preserve">we still lack a basic </w:delText>
          </w:r>
        </w:del>
      </w:ins>
      <w:del w:id="446" w:author="Jan Minx" w:date="2017-11-10T15:53:00Z">
        <w:r w:rsidR="009B30D5" w:rsidDel="00415FEA">
          <w:rPr>
            <w:lang w:val="en-US"/>
          </w:rPr>
          <w:delText>our understanding of the</w:delText>
        </w:r>
        <w:r w:rsidR="00F30B8F" w:rsidDel="00415FEA">
          <w:rPr>
            <w:lang w:val="en-US"/>
          </w:rPr>
          <w:delText xml:space="preserve"> urban contribution to global emissions</w:delText>
        </w:r>
        <w:r w:rsidR="009B30D5" w:rsidDel="00415FEA">
          <w:rPr>
            <w:lang w:val="en-US"/>
          </w:rPr>
          <w:delText xml:space="preserve"> and the drivers thereof </w:delText>
        </w:r>
        <w:r w:rsidR="00BF076D" w:rsidDel="00415FEA">
          <w:rPr>
            <w:lang w:val="en-US"/>
          </w:rPr>
          <w:delText>remains</w:delText>
        </w:r>
        <w:r w:rsidR="009B30D5" w:rsidDel="00415FEA">
          <w:rPr>
            <w:lang w:val="en-US"/>
          </w:rPr>
          <w:delText xml:space="preserve"> limited</w:delText>
        </w:r>
        <w:r w:rsidR="00F376F2" w:rsidDel="00415FEA">
          <w:rPr>
            <w:lang w:val="en-US"/>
          </w:rPr>
          <w:delText xml:space="preserve"> </w:delText>
        </w:r>
        <w:r w:rsidR="00F376F2" w:rsidDel="00415FEA">
          <w:rPr>
            <w:lang w:val="en-US"/>
          </w:rPr>
          <w:fldChar w:fldCharType="begin" w:fldLock="1"/>
        </w:r>
        <w:r w:rsidR="00C9732A" w:rsidRPr="00415FEA" w:rsidDel="00415FEA">
          <w:rPr>
            <w:lang w:val="en-US"/>
          </w:rPr>
          <w:del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"DOI" : "10.1088/1748-9326/8/3/035039", "ISBN" : "1748-9326", "ISSN" : "1748-9326", "abstract" : "A growing body of literature discusses the CO2 emissions of cities. Still, little is known about emission patterns across density gradients from remote rural places to highly urbanized areas, the drivers behind those emission patterns and the global emissions triggered by consumption in human settlements\u2014referred to here as the carbon footprint. In this letter we use a hybrid method for estimating the carbon footprints of cities and other human settlements in the UK explicitly linking global supply chains to local consumption activities and associated lifestyles. This analysis comprises all areas in the UK, whether rural or urban. We compare our consumption-based results with extended territorial CO2 emission estimates and analyse the driving forces that determine the carbon footprint of human settlements in the UK. Our results show that 90% of the human settlements in the UK are net importers of CO2 emissions. Consumption-based CO2 emissions are much more homogeneous than extended territorial emissions. Both the highest and lowest carbon footprints can be found in urban areas, but the carbon footprint is consistently higher relative to extended territorial CO2 emissions in urban as opposed to rural settlement types. The impact of high or low density living remains limited; instead, carbon footprints can be comparatively high or low across density gradients depending on the location-specific socio-demographic, infrastructural and geographic characteristics of the area under consideration. We show that the carbon footprint of cities and other human settlements in the UK is mainly determined by socio-economic rather than geographic and infrastructural drivers at the spatial aggregation of our analysis. It increases with growing income, education and car ownership as well as decreasing household size. Income is not more important than most other socio-economic determinants of the carbon footprint. Possibly, the relationship between lifestyles and infrastructure only impacts carbon footprints significantly at higher spatial granularity.",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"035039", "issued" : { "date-parts" : [ [ "2013" ] ] }, "page" : "035039", "title" : "Carbon footprints of cities and other human settlements in the UK", "type" : "article-journal", "volume" : "8" }, "uris" : [ "http://www.mendeley.com/documents/?uuid=ef49733b-bf2d-49f9-a01b-adf0a6194a6a"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"[15,18\u201320]", "plainTextFormattedCitation" : "[15,18\u201320]", "previouslyFormattedCitation" : "[15,18\u201320]" }, "properties" : { "formattedCitation" : "{\\rtf [14\\uc0\\u8211{}17]}", "noteIndex" : 0, "plainCitation" : "[14\u201317]" }, "schema" : "https://github.com/citation-style-language/schema/raw/master/csl-citation.json" }</w:delInstrText>
        </w:r>
        <w:r w:rsidR="00F376F2" w:rsidDel="00415FEA">
          <w:rPr>
            <w:lang w:val="en-US"/>
          </w:rPr>
          <w:fldChar w:fldCharType="separate"/>
        </w:r>
        <w:r w:rsidR="00C9732A" w:rsidRPr="00C9732A" w:rsidDel="00415FEA">
          <w:rPr>
            <w:rFonts w:ascii="Calibri" w:hAnsi="Calibri" w:cs="Calibri"/>
            <w:noProof/>
            <w:szCs w:val="24"/>
            <w:lang w:val="en-US"/>
          </w:rPr>
          <w:delText>[15,18–20]</w:delText>
        </w:r>
        <w:r w:rsidR="00F376F2" w:rsidDel="00415FEA">
          <w:rPr>
            <w:lang w:val="en-US"/>
          </w:rPr>
          <w:fldChar w:fldCharType="end"/>
        </w:r>
        <w:r w:rsidR="009B30D5" w:rsidDel="00415FEA">
          <w:rPr>
            <w:lang w:val="en-US"/>
          </w:rPr>
          <w:delText>.</w:delText>
        </w:r>
      </w:del>
    </w:p>
    <w:p w14:paraId="530B34BE" w14:textId="17B00F85" w:rsidR="00D27333" w:rsidRDefault="00C9383A" w:rsidP="00B36DFC">
      <w:pPr>
        <w:rPr>
          <w:lang w:val="en-US"/>
        </w:rPr>
      </w:pPr>
      <w:r>
        <w:rPr>
          <w:lang w:val="en-US"/>
        </w:rPr>
        <w:t>T</w:t>
      </w:r>
      <w:r w:rsidR="003D5BF4">
        <w:rPr>
          <w:lang w:val="en-US"/>
        </w:rPr>
        <w:t xml:space="preserve">o </w:t>
      </w:r>
      <w:r>
        <w:rPr>
          <w:lang w:val="en-US"/>
        </w:rPr>
        <w:t>enable a more</w:t>
      </w:r>
      <w:r w:rsidR="003D5BF4">
        <w:rPr>
          <w:lang w:val="en-US"/>
        </w:rPr>
        <w:t xml:space="preserve"> </w:t>
      </w:r>
      <w:ins w:id="447" w:author="Radhika Khosla" w:date="2017-10-30T15:18:00Z">
        <w:r w:rsidR="006337CF">
          <w:rPr>
            <w:lang w:val="en-US"/>
          </w:rPr>
          <w:t xml:space="preserve">robust and </w:t>
        </w:r>
      </w:ins>
      <w:r w:rsidR="003D5BF4">
        <w:rPr>
          <w:lang w:val="en-US"/>
        </w:rPr>
        <w:t>transparent assessment</w:t>
      </w:r>
      <w:del w:id="448" w:author="William Lamb" w:date="2017-10-24T12:04:00Z">
        <w:r w:rsidR="003D5BF4" w:rsidDel="00E25C87">
          <w:rPr>
            <w:lang w:val="en-US"/>
          </w:rPr>
          <w:delText>s</w:delText>
        </w:r>
      </w:del>
      <w:r w:rsidR="003D5BF4">
        <w:rPr>
          <w:lang w:val="en-US"/>
        </w:rPr>
        <w:t xml:space="preserve"> of the role of cities in climate change mitigation</w:t>
      </w:r>
      <w:ins w:id="449" w:author="William Lamb" w:date="2017-10-09T13:49:00Z">
        <w:r w:rsidR="006F3055">
          <w:rPr>
            <w:lang w:val="en-US"/>
          </w:rPr>
          <w:t>,</w:t>
        </w:r>
      </w:ins>
      <w:r w:rsidR="003D5BF4">
        <w:rPr>
          <w:lang w:val="en-US"/>
        </w:rPr>
        <w:t xml:space="preserve"> and to </w:t>
      </w:r>
      <w:r>
        <w:rPr>
          <w:lang w:val="en-US"/>
        </w:rPr>
        <w:t>advance</w:t>
      </w:r>
      <w:r w:rsidR="003D5BF4">
        <w:rPr>
          <w:lang w:val="en-US"/>
        </w:rPr>
        <w:t xml:space="preserve"> discussions in urban climate change research, the relevant literature base</w:t>
      </w:r>
      <w:r>
        <w:rPr>
          <w:lang w:val="en-US"/>
        </w:rPr>
        <w:t xml:space="preserve"> needs to be characterized</w:t>
      </w:r>
      <w:r w:rsidR="008E54CF">
        <w:rPr>
          <w:lang w:val="en-US"/>
        </w:rPr>
        <w:t xml:space="preserve"> to</w:t>
      </w:r>
      <w:r w:rsidR="00D7744A">
        <w:rPr>
          <w:lang w:val="en-US"/>
        </w:rPr>
        <w:t xml:space="preserve"> answer </w:t>
      </w:r>
      <w:del w:id="450" w:author="Radhika Khosla" w:date="2017-11-08T15:50:00Z">
        <w:r w:rsidR="00D7744A" w:rsidDel="00781761">
          <w:rPr>
            <w:lang w:val="en-US"/>
          </w:rPr>
          <w:delText xml:space="preserve">key </w:delText>
        </w:r>
      </w:del>
      <w:ins w:id="451" w:author="Radhika Khosla" w:date="2017-11-08T15:50:00Z">
        <w:r w:rsidR="00781761">
          <w:rPr>
            <w:lang w:val="en-US"/>
          </w:rPr>
          <w:t xml:space="preserve">a few </w:t>
        </w:r>
      </w:ins>
      <w:r w:rsidR="00D7744A">
        <w:rPr>
          <w:lang w:val="en-US"/>
        </w:rPr>
        <w:t>questions:</w:t>
      </w:r>
      <w:r w:rsidR="003D5BF4">
        <w:rPr>
          <w:lang w:val="en-US"/>
        </w:rPr>
        <w:t xml:space="preserve"> </w:t>
      </w:r>
      <w:ins w:id="452" w:author="William Lamb" w:date="2017-10-24T11:45:00Z">
        <w:r w:rsidR="00F07C4B" w:rsidRPr="00290554">
          <w:rPr>
            <w:lang w:val="en-US"/>
          </w:rPr>
          <w:t>How is the literature organized in terms of key objectives and</w:t>
        </w:r>
      </w:ins>
      <w:ins w:id="453" w:author="Radhika Khosla" w:date="2017-10-30T15:19:00Z">
        <w:r w:rsidR="00F07C4B">
          <w:rPr>
            <w:lang w:val="en-US"/>
          </w:rPr>
          <w:t>/or</w:t>
        </w:r>
      </w:ins>
      <w:ins w:id="454" w:author="William Lamb" w:date="2017-10-24T11:45:00Z">
        <w:r w:rsidR="00F07C4B" w:rsidRPr="00290554">
          <w:rPr>
            <w:lang w:val="en-US"/>
          </w:rPr>
          <w:t xml:space="preserve"> policies for the short, medium and long-term?</w:t>
        </w:r>
      </w:ins>
      <w:del w:id="455" w:author="William Lamb" w:date="2017-10-24T11:46:00Z">
        <w:r w:rsidR="00F07C4B" w:rsidDel="00290554">
          <w:rPr>
            <w:lang w:val="en-US"/>
          </w:rPr>
          <w:delText>And how can it be organized around a coherent set of objectives and policies in the short, medium and long-term?</w:delText>
        </w:r>
      </w:del>
      <w:r w:rsidR="00F07C4B">
        <w:rPr>
          <w:lang w:val="en-US"/>
        </w:rPr>
        <w:t xml:space="preserve"> </w:t>
      </w:r>
      <w:del w:id="456" w:author="William Lamb" w:date="2017-10-24T11:42:00Z">
        <w:r w:rsidDel="00290554">
          <w:rPr>
            <w:lang w:val="en-US"/>
          </w:rPr>
          <w:delText>W</w:delText>
        </w:r>
        <w:r w:rsidR="00787C57" w:rsidDel="00290554">
          <w:rPr>
            <w:lang w:val="en-US"/>
          </w:rPr>
          <w:delText xml:space="preserve">hat part of the urban literature should </w:delText>
        </w:r>
        <w:r w:rsidR="00B36DFC" w:rsidDel="00290554">
          <w:rPr>
            <w:lang w:val="en-US"/>
          </w:rPr>
          <w:delText xml:space="preserve">actually </w:delText>
        </w:r>
        <w:r w:rsidR="00787C57" w:rsidDel="00290554">
          <w:rPr>
            <w:lang w:val="en-US"/>
          </w:rPr>
          <w:delText>be considered in the upcoming special report</w:delText>
        </w:r>
      </w:del>
      <w:ins w:id="457" w:author="William Lamb" w:date="2017-10-24T11:42:00Z">
        <w:r w:rsidR="00290554">
          <w:rPr>
            <w:lang w:val="en-US"/>
          </w:rPr>
          <w:t>What are the core topic areas in the literature that</w:t>
        </w:r>
      </w:ins>
      <w:ins w:id="458" w:author="Radhika Khosla" w:date="2017-10-30T15:19:00Z">
        <w:r w:rsidR="009F1536">
          <w:rPr>
            <w:lang w:val="en-US"/>
          </w:rPr>
          <w:t xml:space="preserve"> currently</w:t>
        </w:r>
      </w:ins>
      <w:ins w:id="459" w:author="William Lamb" w:date="2017-10-24T11:42:00Z">
        <w:r w:rsidR="00290554">
          <w:rPr>
            <w:lang w:val="en-US"/>
          </w:rPr>
          <w:t xml:space="preserve"> emphasize urban </w:t>
        </w:r>
      </w:ins>
      <w:ins w:id="460" w:author="William Lamb" w:date="2017-10-25T15:29:00Z">
        <w:r w:rsidR="00567F2B">
          <w:rPr>
            <w:lang w:val="en-US"/>
          </w:rPr>
          <w:t xml:space="preserve">climate change </w:t>
        </w:r>
      </w:ins>
      <w:ins w:id="461" w:author="William Lamb" w:date="2017-10-24T11:42:00Z">
        <w:r w:rsidR="00290554">
          <w:rPr>
            <w:lang w:val="en-US"/>
          </w:rPr>
          <w:t>mitigation</w:t>
        </w:r>
      </w:ins>
      <w:r>
        <w:rPr>
          <w:lang w:val="en-US"/>
        </w:rPr>
        <w:t>?</w:t>
      </w:r>
      <w:r w:rsidR="00787C57">
        <w:rPr>
          <w:lang w:val="en-US"/>
        </w:rPr>
        <w:t xml:space="preserve"> </w:t>
      </w:r>
      <w:r w:rsidR="00CA0A34">
        <w:rPr>
          <w:lang w:val="en-US"/>
        </w:rPr>
        <w:t xml:space="preserve">What are the </w:t>
      </w:r>
      <w:r w:rsidR="00D805AA">
        <w:rPr>
          <w:lang w:val="en-US"/>
        </w:rPr>
        <w:t xml:space="preserve">epistemic communities that </w:t>
      </w:r>
      <w:r w:rsidR="00CA0A34">
        <w:rPr>
          <w:lang w:val="en-US"/>
        </w:rPr>
        <w:t xml:space="preserve">drive this growing urban literature? </w:t>
      </w:r>
      <w:ins w:id="462" w:author="Radhika Khosla" w:date="2017-10-30T15:19:00Z">
        <w:r w:rsidR="009F1536">
          <w:rPr>
            <w:lang w:val="en-US"/>
          </w:rPr>
          <w:t xml:space="preserve">Finally, what </w:t>
        </w:r>
        <w:del w:id="463" w:author="William Lamb" w:date="2017-11-02T10:34:00Z">
          <w:r w:rsidR="009F1536" w:rsidDel="00D47DDA">
            <w:rPr>
              <w:lang w:val="en-US"/>
            </w:rPr>
            <w:delText xml:space="preserve">are the </w:delText>
          </w:r>
        </w:del>
        <w:r w:rsidR="009F1536">
          <w:rPr>
            <w:lang w:val="en-US"/>
          </w:rPr>
          <w:t>method</w:t>
        </w:r>
        <w:del w:id="464" w:author="William Lamb" w:date="2017-11-02T10:34:00Z">
          <w:r w:rsidR="009F1536" w:rsidDel="00D47DDA">
            <w:rPr>
              <w:lang w:val="en-US"/>
            </w:rPr>
            <w:delText xml:space="preserve">ological </w:delText>
          </w:r>
        </w:del>
      </w:ins>
      <w:ins w:id="465" w:author="William Lamb" w:date="2017-11-02T10:34:00Z">
        <w:r w:rsidR="00D47DDA">
          <w:rPr>
            <w:lang w:val="en-US"/>
          </w:rPr>
          <w:t xml:space="preserve">s can be drawn upon to </w:t>
        </w:r>
      </w:ins>
      <w:ins w:id="466" w:author="William Lamb" w:date="2017-11-02T10:35:00Z">
        <w:r w:rsidR="00FE7CEA">
          <w:rPr>
            <w:lang w:val="en-US"/>
          </w:rPr>
          <w:t xml:space="preserve">assist </w:t>
        </w:r>
      </w:ins>
      <w:ins w:id="467" w:author="William Lamb" w:date="2017-11-03T10:09:00Z">
        <w:r w:rsidR="00010E42">
          <w:rPr>
            <w:lang w:val="en-US"/>
          </w:rPr>
          <w:t xml:space="preserve">in </w:t>
        </w:r>
      </w:ins>
      <w:ins w:id="468" w:author="William Lamb" w:date="2017-11-02T10:35:00Z">
        <w:r w:rsidR="00FE7CEA">
          <w:rPr>
            <w:lang w:val="en-US"/>
          </w:rPr>
          <w:t>the synthesis of urban literature</w:t>
        </w:r>
      </w:ins>
      <w:ins w:id="469" w:author="William Lamb" w:date="2017-11-03T10:09:00Z">
        <w:r w:rsidR="00010E42">
          <w:rPr>
            <w:lang w:val="en-US"/>
          </w:rPr>
          <w:t>s</w:t>
        </w:r>
      </w:ins>
      <w:ins w:id="470" w:author="William Lamb" w:date="2017-11-02T10:35:00Z">
        <w:r w:rsidR="00FE7CEA">
          <w:rPr>
            <w:lang w:val="en-US"/>
          </w:rPr>
          <w:t>?</w:t>
        </w:r>
      </w:ins>
      <w:ins w:id="471" w:author="Radhika Khosla" w:date="2017-10-30T15:19:00Z">
        <w:del w:id="472" w:author="William Lamb" w:date="2017-11-02T10:35:00Z">
          <w:r w:rsidR="009F1536" w:rsidDel="00FE7CEA">
            <w:rPr>
              <w:lang w:val="en-US"/>
            </w:rPr>
            <w:delText>approaches by which these questions can be answered?</w:delText>
          </w:r>
        </w:del>
      </w:ins>
    </w:p>
    <w:p w14:paraId="3CE459FF" w14:textId="294822D2" w:rsidR="0075694D" w:rsidDel="008F1FD6" w:rsidRDefault="007C73B3">
      <w:pPr>
        <w:rPr>
          <w:del w:id="473" w:author="William Lamb" w:date="2017-11-10T11:41:00Z"/>
          <w:lang w:val="en-US"/>
        </w:rPr>
      </w:pPr>
      <w:ins w:id="474" w:author="William Lamb" w:date="2017-10-09T16:45:00Z">
        <w:r>
          <w:rPr>
            <w:lang w:val="en-US"/>
          </w:rPr>
          <w:t xml:space="preserve">As a first step towards addressing these issues, </w:t>
        </w:r>
      </w:ins>
      <w:del w:id="475" w:author="William Lamb" w:date="2017-10-09T16:45:00Z">
        <w:r w:rsidR="00743CDE" w:rsidDel="007C73B3">
          <w:rPr>
            <w:lang w:val="en-US"/>
          </w:rPr>
          <w:delText>T</w:delText>
        </w:r>
      </w:del>
      <w:ins w:id="476" w:author="William Lamb" w:date="2017-10-09T16:45:00Z">
        <w:r>
          <w:rPr>
            <w:lang w:val="en-US"/>
          </w:rPr>
          <w:t>t</w:t>
        </w:r>
      </w:ins>
      <w:r w:rsidR="00743CDE">
        <w:rPr>
          <w:lang w:val="en-US"/>
        </w:rPr>
        <w:t xml:space="preserve">his paper </w:t>
      </w:r>
      <w:r w:rsidR="00D7744A">
        <w:rPr>
          <w:lang w:val="en-US"/>
        </w:rPr>
        <w:t xml:space="preserve">systematically </w:t>
      </w:r>
      <w:r w:rsidR="00961E05">
        <w:rPr>
          <w:lang w:val="en-US"/>
        </w:rPr>
        <w:t>identif</w:t>
      </w:r>
      <w:r w:rsidR="00D7744A">
        <w:rPr>
          <w:lang w:val="en-US"/>
        </w:rPr>
        <w:t xml:space="preserve">ies </w:t>
      </w:r>
      <w:ins w:id="477" w:author="William Lamb" w:date="2017-10-09T13:55:00Z">
        <w:r w:rsidR="000E5FEC">
          <w:rPr>
            <w:lang w:val="en-US"/>
          </w:rPr>
          <w:t xml:space="preserve">the </w:t>
        </w:r>
      </w:ins>
      <w:del w:id="478" w:author="William Lamb" w:date="2017-10-09T13:50:00Z">
        <w:r w:rsidR="00961E05" w:rsidDel="006F3055">
          <w:rPr>
            <w:lang w:val="en-US"/>
          </w:rPr>
          <w:delText>identify</w:delText>
        </w:r>
        <w:r w:rsidR="005F3234" w:rsidDel="006F3055">
          <w:rPr>
            <w:lang w:val="en-US"/>
          </w:rPr>
          <w:delText xml:space="preserve"> </w:delText>
        </w:r>
      </w:del>
      <w:r w:rsidR="00743CDE">
        <w:rPr>
          <w:lang w:val="en-US"/>
        </w:rPr>
        <w:t>relevant literature on cities and climate change</w:t>
      </w:r>
      <w:ins w:id="479" w:author="Radhika Khosla" w:date="2017-10-30T15:20:00Z">
        <w:r w:rsidR="00192790">
          <w:rPr>
            <w:lang w:val="en-US"/>
          </w:rPr>
          <w:t xml:space="preserve"> based on methods from </w:t>
        </w:r>
      </w:ins>
      <w:ins w:id="480" w:author="Radhika Khosla" w:date="2017-10-30T15:21:00Z">
        <w:r w:rsidR="00192790">
          <w:rPr>
            <w:lang w:val="en-US"/>
          </w:rPr>
          <w:t>computational</w:t>
        </w:r>
      </w:ins>
      <w:ins w:id="481" w:author="Radhika Khosla" w:date="2017-10-30T15:20:00Z">
        <w:r w:rsidR="00192790">
          <w:rPr>
            <w:lang w:val="en-US"/>
          </w:rPr>
          <w:t xml:space="preserve"> </w:t>
        </w:r>
      </w:ins>
      <w:ins w:id="482" w:author="Radhika Khosla" w:date="2017-10-30T15:21:00Z">
        <w:r w:rsidR="00192790">
          <w:rPr>
            <w:lang w:val="en-US"/>
          </w:rPr>
          <w:t>linguistics</w:t>
        </w:r>
      </w:ins>
      <w:ins w:id="483" w:author="Radhika Khosla" w:date="2017-10-30T15:20:00Z">
        <w:r w:rsidR="00192790">
          <w:rPr>
            <w:lang w:val="en-US"/>
          </w:rPr>
          <w:t xml:space="preserve">. </w:t>
        </w:r>
      </w:ins>
      <w:ins w:id="484" w:author="Radhika Khosla" w:date="2017-10-30T15:21:00Z">
        <w:del w:id="485" w:author="William Lamb" w:date="2017-11-02T10:37:00Z">
          <w:r w:rsidR="00192790" w:rsidDel="00FE7CEA">
            <w:rPr>
              <w:lang w:val="en-US"/>
            </w:rPr>
            <w:delText>The paper</w:delText>
          </w:r>
        </w:del>
      </w:ins>
      <w:del w:id="486" w:author="William Lamb" w:date="2017-11-02T10:37:00Z">
        <w:r w:rsidR="00977D3F" w:rsidDel="00FE7CEA">
          <w:rPr>
            <w:lang w:val="en-US"/>
          </w:rPr>
          <w:delText>,</w:delText>
        </w:r>
        <w:r w:rsidR="00743CDE" w:rsidDel="00FE7CEA">
          <w:rPr>
            <w:lang w:val="en-US"/>
          </w:rPr>
          <w:delText xml:space="preserve"> and</w:delText>
        </w:r>
      </w:del>
      <w:del w:id="487" w:author="William Lamb" w:date="2017-11-02T10:38:00Z">
        <w:r w:rsidR="00743CDE" w:rsidDel="00FE7CEA">
          <w:rPr>
            <w:lang w:val="en-US"/>
          </w:rPr>
          <w:delText xml:space="preserve"> analyz</w:delText>
        </w:r>
        <w:r w:rsidR="00977D3F" w:rsidDel="00FE7CEA">
          <w:rPr>
            <w:lang w:val="en-US"/>
          </w:rPr>
          <w:delText>e</w:delText>
        </w:r>
      </w:del>
      <w:del w:id="488" w:author="William Lamb" w:date="2017-11-02T10:37:00Z">
        <w:r w:rsidR="00D27333" w:rsidDel="00FE7CEA">
          <w:rPr>
            <w:lang w:val="en-US"/>
          </w:rPr>
          <w:delText>s</w:delText>
        </w:r>
      </w:del>
      <w:del w:id="489" w:author="William Lamb" w:date="2017-11-02T10:38:00Z">
        <w:r w:rsidR="00743CDE" w:rsidDel="00FE7CEA">
          <w:rPr>
            <w:lang w:val="en-US"/>
          </w:rPr>
          <w:delText xml:space="preserve"> </w:delText>
        </w:r>
        <w:r w:rsidR="005C635A" w:rsidDel="00FE7CEA">
          <w:rPr>
            <w:lang w:val="en-US"/>
          </w:rPr>
          <w:delText>t</w:delText>
        </w:r>
      </w:del>
      <w:ins w:id="490" w:author="William Lamb" w:date="2017-11-02T10:38:00Z">
        <w:r w:rsidR="00FE7CEA">
          <w:rPr>
            <w:lang w:val="en-US"/>
          </w:rPr>
          <w:t>T</w:t>
        </w:r>
      </w:ins>
      <w:r w:rsidR="005C635A">
        <w:rPr>
          <w:lang w:val="en-US"/>
        </w:rPr>
        <w:t xml:space="preserve">he state </w:t>
      </w:r>
      <w:del w:id="491" w:author="William Lamb" w:date="2017-11-02T16:33:00Z">
        <w:r w:rsidR="005C635A" w:rsidDel="00953310">
          <w:rPr>
            <w:lang w:val="en-US"/>
          </w:rPr>
          <w:delText xml:space="preserve">and evolution </w:delText>
        </w:r>
      </w:del>
      <w:r w:rsidR="005C635A">
        <w:rPr>
          <w:lang w:val="en-US"/>
        </w:rPr>
        <w:t xml:space="preserve">of the research field </w:t>
      </w:r>
      <w:r w:rsidR="00961E05">
        <w:rPr>
          <w:lang w:val="en-US"/>
        </w:rPr>
        <w:t xml:space="preserve">in terms of </w:t>
      </w:r>
      <w:r w:rsidR="002D304E">
        <w:rPr>
          <w:lang w:val="en-US"/>
        </w:rPr>
        <w:t xml:space="preserve">its </w:t>
      </w:r>
      <w:r w:rsidR="00961E05">
        <w:rPr>
          <w:lang w:val="en-US"/>
        </w:rPr>
        <w:t xml:space="preserve">thematic structure </w:t>
      </w:r>
      <w:ins w:id="492" w:author="William Lamb" w:date="2017-11-02T10:38:00Z">
        <w:r w:rsidR="00FE7CEA">
          <w:rPr>
            <w:lang w:val="en-US"/>
          </w:rPr>
          <w:t xml:space="preserve">is analyzed </w:t>
        </w:r>
      </w:ins>
      <w:del w:id="493" w:author="Radhika Khosla" w:date="2017-10-30T15:21:00Z">
        <w:r w:rsidR="005C635A" w:rsidDel="00E839F9">
          <w:rPr>
            <w:lang w:val="en-US"/>
          </w:rPr>
          <w:delText>as a corner stone for</w:delText>
        </w:r>
      </w:del>
      <w:ins w:id="494" w:author="Radhika Khosla" w:date="2017-10-30T15:21:00Z">
        <w:r w:rsidR="00E839F9">
          <w:rPr>
            <w:lang w:val="en-US"/>
          </w:rPr>
          <w:t>to inform</w:t>
        </w:r>
      </w:ins>
      <w:r w:rsidR="005C635A">
        <w:rPr>
          <w:lang w:val="en-US"/>
        </w:rPr>
        <w:t xml:space="preserve"> </w:t>
      </w:r>
      <w:r w:rsidR="00743CDE">
        <w:rPr>
          <w:lang w:val="en-US"/>
        </w:rPr>
        <w:t xml:space="preserve">the upcoming special report on the 1.5°C goal. We build a </w:t>
      </w:r>
      <w:del w:id="495" w:author="William Lamb" w:date="2017-10-25T15:32:00Z">
        <w:r w:rsidR="00743CDE" w:rsidDel="00567F2B">
          <w:rPr>
            <w:lang w:val="en-US"/>
          </w:rPr>
          <w:delText xml:space="preserve">transparent and </w:delText>
        </w:r>
      </w:del>
      <w:r w:rsidR="00743CDE">
        <w:rPr>
          <w:lang w:val="en-US"/>
        </w:rPr>
        <w:t>reproducible search query based on our understanding of the urban literature</w:t>
      </w:r>
      <w:r w:rsidR="004D0A2E">
        <w:rPr>
          <w:lang w:val="en-US"/>
        </w:rPr>
        <w:t xml:space="preserve">, </w:t>
      </w:r>
      <w:r w:rsidR="00797DC1">
        <w:rPr>
          <w:lang w:val="en-US"/>
        </w:rPr>
        <w:t xml:space="preserve">focusing on urban mitigation measures </w:t>
      </w:r>
      <w:ins w:id="496" w:author="William Lamb" w:date="2017-10-09T14:06:00Z">
        <w:r w:rsidR="00BC170A">
          <w:rPr>
            <w:lang w:val="en-US"/>
          </w:rPr>
          <w:t xml:space="preserve">and policies </w:t>
        </w:r>
      </w:ins>
      <w:r w:rsidR="00797DC1">
        <w:rPr>
          <w:lang w:val="en-US"/>
        </w:rPr>
        <w:t>related to transport, buildings, waste, and urban form</w:t>
      </w:r>
      <w:del w:id="497" w:author="William Lamb" w:date="2017-10-09T14:06:00Z">
        <w:r w:rsidR="00797DC1" w:rsidDel="00BC170A">
          <w:rPr>
            <w:lang w:val="en-US"/>
          </w:rPr>
          <w:delText xml:space="preserve">, but also including </w:delText>
        </w:r>
        <w:r w:rsidR="00E131F6" w:rsidDel="00BC170A">
          <w:rPr>
            <w:lang w:val="en-US"/>
          </w:rPr>
          <w:delText xml:space="preserve">wider </w:delText>
        </w:r>
        <w:r w:rsidR="00797DC1" w:rsidDel="00BC170A">
          <w:rPr>
            <w:lang w:val="en-US"/>
          </w:rPr>
          <w:delText>climate policies</w:delText>
        </w:r>
      </w:del>
      <w:r w:rsidR="00AC338A">
        <w:rPr>
          <w:lang w:val="en-US"/>
        </w:rPr>
        <w:t xml:space="preserve">. </w:t>
      </w:r>
      <w:r w:rsidR="00DF4C7A">
        <w:rPr>
          <w:lang w:val="en-US"/>
        </w:rPr>
        <w:t xml:space="preserve">We </w:t>
      </w:r>
      <w:del w:id="498" w:author="William Lamb" w:date="2017-10-25T15:31:00Z">
        <w:r w:rsidR="00DF4C7A" w:rsidDel="00567F2B">
          <w:rPr>
            <w:lang w:val="en-US"/>
          </w:rPr>
          <w:delText>apply topic modelling</w:delText>
        </w:r>
        <w:r w:rsidR="00286CC1" w:rsidDel="00567F2B">
          <w:rPr>
            <w:lang w:val="en-US"/>
          </w:rPr>
          <w:delText xml:space="preserve"> </w:delText>
        </w:r>
        <w:r w:rsidR="00AB2E3C" w:rsidDel="00567F2B">
          <w:rPr>
            <w:lang w:val="en-US"/>
          </w:rPr>
          <w:fldChar w:fldCharType="begin" w:fldLock="1"/>
        </w:r>
        <w:r w:rsidR="003002DF" w:rsidRPr="009D180B" w:rsidDel="00567F2B">
          <w:rPr>
            <w:lang w:val="en-US"/>
          </w:rPr>
          <w:delInstrText>ADDIN CSL_CITATION { "citationID" : "vzszbrHo", "citationItems" : [ { "id" : "ITEM-1", "itemData" : { "DOI" : "10.1145/2133806.2133826", "author" : [ { "dropping-particle" : "", "family" : "Blei", "given" : "David M.", "non-dropping-particle" : "", "parse-names" : false, "suffix" : "" } ], "container-title" : "Communications of the ACM", "id" : "ITEM-1", "issue" : "4", "issued" : { "date-parts" : [ [ "2012" ] ] }, "page" : "77-84", "title" : "Probabilistic Topic Models", "type" : "article-journal", "volume" : "55" }, "uri" : [ "http://www.mendeley.com/documents/?uuid=72231853-8d9e-4a5d-bd90-b2346e24357c" ], "uris" : [ "http://www.mendeley.com/documents/?uuid=72231853-8d9e-4a5d-bd90-b2346e24357c" ] } ], "mendeley" : { "formattedCitation" : "[22]", "plainTextFormattedCitation" : "[22]", "previouslyFormattedCitation" : "[22]" }, "properties" : { "formattedCitation" : "[18]", "noteIndex" : 0, "plainCitation" : "[18]" }, "schema" : "https://github.com/citation-style-language/schema/raw/master/csl-citation.json" }</w:delInstrText>
        </w:r>
        <w:r w:rsidR="00AB2E3C" w:rsidDel="00567F2B">
          <w:rPr>
            <w:lang w:val="en-US"/>
          </w:rPr>
          <w:fldChar w:fldCharType="separate"/>
        </w:r>
        <w:r w:rsidR="00D22A60" w:rsidRPr="00567F2B" w:rsidDel="00567F2B">
          <w:rPr>
            <w:rFonts w:ascii="Calibri" w:hAnsi="Calibri" w:cs="Calibri"/>
            <w:noProof/>
            <w:lang w:val="en-US"/>
          </w:rPr>
          <w:delText>[22]</w:delText>
        </w:r>
        <w:r w:rsidR="00AB2E3C" w:rsidDel="00567F2B">
          <w:rPr>
            <w:lang w:val="en-US"/>
          </w:rPr>
          <w:fldChar w:fldCharType="end"/>
        </w:r>
      </w:del>
      <w:ins w:id="499" w:author="William Lamb" w:date="2017-10-25T15:31:00Z">
        <w:r w:rsidR="00567F2B">
          <w:rPr>
            <w:lang w:val="en-US"/>
          </w:rPr>
          <w:t>use automated content analysis</w:t>
        </w:r>
      </w:ins>
      <w:r w:rsidR="00DF4C7A">
        <w:rPr>
          <w:lang w:val="en-US"/>
        </w:rPr>
        <w:t xml:space="preserve"> to </w:t>
      </w:r>
      <w:del w:id="500" w:author="William Lamb" w:date="2017-11-03T16:54:00Z">
        <w:r w:rsidR="002D304E" w:rsidDel="009D180B">
          <w:rPr>
            <w:lang w:val="en-US"/>
          </w:rPr>
          <w:delText xml:space="preserve">endogenously </w:delText>
        </w:r>
      </w:del>
      <w:ins w:id="501" w:author="William Lamb" w:date="2017-11-03T16:54:00Z">
        <w:r w:rsidR="009D180B">
          <w:rPr>
            <w:lang w:val="en-US"/>
          </w:rPr>
          <w:t xml:space="preserve">gain an overview of the </w:t>
        </w:r>
      </w:ins>
      <w:del w:id="502" w:author="William Lamb" w:date="2017-10-09T14:05:00Z">
        <w:r w:rsidR="002D304E" w:rsidDel="00BC170A">
          <w:rPr>
            <w:lang w:val="en-US"/>
          </w:rPr>
          <w:delText xml:space="preserve">identify </w:delText>
        </w:r>
      </w:del>
      <w:del w:id="503" w:author="William Lamb" w:date="2017-11-03T16:54:00Z">
        <w:r w:rsidR="00DF4C7A" w:rsidDel="009D180B">
          <w:rPr>
            <w:lang w:val="en-US"/>
          </w:rPr>
          <w:delText xml:space="preserve">the </w:delText>
        </w:r>
      </w:del>
      <w:ins w:id="504" w:author="William Lamb" w:date="2017-11-03T16:55:00Z">
        <w:r w:rsidR="009D180B">
          <w:rPr>
            <w:lang w:val="en-US"/>
          </w:rPr>
          <w:t>topics and themes in this literature</w:t>
        </w:r>
      </w:ins>
      <w:del w:id="505" w:author="William Lamb" w:date="2017-11-03T16:55:00Z">
        <w:r w:rsidR="00DF4C7A" w:rsidDel="009D180B">
          <w:rPr>
            <w:lang w:val="en-US"/>
          </w:rPr>
          <w:delText xml:space="preserve">thematic structure of the literature </w:delText>
        </w:r>
      </w:del>
      <w:del w:id="506" w:author="William Lamb" w:date="2017-10-25T15:31:00Z">
        <w:r w:rsidR="00DF4C7A" w:rsidDel="00567F2B">
          <w:rPr>
            <w:lang w:val="en-US"/>
          </w:rPr>
          <w:delText xml:space="preserve">corpus </w:delText>
        </w:r>
      </w:del>
      <w:del w:id="507" w:author="William Lamb" w:date="2017-11-03T16:55:00Z">
        <w:r w:rsidR="00DF4C7A" w:rsidDel="009D180B">
          <w:rPr>
            <w:lang w:val="en-US"/>
          </w:rPr>
          <w:delText>identified</w:delText>
        </w:r>
      </w:del>
      <w:del w:id="508" w:author="William Lamb" w:date="2017-10-25T15:32:00Z">
        <w:r w:rsidR="00DF4C7A" w:rsidDel="00567F2B">
          <w:rPr>
            <w:lang w:val="en-US"/>
          </w:rPr>
          <w:delText xml:space="preserve">. </w:delText>
        </w:r>
      </w:del>
      <w:ins w:id="509" w:author="William Lamb" w:date="2017-10-25T15:32:00Z">
        <w:r w:rsidR="00567F2B">
          <w:rPr>
            <w:lang w:val="en-US"/>
          </w:rPr>
          <w:t xml:space="preserve">, and bibliometric analysis to </w:t>
        </w:r>
      </w:ins>
      <w:ins w:id="510" w:author="William Lamb" w:date="2017-10-25T15:33:00Z">
        <w:r w:rsidR="00567F2B">
          <w:rPr>
            <w:lang w:val="en-US"/>
          </w:rPr>
          <w:t>identify</w:t>
        </w:r>
      </w:ins>
      <w:ins w:id="511" w:author="William Lamb" w:date="2017-10-25T15:32:00Z">
        <w:r w:rsidR="00567F2B">
          <w:rPr>
            <w:lang w:val="en-US"/>
          </w:rPr>
          <w:t xml:space="preserve"> epistemic communities in the field.</w:t>
        </w:r>
      </w:ins>
      <w:ins w:id="512" w:author="William Lamb" w:date="2017-10-25T15:33:00Z">
        <w:r w:rsidR="00567F2B">
          <w:rPr>
            <w:lang w:val="en-US"/>
          </w:rPr>
          <w:t xml:space="preserve"> </w:t>
        </w:r>
      </w:ins>
      <w:ins w:id="513" w:author="William Lamb" w:date="2017-11-02T10:39:00Z">
        <w:r w:rsidR="00FE7CEA">
          <w:rPr>
            <w:lang w:val="en-US"/>
          </w:rPr>
          <w:t>Finally, we deploy these methods to</w:t>
        </w:r>
      </w:ins>
      <w:ins w:id="514" w:author="Radhika Khosla" w:date="2017-10-30T15:22:00Z">
        <w:del w:id="515" w:author="William Lamb" w:date="2017-11-02T10:39:00Z">
          <w:r w:rsidR="00E839F9" w:rsidDel="00FE7CEA">
            <w:rPr>
              <w:lang w:val="en-US"/>
            </w:rPr>
            <w:delText>Then, u</w:delText>
          </w:r>
        </w:del>
      </w:ins>
      <w:ins w:id="516" w:author="William Lamb" w:date="2017-10-25T15:35:00Z">
        <w:r w:rsidR="00B079FB">
          <w:rPr>
            <w:lang w:val="en-US"/>
          </w:rPr>
          <w:t xml:space="preserve"> examine the IPCC 5</w:t>
        </w:r>
        <w:r w:rsidR="00B079FB" w:rsidRPr="00FE7CEA">
          <w:rPr>
            <w:vertAlign w:val="superscript"/>
            <w:lang w:val="en-US"/>
          </w:rPr>
          <w:t>th</w:t>
        </w:r>
        <w:r w:rsidR="00B079FB">
          <w:rPr>
            <w:lang w:val="en-US"/>
          </w:rPr>
          <w:t xml:space="preserve"> Assessment </w:t>
        </w:r>
      </w:ins>
      <w:ins w:id="517" w:author="William Lamb" w:date="2017-10-25T15:42:00Z">
        <w:r w:rsidR="00B079FB">
          <w:rPr>
            <w:lang w:val="en-US"/>
          </w:rPr>
          <w:t>(</w:t>
        </w:r>
      </w:ins>
      <w:ins w:id="518" w:author="William Lamb" w:date="2017-10-25T15:35:00Z">
        <w:r w:rsidR="00B079FB">
          <w:rPr>
            <w:lang w:val="en-US"/>
          </w:rPr>
          <w:t>AR5)</w:t>
        </w:r>
      </w:ins>
      <w:ins w:id="519" w:author="William Lamb" w:date="2017-10-25T15:42:00Z">
        <w:r w:rsidR="00B079FB">
          <w:rPr>
            <w:lang w:val="en-US"/>
          </w:rPr>
          <w:t xml:space="preserve"> Working Group III (WGIII) report</w:t>
        </w:r>
      </w:ins>
      <w:ins w:id="520" w:author="William Lamb" w:date="2017-10-25T15:35:00Z">
        <w:r w:rsidR="00B079FB">
          <w:rPr>
            <w:lang w:val="en-US"/>
          </w:rPr>
          <w:t xml:space="preserve"> </w:t>
        </w:r>
      </w:ins>
      <w:ins w:id="521" w:author="William Lamb" w:date="2017-10-25T15:36:00Z">
        <w:r w:rsidR="00B079FB">
          <w:rPr>
            <w:lang w:val="en-US"/>
          </w:rPr>
          <w:t>in terms of its coverage of urban mitigation issues, highlighting</w:t>
        </w:r>
      </w:ins>
      <w:ins w:id="522" w:author="Radhika Khosla" w:date="2017-10-30T15:22:00Z">
        <w:r w:rsidR="00B84F59">
          <w:rPr>
            <w:lang w:val="en-US"/>
          </w:rPr>
          <w:t xml:space="preserve"> current</w:t>
        </w:r>
      </w:ins>
      <w:ins w:id="523" w:author="William Lamb" w:date="2017-10-25T15:36:00Z">
        <w:r w:rsidR="00B079FB">
          <w:rPr>
            <w:lang w:val="en-US"/>
          </w:rPr>
          <w:t xml:space="preserve"> gaps that </w:t>
        </w:r>
        <w:del w:id="524" w:author="Radhika Khosla" w:date="2017-10-30T15:22:00Z">
          <w:r w:rsidR="00B079FB" w:rsidDel="00B84F59">
            <w:rPr>
              <w:lang w:val="en-US"/>
            </w:rPr>
            <w:delText xml:space="preserve">should be filled in </w:delText>
          </w:r>
        </w:del>
        <w:r w:rsidR="00B079FB">
          <w:rPr>
            <w:lang w:val="en-US"/>
          </w:rPr>
          <w:t>the upcoming SR</w:t>
        </w:r>
      </w:ins>
      <w:ins w:id="525" w:author="Radhika Khosla" w:date="2017-10-30T15:22:00Z">
        <w:r w:rsidR="00B84F59">
          <w:rPr>
            <w:lang w:val="en-US"/>
          </w:rPr>
          <w:t xml:space="preserve"> could fill</w:t>
        </w:r>
      </w:ins>
      <w:ins w:id="526" w:author="William Lamb" w:date="2017-10-25T15:36:00Z">
        <w:r w:rsidR="00B079FB">
          <w:rPr>
            <w:lang w:val="en-US"/>
          </w:rPr>
          <w:t>.</w:t>
        </w:r>
      </w:ins>
      <w:del w:id="527" w:author="William Lamb" w:date="2017-10-25T15:36:00Z">
        <w:r w:rsidR="00DF4C7A" w:rsidDel="00B079FB">
          <w:rPr>
            <w:lang w:val="en-US"/>
          </w:rPr>
          <w:delText>A variety of other scientometric methods are used to characterize the research field</w:delText>
        </w:r>
      </w:del>
      <w:del w:id="528" w:author="William Lamb" w:date="2017-10-09T14:04:00Z">
        <w:r w:rsidR="00DF4C7A" w:rsidDel="000E5FEC">
          <w:rPr>
            <w:lang w:val="en-US"/>
          </w:rPr>
          <w:delText xml:space="preserve">, identify important contributions and key contributors to the various discussions. </w:delText>
        </w:r>
      </w:del>
    </w:p>
    <w:p w14:paraId="7B3E80B3" w14:textId="1D5D7C24" w:rsidR="00C27830" w:rsidRPr="00534CA4" w:rsidDel="00425182" w:rsidRDefault="000C5E34">
      <w:pPr>
        <w:keepNext/>
        <w:rPr>
          <w:del w:id="529" w:author="Jan Minx" w:date="2017-11-09T21:57:00Z"/>
          <w:lang w:val="en-US"/>
          <w:rPrChange w:id="530" w:author="Felix Creutzig" w:date="2017-11-09T23:13:00Z">
            <w:rPr>
              <w:del w:id="531" w:author="Jan Minx" w:date="2017-11-09T21:57:00Z"/>
            </w:rPr>
          </w:rPrChange>
        </w:rPr>
      </w:pPr>
      <w:del w:id="532" w:author="William Lamb" w:date="2017-11-02T17:04:00Z">
        <w:r w:rsidDel="00980C86">
          <w:rPr>
            <w:noProof/>
            <w:lang w:val="en-GB" w:eastAsia="en-GB"/>
          </w:rPr>
          <w:lastRenderedPageBreak/>
          <w:drawing>
            <wp:inline distT="0" distB="0" distL="0" distR="0" wp14:anchorId="1E6A3A2B" wp14:editId="19D531CD">
              <wp:extent cx="5760720" cy="467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y pathway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670425"/>
                      </a:xfrm>
                      <a:prstGeom prst="rect">
                        <a:avLst/>
                      </a:prstGeom>
                    </pic:spPr>
                  </pic:pic>
                </a:graphicData>
              </a:graphic>
            </wp:inline>
          </w:drawing>
        </w:r>
      </w:del>
      <w:ins w:id="533" w:author="William Lamb" w:date="2017-11-02T17:05:00Z">
        <w:del w:id="534" w:author="Jan Minx" w:date="2017-11-09T21:57:00Z">
          <w:r w:rsidR="00980C86" w:rsidDel="00425182">
            <w:rPr>
              <w:noProof/>
              <w:lang w:val="en-GB" w:eastAsia="en-GB"/>
            </w:rPr>
            <w:drawing>
              <wp:inline distT="0" distB="0" distL="0" distR="0" wp14:anchorId="7B76F4FD" wp14:editId="3986F18C">
                <wp:extent cx="5078858" cy="261556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icy pathway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5437" cy="2618954"/>
                        </a:xfrm>
                        <a:prstGeom prst="rect">
                          <a:avLst/>
                        </a:prstGeom>
                      </pic:spPr>
                    </pic:pic>
                  </a:graphicData>
                </a:graphic>
              </wp:inline>
            </w:drawing>
          </w:r>
        </w:del>
      </w:ins>
    </w:p>
    <w:p w14:paraId="6F0D51DA" w14:textId="532F8245" w:rsidR="00446B69" w:rsidRPr="00ED7024" w:rsidRDefault="00C27830">
      <w:pPr>
        <w:rPr>
          <w:sz w:val="20"/>
          <w:szCs w:val="20"/>
          <w:lang w:val="en-US"/>
        </w:rPr>
        <w:pPrChange w:id="535" w:author="William Lamb" w:date="2017-11-10T11:41:00Z">
          <w:pPr>
            <w:pStyle w:val="Caption"/>
          </w:pPr>
        </w:pPrChange>
      </w:pPr>
      <w:del w:id="536" w:author="Jan Minx" w:date="2017-11-09T21:57:00Z">
        <w:r w:rsidRPr="00ED7024" w:rsidDel="00425182">
          <w:rPr>
            <w:b/>
            <w:sz w:val="20"/>
            <w:szCs w:val="20"/>
            <w:lang w:val="en-US"/>
          </w:rPr>
          <w:delText xml:space="preserve">Figure </w:delText>
        </w:r>
        <w:r w:rsidRPr="00ED7024" w:rsidDel="00425182">
          <w:rPr>
            <w:b/>
            <w:sz w:val="20"/>
            <w:szCs w:val="20"/>
          </w:rPr>
          <w:fldChar w:fldCharType="begin"/>
        </w:r>
        <w:r w:rsidRPr="00ED7024" w:rsidDel="00425182">
          <w:rPr>
            <w:b/>
            <w:sz w:val="20"/>
            <w:szCs w:val="20"/>
            <w:lang w:val="en-US"/>
          </w:rPr>
          <w:delInstrText xml:space="preserve"> SEQ Figure \* ARABIC </w:delInstrText>
        </w:r>
        <w:r w:rsidRPr="00ED7024" w:rsidDel="00425182">
          <w:rPr>
            <w:b/>
            <w:sz w:val="20"/>
            <w:szCs w:val="20"/>
          </w:rPr>
          <w:fldChar w:fldCharType="separate"/>
        </w:r>
        <w:r w:rsidR="00DF2488" w:rsidDel="00425182">
          <w:rPr>
            <w:b/>
            <w:noProof/>
            <w:sz w:val="20"/>
            <w:szCs w:val="20"/>
            <w:lang w:val="en-US"/>
          </w:rPr>
          <w:delText>1</w:delText>
        </w:r>
        <w:r w:rsidRPr="00ED7024" w:rsidDel="00425182">
          <w:rPr>
            <w:b/>
            <w:sz w:val="20"/>
            <w:szCs w:val="20"/>
          </w:rPr>
          <w:fldChar w:fldCharType="end"/>
        </w:r>
        <w:r w:rsidRPr="00ED7024" w:rsidDel="00425182">
          <w:rPr>
            <w:b/>
            <w:sz w:val="20"/>
            <w:szCs w:val="20"/>
            <w:lang w:val="en-US"/>
          </w:rPr>
          <w:delText xml:space="preserve">: </w:delText>
        </w:r>
        <w:r w:rsidR="00AB2E3C" w:rsidRPr="00ED7024" w:rsidDel="00425182">
          <w:rPr>
            <w:b/>
            <w:sz w:val="20"/>
            <w:szCs w:val="20"/>
            <w:lang w:val="en-US"/>
          </w:rPr>
          <w:delText>Initiating a</w:delText>
        </w:r>
        <w:r w:rsidR="00781B0D" w:rsidDel="00425182">
          <w:rPr>
            <w:b/>
            <w:sz w:val="20"/>
            <w:szCs w:val="20"/>
            <w:lang w:val="en-US"/>
          </w:rPr>
          <w:delText>n immediate</w:delText>
        </w:r>
        <w:r w:rsidR="00AB2E3C" w:rsidRPr="00ED7024" w:rsidDel="00425182">
          <w:rPr>
            <w:b/>
            <w:sz w:val="20"/>
            <w:szCs w:val="20"/>
            <w:lang w:val="en-US"/>
          </w:rPr>
          <w:delText xml:space="preserve"> structural shift towards </w:delText>
        </w:r>
        <w:r w:rsidR="00297690" w:rsidRPr="00ED7024" w:rsidDel="00425182">
          <w:rPr>
            <w:b/>
            <w:sz w:val="20"/>
            <w:szCs w:val="20"/>
            <w:lang w:val="en-US"/>
          </w:rPr>
          <w:delText xml:space="preserve">low-carbon urban infrastructure is key for achieving </w:delText>
        </w:r>
        <w:r w:rsidR="00753DC1" w:rsidRPr="00ED7024" w:rsidDel="00425182">
          <w:rPr>
            <w:b/>
            <w:sz w:val="20"/>
            <w:szCs w:val="20"/>
            <w:lang w:val="en-US"/>
          </w:rPr>
          <w:delText>1.5°C</w:delText>
        </w:r>
        <w:r w:rsidR="00AB2E3C" w:rsidRPr="00ED7024" w:rsidDel="00425182">
          <w:rPr>
            <w:b/>
            <w:sz w:val="20"/>
            <w:szCs w:val="20"/>
            <w:lang w:val="en-US"/>
          </w:rPr>
          <w:delText>, as</w:delText>
        </w:r>
        <w:r w:rsidR="00753DC1" w:rsidRPr="00ED7024" w:rsidDel="00425182">
          <w:rPr>
            <w:b/>
            <w:sz w:val="20"/>
            <w:szCs w:val="20"/>
            <w:lang w:val="en-US"/>
          </w:rPr>
          <w:delText xml:space="preserve"> </w:delText>
        </w:r>
        <w:r w:rsidR="00AB2E3C" w:rsidRPr="00ED7024" w:rsidDel="00425182">
          <w:rPr>
            <w:b/>
            <w:sz w:val="20"/>
            <w:szCs w:val="20"/>
            <w:lang w:val="en-US"/>
          </w:rPr>
          <w:delText xml:space="preserve">compatible </w:delText>
        </w:r>
        <w:r w:rsidR="00753DC1" w:rsidRPr="00ED7024" w:rsidDel="00425182">
          <w:rPr>
            <w:b/>
            <w:sz w:val="20"/>
            <w:szCs w:val="20"/>
            <w:lang w:val="en-US"/>
          </w:rPr>
          <w:delText>pathways are characterized by more rapid CO</w:delText>
        </w:r>
        <w:r w:rsidR="00753DC1" w:rsidRPr="00ED7024" w:rsidDel="00425182">
          <w:rPr>
            <w:b/>
            <w:sz w:val="20"/>
            <w:szCs w:val="20"/>
            <w:vertAlign w:val="subscript"/>
            <w:lang w:val="en-US"/>
          </w:rPr>
          <w:delText>2</w:delText>
        </w:r>
        <w:r w:rsidR="00753DC1" w:rsidRPr="00ED7024" w:rsidDel="00425182">
          <w:rPr>
            <w:b/>
            <w:sz w:val="20"/>
            <w:szCs w:val="20"/>
            <w:lang w:val="en-US"/>
          </w:rPr>
          <w:delText xml:space="preserve"> emission reductions and an even lower </w:delText>
        </w:r>
        <w:r w:rsidR="00297690" w:rsidRPr="00ED7024" w:rsidDel="00425182">
          <w:rPr>
            <w:b/>
            <w:sz w:val="20"/>
            <w:szCs w:val="20"/>
            <w:lang w:val="en-US"/>
          </w:rPr>
          <w:delText>residual CO</w:delText>
        </w:r>
        <w:r w:rsidR="00297690" w:rsidRPr="00ED7024" w:rsidDel="00425182">
          <w:rPr>
            <w:b/>
            <w:sz w:val="20"/>
            <w:szCs w:val="20"/>
            <w:vertAlign w:val="subscript"/>
            <w:lang w:val="en-US"/>
          </w:rPr>
          <w:delText>2</w:delText>
        </w:r>
        <w:r w:rsidR="00297690" w:rsidRPr="00ED7024" w:rsidDel="00425182">
          <w:rPr>
            <w:b/>
            <w:sz w:val="20"/>
            <w:szCs w:val="20"/>
            <w:lang w:val="en-US"/>
          </w:rPr>
          <w:delText xml:space="preserve"> emissions</w:delText>
        </w:r>
        <w:r w:rsidR="00AB2E3C" w:rsidRPr="00ED7024" w:rsidDel="00425182">
          <w:rPr>
            <w:b/>
            <w:sz w:val="20"/>
            <w:szCs w:val="20"/>
            <w:lang w:val="en-US"/>
          </w:rPr>
          <w:delText xml:space="preserve"> than 2°C</w:delText>
        </w:r>
        <w:r w:rsidR="00D27333" w:rsidRPr="00ED7024" w:rsidDel="00425182">
          <w:rPr>
            <w:b/>
            <w:sz w:val="20"/>
            <w:szCs w:val="20"/>
            <w:lang w:val="en-US"/>
          </w:rPr>
          <w:delText>.</w:delText>
        </w:r>
        <w:r w:rsidR="00D27333" w:rsidRPr="00ED7024" w:rsidDel="00425182">
          <w:rPr>
            <w:sz w:val="20"/>
            <w:szCs w:val="20"/>
            <w:lang w:val="en-US"/>
          </w:rPr>
          <w:delText xml:space="preserve"> </w:delText>
        </w:r>
        <w:r w:rsidR="00941DC7" w:rsidRPr="00ED7024" w:rsidDel="00425182">
          <w:rPr>
            <w:sz w:val="20"/>
            <w:szCs w:val="20"/>
            <w:lang w:val="en-US"/>
          </w:rPr>
          <w:delText xml:space="preserve">Depicted are gross emissions pathways  for two REMIND scenarios with full technological availability and </w:delText>
        </w:r>
        <w:r w:rsidR="00AF39AE" w:rsidDel="00425182">
          <w:rPr>
            <w:sz w:val="20"/>
            <w:szCs w:val="20"/>
            <w:lang w:val="en-US"/>
          </w:rPr>
          <w:delText>emission reductions starting in 2020</w:delText>
        </w:r>
        <w:r w:rsidR="00941DC7" w:rsidRPr="00ED7024" w:rsidDel="00425182">
          <w:rPr>
            <w:sz w:val="20"/>
            <w:szCs w:val="20"/>
            <w:lang w:val="en-US"/>
          </w:rPr>
          <w:delText xml:space="preserve"> </w:delText>
        </w:r>
        <w:r w:rsidR="00781B0D" w:rsidDel="00425182">
          <w:rPr>
            <w:sz w:val="20"/>
            <w:szCs w:val="20"/>
            <w:lang w:val="en-US"/>
          </w:rPr>
          <w:fldChar w:fldCharType="begin" w:fldLock="1"/>
        </w:r>
        <w:r w:rsidR="00E5375F" w:rsidDel="00425182">
          <w:rPr>
            <w:sz w:val="20"/>
            <w:szCs w:val="20"/>
            <w:lang w:val="en-US"/>
          </w:rPr>
          <w:delInstrText>ADDIN CSL_CITATION {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"uris" : [ "http://www.mendeley.com/documents/?uuid=effabbfa-9481-49c9-b0ef-26aac0f14b02" ] } ], "mendeley" : { "formattedCitation" : "[1]", "plainTextFormattedCitation" : "[1]", "previouslyFormattedCitation" : "[1]" }, "properties" : { "noteIndex" : 0 }, "schema" : "https://github.com/citation-style-language/schema/raw/master/csl-citation.json" }</w:delInstrText>
        </w:r>
        <w:r w:rsidR="00781B0D" w:rsidDel="00425182">
          <w:rPr>
            <w:sz w:val="20"/>
            <w:szCs w:val="20"/>
            <w:lang w:val="en-US"/>
          </w:rPr>
          <w:fldChar w:fldCharType="separate"/>
        </w:r>
        <w:r w:rsidR="00781B0D" w:rsidRPr="00781B0D" w:rsidDel="00425182">
          <w:rPr>
            <w:i/>
            <w:noProof/>
            <w:sz w:val="20"/>
            <w:szCs w:val="20"/>
            <w:lang w:val="en-US"/>
          </w:rPr>
          <w:delText>[1]</w:delText>
        </w:r>
        <w:r w:rsidR="00781B0D" w:rsidDel="00425182">
          <w:rPr>
            <w:sz w:val="20"/>
            <w:szCs w:val="20"/>
            <w:lang w:val="en-US"/>
          </w:rPr>
          <w:fldChar w:fldCharType="end"/>
        </w:r>
        <w:r w:rsidR="00781B0D" w:rsidDel="00425182">
          <w:rPr>
            <w:sz w:val="20"/>
            <w:szCs w:val="20"/>
            <w:lang w:val="en-US"/>
          </w:rPr>
          <w:delText xml:space="preserve">. </w:delText>
        </w:r>
        <w:r w:rsidR="00F00613" w:rsidRPr="00ED7024" w:rsidDel="00425182">
          <w:rPr>
            <w:sz w:val="20"/>
            <w:szCs w:val="20"/>
            <w:lang w:val="en-US"/>
          </w:rPr>
          <w:delText>The 1.5</w:delText>
        </w:r>
        <w:r w:rsidR="00781B0D" w:rsidDel="00425182">
          <w:rPr>
            <w:sz w:val="20"/>
            <w:szCs w:val="20"/>
            <w:lang w:val="en-US"/>
          </w:rPr>
          <w:delText xml:space="preserve">°C </w:delText>
        </w:r>
        <w:r w:rsidR="00F00613" w:rsidRPr="00ED7024" w:rsidDel="00425182">
          <w:rPr>
            <w:sz w:val="20"/>
            <w:szCs w:val="20"/>
            <w:lang w:val="en-US"/>
          </w:rPr>
          <w:delText xml:space="preserve">scenario </w:delText>
        </w:r>
        <w:r w:rsidR="00781B0D" w:rsidRPr="00ED7024" w:rsidDel="00425182">
          <w:rPr>
            <w:sz w:val="20"/>
            <w:szCs w:val="20"/>
            <w:lang w:val="en-US"/>
          </w:rPr>
          <w:delText>ha</w:delText>
        </w:r>
        <w:r w:rsidR="00781B0D" w:rsidDel="00425182">
          <w:rPr>
            <w:sz w:val="20"/>
            <w:szCs w:val="20"/>
            <w:lang w:val="en-US"/>
          </w:rPr>
          <w:delText>s a</w:delText>
        </w:r>
        <w:r w:rsidR="00781B0D" w:rsidRPr="00ED7024" w:rsidDel="00425182">
          <w:rPr>
            <w:sz w:val="20"/>
            <w:szCs w:val="20"/>
            <w:lang w:val="en-US"/>
          </w:rPr>
          <w:delText xml:space="preserve"> </w:delText>
        </w:r>
        <w:r w:rsidR="00F00613" w:rsidRPr="00ED7024" w:rsidDel="00425182">
          <w:rPr>
            <w:sz w:val="20"/>
            <w:szCs w:val="20"/>
            <w:lang w:val="en-US"/>
          </w:rPr>
          <w:delText>probability of not exceeding 1.5</w:delText>
        </w:r>
        <w:r w:rsidR="00781B0D" w:rsidDel="00425182">
          <w:rPr>
            <w:sz w:val="20"/>
            <w:szCs w:val="20"/>
            <w:lang w:val="en-US"/>
          </w:rPr>
          <w:delText xml:space="preserve">°C </w:delText>
        </w:r>
        <w:r w:rsidR="00F00613" w:rsidRPr="00ED7024" w:rsidDel="00425182">
          <w:rPr>
            <w:sz w:val="20"/>
            <w:szCs w:val="20"/>
            <w:lang w:val="en-US"/>
          </w:rPr>
          <w:delText>in 2100 of 0.74 and a probability of not exceeding 1.5</w:delText>
        </w:r>
        <w:r w:rsidR="00781B0D" w:rsidDel="00425182">
          <w:rPr>
            <w:sz w:val="20"/>
            <w:szCs w:val="20"/>
            <w:lang w:val="en-US"/>
          </w:rPr>
          <w:delText>°C</w:delText>
        </w:r>
        <w:r w:rsidR="00F00613" w:rsidRPr="00ED7024" w:rsidDel="00425182">
          <w:rPr>
            <w:sz w:val="20"/>
            <w:szCs w:val="20"/>
            <w:lang w:val="en-US"/>
          </w:rPr>
          <w:delText xml:space="preserve"> throughout the century of 0.48. The corresponding probabilities for 2</w:delText>
        </w:r>
        <w:r w:rsidR="00781B0D" w:rsidDel="00425182">
          <w:rPr>
            <w:sz w:val="20"/>
            <w:szCs w:val="20"/>
            <w:lang w:val="en-US"/>
          </w:rPr>
          <w:delText>°C</w:delText>
        </w:r>
        <w:r w:rsidR="00781B0D" w:rsidRPr="00781B0D" w:rsidDel="00425182">
          <w:rPr>
            <w:sz w:val="20"/>
            <w:szCs w:val="20"/>
            <w:lang w:val="en-US"/>
          </w:rPr>
          <w:delText xml:space="preserve"> </w:delText>
        </w:r>
        <w:r w:rsidR="00F00613" w:rsidRPr="00ED7024" w:rsidDel="00425182">
          <w:rPr>
            <w:sz w:val="20"/>
            <w:szCs w:val="20"/>
            <w:lang w:val="en-US"/>
          </w:rPr>
          <w:delText>scenario</w:delText>
        </w:r>
        <w:r w:rsidR="00AF39AE" w:rsidDel="00425182">
          <w:rPr>
            <w:sz w:val="20"/>
            <w:szCs w:val="20"/>
            <w:lang w:val="en-US"/>
          </w:rPr>
          <w:delText>s</w:delText>
        </w:r>
        <w:r w:rsidR="00F00613" w:rsidRPr="00ED7024" w:rsidDel="00425182">
          <w:rPr>
            <w:sz w:val="20"/>
            <w:szCs w:val="20"/>
            <w:lang w:val="en-US"/>
          </w:rPr>
          <w:delText xml:space="preserve"> were 0.83 and 0.8</w:delText>
        </w:r>
        <w:r w:rsidR="00984DFC" w:rsidRPr="00ED7024" w:rsidDel="00425182">
          <w:rPr>
            <w:sz w:val="20"/>
            <w:szCs w:val="20"/>
            <w:lang w:val="en-US"/>
          </w:rPr>
          <w:delText>.</w:delText>
        </w:r>
        <w:r w:rsidR="00D27333" w:rsidRPr="00ED7024" w:rsidDel="00425182">
          <w:rPr>
            <w:sz w:val="20"/>
            <w:szCs w:val="20"/>
            <w:lang w:val="en-US"/>
          </w:rPr>
          <w:delText xml:space="preserve"> Not shown are the negative emissions required to </w:delText>
        </w:r>
        <w:r w:rsidR="005211AF" w:rsidDel="00425182">
          <w:rPr>
            <w:sz w:val="20"/>
            <w:szCs w:val="20"/>
            <w:lang w:val="en-US"/>
          </w:rPr>
          <w:delText>stay within the relevant CO</w:delText>
        </w:r>
        <w:r w:rsidR="005211AF" w:rsidRPr="00FE7CEA" w:rsidDel="00425182">
          <w:rPr>
            <w:sz w:val="20"/>
            <w:szCs w:val="20"/>
            <w:vertAlign w:val="subscript"/>
            <w:lang w:val="en-US"/>
            <w:rPrChange w:id="537" w:author="William Lamb" w:date="2017-11-02T10:40:00Z">
              <w:rPr>
                <w:sz w:val="20"/>
                <w:szCs w:val="20"/>
                <w:lang w:val="en-US"/>
              </w:rPr>
            </w:rPrChange>
          </w:rPr>
          <w:delText>2</w:delText>
        </w:r>
        <w:r w:rsidR="005211AF" w:rsidDel="00425182">
          <w:rPr>
            <w:sz w:val="20"/>
            <w:szCs w:val="20"/>
            <w:lang w:val="en-US"/>
          </w:rPr>
          <w:delText xml:space="preserve"> emission budgets and </w:delText>
        </w:r>
        <w:r w:rsidR="00D27333" w:rsidRPr="00ED7024" w:rsidDel="00425182">
          <w:rPr>
            <w:sz w:val="20"/>
            <w:szCs w:val="20"/>
            <w:lang w:val="en-US"/>
          </w:rPr>
          <w:delText>meet these targets: which total</w:delText>
        </w:r>
        <w:r w:rsidR="00FE3F6E" w:rsidRPr="00ED7024" w:rsidDel="00425182">
          <w:rPr>
            <w:sz w:val="20"/>
            <w:szCs w:val="20"/>
            <w:lang w:val="en-US"/>
          </w:rPr>
          <w:delText xml:space="preserve"> </w:delText>
        </w:r>
        <w:r w:rsidR="00F00613" w:rsidRPr="00ED7024" w:rsidDel="00425182">
          <w:rPr>
            <w:sz w:val="20"/>
            <w:szCs w:val="20"/>
            <w:lang w:val="en-US"/>
          </w:rPr>
          <w:delText>1</w:delText>
        </w:r>
        <w:r w:rsidR="00FE3F6E" w:rsidRPr="00ED7024" w:rsidDel="00425182">
          <w:rPr>
            <w:sz w:val="20"/>
            <w:szCs w:val="20"/>
            <w:lang w:val="en-US"/>
          </w:rPr>
          <w:delText xml:space="preserve">46 Gt for the </w:delText>
        </w:r>
        <w:r w:rsidR="00FE3F6E" w:rsidRPr="00ED7024" w:rsidDel="00425182">
          <w:rPr>
            <w:sz w:val="20"/>
            <w:szCs w:val="20"/>
            <w:lang w:val="en-US"/>
          </w:rPr>
          <w:lastRenderedPageBreak/>
          <w:delText>1.5</w:delText>
        </w:r>
        <w:r w:rsidR="00781B0D" w:rsidDel="00425182">
          <w:rPr>
            <w:sz w:val="20"/>
            <w:szCs w:val="20"/>
            <w:lang w:val="en-US"/>
          </w:rPr>
          <w:delText xml:space="preserve">°C </w:delText>
        </w:r>
        <w:r w:rsidR="00FE3F6E" w:rsidRPr="00ED7024" w:rsidDel="00425182">
          <w:rPr>
            <w:sz w:val="20"/>
            <w:szCs w:val="20"/>
            <w:lang w:val="en-US"/>
          </w:rPr>
          <w:delText>scenario and 124 Gt for the 2</w:delText>
        </w:r>
        <w:r w:rsidR="00781B0D" w:rsidDel="00425182">
          <w:rPr>
            <w:sz w:val="20"/>
            <w:szCs w:val="20"/>
            <w:lang w:val="en-US"/>
          </w:rPr>
          <w:delText xml:space="preserve">°C </w:delText>
        </w:r>
        <w:r w:rsidR="00FE3F6E" w:rsidRPr="00ED7024" w:rsidDel="00425182">
          <w:rPr>
            <w:sz w:val="20"/>
            <w:szCs w:val="20"/>
            <w:lang w:val="en-US"/>
          </w:rPr>
          <w:delText>scenario.</w:delText>
        </w:r>
        <w:r w:rsidR="00AF39AE" w:rsidDel="00425182">
          <w:rPr>
            <w:sz w:val="20"/>
            <w:szCs w:val="20"/>
            <w:lang w:val="en-US"/>
          </w:rPr>
          <w:delText xml:space="preserve"> Note that this graph does not consider the relevant non-CO</w:delText>
        </w:r>
        <w:r w:rsidR="00AF39AE" w:rsidRPr="00ED7024" w:rsidDel="00425182">
          <w:rPr>
            <w:sz w:val="20"/>
            <w:szCs w:val="20"/>
            <w:vertAlign w:val="subscript"/>
            <w:lang w:val="en-US"/>
          </w:rPr>
          <w:delText>2</w:delText>
        </w:r>
        <w:r w:rsidR="00AF39AE" w:rsidDel="00425182">
          <w:rPr>
            <w:sz w:val="20"/>
            <w:szCs w:val="20"/>
            <w:lang w:val="en-US"/>
          </w:rPr>
          <w:delText xml:space="preserve"> greenhouse gases and their development over time.</w:delText>
        </w:r>
      </w:del>
    </w:p>
    <w:p w14:paraId="339F5D89" w14:textId="5B097DCB" w:rsidR="00446B69" w:rsidRDefault="0005261B">
      <w:pPr>
        <w:pStyle w:val="Heading1"/>
        <w:rPr>
          <w:lang w:val="en-US"/>
        </w:rPr>
        <w:pPrChange w:id="538" w:author="William Lamb" w:date="2017-10-23T16:29:00Z">
          <w:pPr/>
        </w:pPrChange>
      </w:pPr>
      <w:ins w:id="539" w:author="William Lamb" w:date="2017-10-23T16:29:00Z">
        <w:r>
          <w:rPr>
            <w:lang w:val="en-US"/>
          </w:rPr>
          <w:t>Methods</w:t>
        </w:r>
      </w:ins>
    </w:p>
    <w:p w14:paraId="5C8C50AE" w14:textId="4D2B8E2B" w:rsidR="00AC338A" w:rsidRDefault="00AB2E3C">
      <w:pPr>
        <w:pStyle w:val="Heading2"/>
        <w:rPr>
          <w:lang w:val="en-US"/>
        </w:rPr>
        <w:pPrChange w:id="540" w:author="William Lamb" w:date="2017-10-23T16:29:00Z">
          <w:pPr>
            <w:pStyle w:val="Heading1"/>
          </w:pPr>
        </w:pPrChange>
      </w:pPr>
      <w:r>
        <w:rPr>
          <w:lang w:val="en-US"/>
        </w:rPr>
        <w:t>Delineating the urban mitigation literature</w:t>
      </w:r>
    </w:p>
    <w:p w14:paraId="2A536382" w14:textId="7D127FEA" w:rsidR="00537B55" w:rsidRDefault="006F61B6" w:rsidP="00733F30">
      <w:pPr>
        <w:rPr>
          <w:lang w:val="en-US"/>
        </w:rPr>
      </w:pPr>
      <w:ins w:id="541" w:author="Radhika Khosla" w:date="2017-10-30T15:33:00Z">
        <w:r>
          <w:rPr>
            <w:lang w:val="en-US"/>
          </w:rPr>
          <w:t xml:space="preserve">Our starting point </w:t>
        </w:r>
        <w:del w:id="542" w:author="William Lamb" w:date="2017-11-02T10:41:00Z">
          <w:r w:rsidDel="00FE7CEA">
            <w:rPr>
              <w:lang w:val="en-US"/>
            </w:rPr>
            <w:delText xml:space="preserve">is </w:delText>
          </w:r>
        </w:del>
      </w:ins>
      <w:ins w:id="543" w:author="Radhika Khosla" w:date="2017-10-30T15:32:00Z">
        <w:del w:id="544" w:author="William Lamb" w:date="2017-11-02T10:41:00Z">
          <w:r w:rsidDel="00FE7CEA">
            <w:rPr>
              <w:lang w:val="en-US"/>
            </w:rPr>
            <w:delText xml:space="preserve">that </w:delText>
          </w:r>
        </w:del>
      </w:ins>
      <w:del w:id="545" w:author="William Lamb" w:date="2017-11-02T10:41:00Z">
        <w:r w:rsidR="00982EE2" w:rsidDel="00FE7CEA">
          <w:rPr>
            <w:lang w:val="en-US"/>
          </w:rPr>
          <w:delText>The</w:delText>
        </w:r>
        <w:r w:rsidR="00537B55" w:rsidDel="00FE7CEA">
          <w:rPr>
            <w:lang w:val="en-US"/>
          </w:rPr>
          <w:delText xml:space="preserve"> focus </w:delText>
        </w:r>
        <w:r w:rsidR="00982EE2" w:rsidDel="00FE7CEA">
          <w:rPr>
            <w:lang w:val="en-US"/>
          </w:rPr>
          <w:delText xml:space="preserve">of </w:delText>
        </w:r>
      </w:del>
      <w:del w:id="546" w:author="William Lamb" w:date="2017-10-09T16:48:00Z">
        <w:r w:rsidR="00CB0AA0" w:rsidDel="00EF1F63">
          <w:rPr>
            <w:lang w:val="en-US"/>
          </w:rPr>
          <w:delText>our</w:delText>
        </w:r>
      </w:del>
      <w:ins w:id="547" w:author="William Lamb" w:date="2017-11-02T10:41:00Z">
        <w:r w:rsidR="00FE7CEA">
          <w:rPr>
            <w:lang w:val="en-US"/>
          </w:rPr>
          <w:t>in this study is to outline and justify the broad topic</w:t>
        </w:r>
      </w:ins>
      <w:ins w:id="548" w:author="William Lamb" w:date="2017-11-03T11:11:00Z">
        <w:r w:rsidR="004179AC">
          <w:rPr>
            <w:lang w:val="en-US"/>
          </w:rPr>
          <w:t xml:space="preserve">s, policies and objectives </w:t>
        </w:r>
      </w:ins>
      <w:ins w:id="549" w:author="William Lamb" w:date="2017-11-02T10:41:00Z">
        <w:r w:rsidR="00FE7CEA">
          <w:rPr>
            <w:lang w:val="en-US"/>
          </w:rPr>
          <w:t xml:space="preserve">that an </w:t>
        </w:r>
      </w:ins>
      <w:del w:id="550" w:author="William Lamb" w:date="2017-10-09T16:48:00Z">
        <w:r w:rsidR="00CB0AA0" w:rsidDel="00EF1F63">
          <w:rPr>
            <w:lang w:val="en-US"/>
          </w:rPr>
          <w:delText xml:space="preserve"> </w:delText>
        </w:r>
      </w:del>
      <w:ins w:id="551" w:author="William Lamb" w:date="2017-10-09T16:48:00Z">
        <w:r w:rsidR="00EF1F63">
          <w:rPr>
            <w:lang w:val="en-US"/>
          </w:rPr>
          <w:t xml:space="preserve">urban mitigation </w:t>
        </w:r>
      </w:ins>
      <w:r w:rsidR="00CB0AA0">
        <w:rPr>
          <w:lang w:val="en-US"/>
        </w:rPr>
        <w:t>assessment</w:t>
      </w:r>
      <w:ins w:id="552" w:author="William Lamb" w:date="2017-10-09T16:48:00Z">
        <w:r w:rsidR="00D21ECE">
          <w:rPr>
            <w:lang w:val="en-US"/>
          </w:rPr>
          <w:t xml:space="preserve"> should </w:t>
        </w:r>
      </w:ins>
      <w:ins w:id="553" w:author="William Lamb" w:date="2017-10-09T16:49:00Z">
        <w:r w:rsidR="00D21ECE">
          <w:rPr>
            <w:lang w:val="en-US"/>
          </w:rPr>
          <w:t xml:space="preserve">focus </w:t>
        </w:r>
      </w:ins>
      <w:del w:id="554" w:author="William Lamb" w:date="2017-10-09T16:48:00Z">
        <w:r w:rsidR="00CB0AA0" w:rsidDel="00D21ECE">
          <w:rPr>
            <w:lang w:val="en-US"/>
          </w:rPr>
          <w:delText xml:space="preserve"> </w:delText>
        </w:r>
        <w:r w:rsidR="00982EE2" w:rsidDel="00D21ECE">
          <w:rPr>
            <w:lang w:val="en-US"/>
          </w:rPr>
          <w:delText>is</w:delText>
        </w:r>
      </w:del>
      <w:del w:id="555" w:author="William Lamb" w:date="2017-10-09T16:49:00Z">
        <w:r w:rsidR="00982EE2" w:rsidDel="00D21ECE">
          <w:rPr>
            <w:lang w:val="en-US"/>
          </w:rPr>
          <w:delText xml:space="preserve"> </w:delText>
        </w:r>
      </w:del>
      <w:r w:rsidR="00537B55">
        <w:rPr>
          <w:lang w:val="en-US"/>
        </w:rPr>
        <w:t>on</w:t>
      </w:r>
      <w:del w:id="556" w:author="William Lamb" w:date="2017-11-02T10:41:00Z">
        <w:r w:rsidR="00537B55" w:rsidDel="00FE7CEA">
          <w:rPr>
            <w:lang w:val="en-US"/>
          </w:rPr>
          <w:delText xml:space="preserve"> the</w:delText>
        </w:r>
        <w:r w:rsidR="000F0B1C" w:rsidDel="00FE7CEA">
          <w:rPr>
            <w:lang w:val="en-US"/>
          </w:rPr>
          <w:delText xml:space="preserve"> demand-side </w:delText>
        </w:r>
        <w:r w:rsidR="0063586E" w:rsidDel="00FE7CEA">
          <w:rPr>
            <w:lang w:val="en-US"/>
          </w:rPr>
          <w:delText>of</w:delText>
        </w:r>
        <w:r w:rsidR="00CB0AA0" w:rsidDel="00FE7CEA">
          <w:rPr>
            <w:lang w:val="en-US"/>
          </w:rPr>
          <w:delText xml:space="preserve"> </w:delText>
        </w:r>
      </w:del>
      <w:del w:id="557" w:author="William Lamb" w:date="2017-10-09T16:49:00Z">
        <w:r w:rsidR="00CB0AA0" w:rsidDel="00D21ECE">
          <w:rPr>
            <w:lang w:val="en-US"/>
          </w:rPr>
          <w:delText>urban</w:delText>
        </w:r>
        <w:r w:rsidR="0063586E" w:rsidDel="00D21ECE">
          <w:rPr>
            <w:lang w:val="en-US"/>
          </w:rPr>
          <w:delText xml:space="preserve"> </w:delText>
        </w:r>
      </w:del>
      <w:del w:id="558" w:author="William Lamb" w:date="2017-11-02T10:41:00Z">
        <w:r w:rsidR="0063586E" w:rsidDel="00FE7CEA">
          <w:rPr>
            <w:lang w:val="en-US"/>
          </w:rPr>
          <w:delText xml:space="preserve">energy consumption and its associated climate </w:delText>
        </w:r>
      </w:del>
      <w:del w:id="559" w:author="William Lamb" w:date="2017-11-02T10:42:00Z">
        <w:r w:rsidR="0063586E" w:rsidDel="00FE7CEA">
          <w:rPr>
            <w:lang w:val="en-US"/>
          </w:rPr>
          <w:delText>impact</w:delText>
        </w:r>
      </w:del>
      <w:r w:rsidR="0063586E">
        <w:rPr>
          <w:lang w:val="en-US"/>
        </w:rPr>
        <w:t>.</w:t>
      </w:r>
      <w:r w:rsidR="000F0B1C">
        <w:rPr>
          <w:lang w:val="en-US"/>
        </w:rPr>
        <w:t xml:space="preserve"> </w:t>
      </w:r>
      <w:ins w:id="560" w:author="William Lamb" w:date="2017-11-02T10:43:00Z">
        <w:r w:rsidR="00FE7CEA">
          <w:rPr>
            <w:lang w:val="en-US"/>
          </w:rPr>
          <w:t xml:space="preserve">In our view, </w:t>
        </w:r>
      </w:ins>
      <w:ins w:id="561" w:author="William Lamb" w:date="2017-11-02T10:45:00Z">
        <w:r w:rsidR="00FE7CEA">
          <w:rPr>
            <w:lang w:val="en-US"/>
          </w:rPr>
          <w:t xml:space="preserve">the focal point of an urban mitigation assessment should be on </w:t>
        </w:r>
      </w:ins>
      <w:ins w:id="562" w:author="Radhika Khosla" w:date="2017-10-30T15:33:00Z">
        <w:del w:id="563" w:author="William Lamb" w:date="2017-11-02T10:43:00Z">
          <w:r w:rsidR="00DA3BDE" w:rsidDel="00FE7CEA">
            <w:rPr>
              <w:lang w:val="en-US"/>
            </w:rPr>
            <w:delText xml:space="preserve">Arguably, </w:delText>
          </w:r>
        </w:del>
        <w:r w:rsidR="00DA3BDE">
          <w:rPr>
            <w:lang w:val="en-US"/>
          </w:rPr>
          <w:t xml:space="preserve">the demand-side </w:t>
        </w:r>
      </w:ins>
      <w:ins w:id="564" w:author="William Lamb" w:date="2017-11-02T10:43:00Z">
        <w:r w:rsidR="00FE7CEA">
          <w:rPr>
            <w:lang w:val="en-US"/>
          </w:rPr>
          <w:t>of urban energy consumption and its associated climate impact</w:t>
        </w:r>
      </w:ins>
      <w:ins w:id="565" w:author="Radhika Khosla" w:date="2017-10-30T15:33:00Z">
        <w:del w:id="566" w:author="William Lamb" w:date="2017-11-02T10:45:00Z">
          <w:r w:rsidR="00DA3BDE" w:rsidDel="00FE7CEA">
            <w:rPr>
              <w:lang w:val="en-US"/>
            </w:rPr>
            <w:delText>is a natural point of focus for an assessment of urban systems</w:delText>
          </w:r>
        </w:del>
        <w:del w:id="567" w:author="William Lamb" w:date="2017-11-02T10:46:00Z">
          <w:r w:rsidR="00DA3BDE" w:rsidDel="00B36BFA">
            <w:rPr>
              <w:lang w:val="en-US"/>
            </w:rPr>
            <w:delText>:</w:delText>
          </w:r>
        </w:del>
      </w:ins>
      <w:ins w:id="568" w:author="William Lamb" w:date="2017-11-02T10:46:00Z">
        <w:r w:rsidR="00B36BFA">
          <w:rPr>
            <w:lang w:val="en-US"/>
          </w:rPr>
          <w:t>, as</w:t>
        </w:r>
      </w:ins>
      <w:ins w:id="569" w:author="Radhika Khosla" w:date="2017-10-30T15:33:00Z">
        <w:r w:rsidR="00DA3BDE">
          <w:rPr>
            <w:lang w:val="en-US"/>
          </w:rPr>
          <w:t xml:space="preserve"> not only </w:t>
        </w:r>
        <w:r>
          <w:rPr>
            <w:lang w:val="en-US"/>
          </w:rPr>
          <w:t xml:space="preserve">are the everyday practices and uses of energy highly influenced by the shape, structure and organization of cities </w:t>
        </w:r>
        <w:r>
          <w:rPr>
            <w:lang w:val="en-US"/>
          </w:rPr>
          <w:fldChar w:fldCharType="begin" w:fldLock="1"/>
        </w:r>
      </w:ins>
      <w:r w:rsidR="008517E2">
        <w:rPr>
          <w:lang w:val="en-US"/>
        </w:rPr>
        <w: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"[19\u201321]", "plainTextFormattedCitation" : "[19\u201321]", "previouslyFormattedCitation" : "[19\u201321]" }, "properties" : { "formattedCitation" : "{\\rtf [20\\uc0\\u8211{}22]}", "noteIndex" : 0, "plainCitation" : "[20\u201322]" }, "schema" : "https://github.com/citation-style-language/schema/raw/master/csl-citation.json" }</w:instrText>
      </w:r>
      <w:ins w:id="570" w:author="Radhika Khosla" w:date="2017-10-30T15:33:00Z">
        <w:r>
          <w:rPr>
            <w:lang w:val="en-US"/>
          </w:rPr>
          <w:fldChar w:fldCharType="separate"/>
        </w:r>
      </w:ins>
      <w:r w:rsidR="008517E2" w:rsidRPr="008517E2">
        <w:rPr>
          <w:rFonts w:ascii="Calibri" w:hAnsi="Calibri" w:cs="Calibri"/>
          <w:noProof/>
          <w:szCs w:val="24"/>
          <w:lang w:val="en-US"/>
        </w:rPr>
        <w:t>[19–21]</w:t>
      </w:r>
      <w:ins w:id="571" w:author="Radhika Khosla" w:date="2017-10-30T15:33:00Z">
        <w:r>
          <w:rPr>
            <w:lang w:val="en-US"/>
          </w:rPr>
          <w:fldChar w:fldCharType="end"/>
        </w:r>
        <w:r>
          <w:rPr>
            <w:lang w:val="en-US"/>
          </w:rPr>
          <w:t>, but the majority of energy consumption in the 21</w:t>
        </w:r>
        <w:r w:rsidRPr="008F66F6">
          <w:rPr>
            <w:vertAlign w:val="superscript"/>
            <w:lang w:val="en-US"/>
          </w:rPr>
          <w:t>st</w:t>
        </w:r>
        <w:r>
          <w:rPr>
            <w:lang w:val="en-US"/>
          </w:rPr>
          <w:t xml:space="preserve"> century is projected to take place within them </w:t>
        </w:r>
        <w:r>
          <w:rPr>
            <w:lang w:val="en-US"/>
          </w:rPr>
          <w:fldChar w:fldCharType="begin" w:fldLock="1"/>
        </w:r>
      </w:ins>
      <w:r w:rsidR="00090601">
        <w:rPr>
          <w:lang w:val="en-US"/>
        </w:rPr>
        <w: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"[12,18,22,23]", "plainTextFormattedCitation" : "[12,18,22,23]", "previouslyFormattedCitation" : "[12,22,23,18]" }, "properties" : { "formattedCitation" : "[9,14,23,24]", "noteIndex" : 0, "plainCitation" : "[9,14,23,24]" }, "schema" : "https://github.com/citation-style-language/schema/raw/master/csl-citation.json" }</w:instrText>
      </w:r>
      <w:ins w:id="572" w:author="Radhika Khosla" w:date="2017-10-30T15:33:00Z">
        <w:r>
          <w:rPr>
            <w:lang w:val="en-US"/>
          </w:rPr>
          <w:fldChar w:fldCharType="separate"/>
        </w:r>
      </w:ins>
      <w:r w:rsidR="00090601" w:rsidRPr="00090601">
        <w:rPr>
          <w:rFonts w:ascii="Calibri" w:hAnsi="Calibri" w:cs="Calibri"/>
          <w:noProof/>
          <w:lang w:val="en-US"/>
        </w:rPr>
        <w:t>[12,18,22,23]</w:t>
      </w:r>
      <w:ins w:id="573" w:author="Radhika Khosla" w:date="2017-10-30T15:33:00Z">
        <w:r>
          <w:rPr>
            <w:lang w:val="en-US"/>
          </w:rPr>
          <w:fldChar w:fldCharType="end"/>
        </w:r>
        <w:r>
          <w:rPr>
            <w:lang w:val="en-US"/>
          </w:rPr>
          <w:t xml:space="preserve">. </w:t>
        </w:r>
      </w:ins>
      <w:r w:rsidR="000F0B1C">
        <w:rPr>
          <w:lang w:val="en-US"/>
        </w:rPr>
        <w:t>Although supply-side activities</w:t>
      </w:r>
      <w:r w:rsidR="00537B55">
        <w:rPr>
          <w:lang w:val="en-US"/>
        </w:rPr>
        <w:t xml:space="preserve"> such as power generation</w:t>
      </w:r>
      <w:ins w:id="574" w:author="William Lamb" w:date="2017-10-25T09:43:00Z">
        <w:del w:id="575" w:author="minx" w:date="2017-11-08T12:03:00Z">
          <w:r w:rsidR="00FD5D50" w:rsidDel="00687AB2">
            <w:rPr>
              <w:lang w:val="en-US"/>
            </w:rPr>
            <w:delText xml:space="preserve"> and</w:delText>
          </w:r>
        </w:del>
      </w:ins>
      <w:ins w:id="576" w:author="minx" w:date="2017-11-08T12:03:00Z">
        <w:del w:id="577" w:author="Felix Creutzig" w:date="2017-11-09T13:20:00Z">
          <w:r w:rsidR="00687AB2" w:rsidDel="0021332E">
            <w:rPr>
              <w:lang w:val="en-US"/>
            </w:rPr>
            <w:delText>,</w:delText>
          </w:r>
        </w:del>
      </w:ins>
      <w:ins w:id="578" w:author="William Lamb" w:date="2017-10-25T09:43:00Z">
        <w:r w:rsidR="00FD5D50">
          <w:rPr>
            <w:lang w:val="en-US"/>
          </w:rPr>
          <w:t xml:space="preserve"> </w:t>
        </w:r>
      </w:ins>
      <w:ins w:id="579" w:author="Felix Creutzig" w:date="2017-11-09T13:20:00Z">
        <w:r w:rsidR="0021332E">
          <w:rPr>
            <w:lang w:val="en-US"/>
          </w:rPr>
          <w:t xml:space="preserve">and </w:t>
        </w:r>
      </w:ins>
      <w:ins w:id="580" w:author="William Lamb" w:date="2017-10-25T09:43:00Z">
        <w:r w:rsidR="00FD5D50">
          <w:rPr>
            <w:lang w:val="en-US"/>
          </w:rPr>
          <w:t>industry</w:t>
        </w:r>
      </w:ins>
      <w:r w:rsidR="000F0B1C">
        <w:rPr>
          <w:lang w:val="en-US"/>
        </w:rPr>
        <w:t xml:space="preserve"> </w:t>
      </w:r>
      <w:ins w:id="581" w:author="minx" w:date="2017-11-08T12:03:00Z">
        <w:del w:id="582" w:author="Felix Creutzig" w:date="2017-11-09T13:20:00Z">
          <w:r w:rsidR="00687AB2" w:rsidDel="0021332E">
            <w:rPr>
              <w:lang w:val="en-US"/>
            </w:rPr>
            <w:delText>and waste management</w:delText>
          </w:r>
        </w:del>
        <w:del w:id="583" w:author="William Lamb" w:date="2017-11-10T11:42:00Z">
          <w:r w:rsidR="00687AB2" w:rsidDel="008F1FD6">
            <w:rPr>
              <w:lang w:val="en-US"/>
            </w:rPr>
            <w:delText xml:space="preserve"> </w:delText>
          </w:r>
        </w:del>
      </w:ins>
      <w:r w:rsidR="000F0B1C">
        <w:rPr>
          <w:lang w:val="en-US"/>
        </w:rPr>
        <w:t>also take place within cities, they are</w:t>
      </w:r>
      <w:ins w:id="584" w:author="Radhika Khosla" w:date="2017-10-30T15:34:00Z">
        <w:r w:rsidR="000D2342">
          <w:rPr>
            <w:lang w:val="en-US"/>
          </w:rPr>
          <w:t xml:space="preserve"> already</w:t>
        </w:r>
      </w:ins>
      <w:r w:rsidR="000F0B1C">
        <w:rPr>
          <w:lang w:val="en-US"/>
        </w:rPr>
        <w:t xml:space="preserve"> well captured by other research communities (</w:t>
      </w:r>
      <w:r w:rsidR="00982EE2">
        <w:rPr>
          <w:lang w:val="en-US"/>
        </w:rPr>
        <w:t>in particular, integrated assessment modelling</w:t>
      </w:r>
      <w:r w:rsidR="000F0B1C">
        <w:rPr>
          <w:lang w:val="en-US"/>
        </w:rPr>
        <w:t>)</w:t>
      </w:r>
      <w:r w:rsidR="00537B55">
        <w:rPr>
          <w:lang w:val="en-US"/>
        </w:rPr>
        <w:t>. By contrast, the demand-side of climate change mitigation</w:t>
      </w:r>
      <w:ins w:id="585" w:author="Felix Creutzig" w:date="2017-11-09T13:22:00Z">
        <w:r w:rsidR="009229B3">
          <w:rPr>
            <w:lang w:val="en-US"/>
          </w:rPr>
          <w:t>, including both consumer end-use and preference-shaping infrastructures,</w:t>
        </w:r>
      </w:ins>
      <w:r w:rsidR="00537B55">
        <w:rPr>
          <w:lang w:val="en-US"/>
        </w:rPr>
        <w:t xml:space="preserve"> has received less attention in </w:t>
      </w:r>
      <w:r w:rsidR="00D7744A">
        <w:rPr>
          <w:lang w:val="en-US"/>
        </w:rPr>
        <w:t xml:space="preserve">climate assessments (but see </w:t>
      </w:r>
      <w:r w:rsidR="00D7744A">
        <w:rPr>
          <w:lang w:val="en-US"/>
        </w:rPr>
        <w:fldChar w:fldCharType="begin" w:fldLock="1"/>
      </w:r>
      <w:r w:rsidR="008517E2">
        <w:rPr>
          <w:lang w:val="en-US"/>
        </w:rPr>
        <w:instrText>ADDIN CSL_CITATION { "citationID" : "4iCni4YZ",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"[24]", "plainTextFormattedCitation" : "[24]", "previouslyFormattedCitation" : "[24]" }, "properties" : { "formattedCitation" : "[19]", "noteIndex" : 0, "plainCitation" : "[19]" }, "schema" : "https://github.com/citation-style-language/schema/raw/master/csl-citation.json" }</w:instrText>
      </w:r>
      <w:r w:rsidR="00D7744A">
        <w:rPr>
          <w:lang w:val="en-US"/>
        </w:rPr>
        <w:fldChar w:fldCharType="separate"/>
      </w:r>
      <w:r w:rsidR="008517E2" w:rsidRPr="008517E2">
        <w:rPr>
          <w:rFonts w:ascii="Calibri" w:hAnsi="Calibri" w:cs="Calibri"/>
          <w:noProof/>
          <w:lang w:val="en-US"/>
        </w:rPr>
        <w:t>[24]</w:t>
      </w:r>
      <w:r w:rsidR="00D7744A">
        <w:rPr>
          <w:lang w:val="en-US"/>
        </w:rPr>
        <w:fldChar w:fldCharType="end"/>
      </w:r>
      <w:r w:rsidR="00D7744A">
        <w:rPr>
          <w:lang w:val="en-US"/>
        </w:rPr>
        <w:t>)</w:t>
      </w:r>
      <w:del w:id="586" w:author="William Lamb" w:date="2017-10-25T09:43:00Z">
        <w:r w:rsidR="00D7744A" w:rsidDel="00FD5D50">
          <w:rPr>
            <w:lang w:val="en-US"/>
          </w:rPr>
          <w:delText>,</w:delText>
        </w:r>
      </w:del>
      <w:ins w:id="587" w:author="William Lamb" w:date="2017-10-25T09:43:00Z">
        <w:r w:rsidR="00FD5D50">
          <w:rPr>
            <w:lang w:val="en-US"/>
          </w:rPr>
          <w:t>.</w:t>
        </w:r>
      </w:ins>
      <w:del w:id="588" w:author="Radhika Khosla" w:date="2017-10-30T15:33:00Z">
        <w:r w:rsidR="00537B55" w:rsidDel="00DA3BDE">
          <w:rPr>
            <w:lang w:val="en-US"/>
          </w:rPr>
          <w:delText xml:space="preserve"> and</w:delText>
        </w:r>
      </w:del>
      <w:ins w:id="589" w:author="William Lamb" w:date="2017-10-25T09:43:00Z">
        <w:del w:id="590" w:author="Radhika Khosla" w:date="2017-10-30T15:33:00Z">
          <w:r w:rsidR="00FD5D50" w:rsidDel="006F61B6">
            <w:rPr>
              <w:lang w:val="en-US"/>
            </w:rPr>
            <w:delText>T</w:delText>
          </w:r>
          <w:r w:rsidR="00FD5D50" w:rsidDel="00DA3BDE">
            <w:rPr>
              <w:lang w:val="en-US"/>
            </w:rPr>
            <w:delText>he demand-side</w:delText>
          </w:r>
        </w:del>
      </w:ins>
      <w:del w:id="591" w:author="Radhika Khosla" w:date="2017-10-30T15:33:00Z">
        <w:r w:rsidR="00537B55" w:rsidDel="00DA3BDE">
          <w:rPr>
            <w:lang w:val="en-US"/>
          </w:rPr>
          <w:delText xml:space="preserve"> is a natural point of focus for an assessment of urban systems: not only </w:delText>
        </w:r>
        <w:r w:rsidR="00537B55" w:rsidDel="006F61B6">
          <w:rPr>
            <w:lang w:val="en-US"/>
          </w:rPr>
          <w:delText>are the everyday practices and uses of energy highly influenced by the shape, structure and organization of cities</w:delText>
        </w:r>
        <w:r w:rsidR="00D7744A" w:rsidDel="006F61B6">
          <w:rPr>
            <w:lang w:val="en-US"/>
          </w:rPr>
          <w:delText xml:space="preserve"> </w:delText>
        </w:r>
        <w:r w:rsidR="00D7744A" w:rsidDel="006F61B6">
          <w:rPr>
            <w:lang w:val="en-US"/>
          </w:rPr>
          <w:fldChar w:fldCharType="begin" w:fldLock="1"/>
        </w:r>
        <w:r w:rsidR="003002DF" w:rsidDel="006F61B6">
          <w:rPr>
            <w:lang w:val="en-US"/>
          </w:rPr>
          <w:del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"[24\u201326]", "plainTextFormattedCitation" : "[24\u201326]", "previouslyFormattedCitation" : "[24\u201326]" }, "properties" : { "formattedCitation" : "{\\rtf [20\\uc0\\u8211{}22]}", "noteIndex" : 0, "plainCitation" : "[20\u201322]" }, "schema" : "https://github.com/citation-style-language/schema/raw/master/csl-citation.json" }</w:delInstrText>
        </w:r>
        <w:r w:rsidR="00D7744A" w:rsidDel="006F61B6">
          <w:rPr>
            <w:lang w:val="en-US"/>
          </w:rPr>
          <w:fldChar w:fldCharType="separate"/>
        </w:r>
        <w:r w:rsidR="00D22A60" w:rsidRPr="00D22A60" w:rsidDel="006F61B6">
          <w:rPr>
            <w:rFonts w:ascii="Calibri" w:hAnsi="Calibri" w:cs="Calibri"/>
            <w:noProof/>
            <w:szCs w:val="24"/>
            <w:lang w:val="en-US"/>
          </w:rPr>
          <w:delText>[24–26]</w:delText>
        </w:r>
        <w:r w:rsidR="00D7744A" w:rsidDel="006F61B6">
          <w:rPr>
            <w:lang w:val="en-US"/>
          </w:rPr>
          <w:fldChar w:fldCharType="end"/>
        </w:r>
        <w:r w:rsidR="00537B55" w:rsidDel="006F61B6">
          <w:rPr>
            <w:lang w:val="en-US"/>
          </w:rPr>
          <w:delText>, but the majority of energy consumption in the 21</w:delText>
        </w:r>
        <w:r w:rsidR="00537B55" w:rsidRPr="008F66F6" w:rsidDel="006F61B6">
          <w:rPr>
            <w:vertAlign w:val="superscript"/>
            <w:lang w:val="en-US"/>
          </w:rPr>
          <w:delText>st</w:delText>
        </w:r>
        <w:r w:rsidR="00537B55" w:rsidDel="006F61B6">
          <w:rPr>
            <w:lang w:val="en-US"/>
          </w:rPr>
          <w:delText xml:space="preserve"> century is projected to take place within them </w:delText>
        </w:r>
        <w:r w:rsidR="00D7744A" w:rsidDel="006F61B6">
          <w:rPr>
            <w:lang w:val="en-US"/>
          </w:rPr>
          <w:fldChar w:fldCharType="begin" w:fldLock="1"/>
        </w:r>
        <w:r w:rsidR="003002DF" w:rsidDel="006F61B6">
          <w:rPr>
            <w:lang w:val="en-US"/>
          </w:rPr>
          <w:del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"[9,11,27,28]", "plainTextFormattedCitation" : "[9,11,27,28]", "previouslyFormattedCitation" : "[9,11,27,28]" }, "properties" : { "formattedCitation" : "[9,14,23,24]", "noteIndex" : 0, "plainCitation" : "[9,14,23,24]" }, "schema" : "https://github.com/citation-style-language/schema/raw/master/csl-citation.json" }</w:delInstrText>
        </w:r>
        <w:r w:rsidR="00D7744A" w:rsidDel="006F61B6">
          <w:rPr>
            <w:lang w:val="en-US"/>
          </w:rPr>
          <w:fldChar w:fldCharType="separate"/>
        </w:r>
        <w:r w:rsidR="00D22A60" w:rsidRPr="00D22A60" w:rsidDel="006F61B6">
          <w:rPr>
            <w:rFonts w:ascii="Calibri" w:hAnsi="Calibri" w:cs="Calibri"/>
            <w:noProof/>
            <w:lang w:val="en-US"/>
          </w:rPr>
          <w:delText>[9,11,27,28]</w:delText>
        </w:r>
        <w:r w:rsidR="00D7744A" w:rsidDel="006F61B6">
          <w:rPr>
            <w:lang w:val="en-US"/>
          </w:rPr>
          <w:fldChar w:fldCharType="end"/>
        </w:r>
        <w:r w:rsidR="00537B55" w:rsidDel="006F61B6">
          <w:rPr>
            <w:lang w:val="en-US"/>
          </w:rPr>
          <w:delText>.</w:delText>
        </w:r>
      </w:del>
    </w:p>
    <w:p w14:paraId="3BFB5D96" w14:textId="5A3E60C5" w:rsidR="00197B8D" w:rsidRDefault="00537B55" w:rsidP="00C80F58">
      <w:pPr>
        <w:rPr>
          <w:ins w:id="592" w:author="Felix Creutzig" w:date="2017-11-09T13:08:00Z"/>
          <w:lang w:val="en-US"/>
        </w:rPr>
      </w:pPr>
      <w:r>
        <w:rPr>
          <w:lang w:val="en-US"/>
        </w:rPr>
        <w:t xml:space="preserve">Four key domains </w:t>
      </w:r>
      <w:ins w:id="593" w:author="William Lamb" w:date="2017-11-02T10:47:00Z">
        <w:r w:rsidR="00B36BFA">
          <w:rPr>
            <w:lang w:val="en-US"/>
          </w:rPr>
          <w:t xml:space="preserve">of </w:t>
        </w:r>
      </w:ins>
      <w:del w:id="594" w:author="William Lamb" w:date="2017-11-02T10:47:00Z">
        <w:r w:rsidDel="00B36BFA">
          <w:rPr>
            <w:lang w:val="en-US"/>
          </w:rPr>
          <w:delText xml:space="preserve">of </w:delText>
        </w:r>
      </w:del>
      <w:r>
        <w:rPr>
          <w:lang w:val="en-US"/>
        </w:rPr>
        <w:t xml:space="preserve">literature can shed light on the </w:t>
      </w:r>
      <w:r w:rsidR="0063586E">
        <w:rPr>
          <w:lang w:val="en-US"/>
        </w:rPr>
        <w:t xml:space="preserve">urban drivers </w:t>
      </w:r>
      <w:r>
        <w:rPr>
          <w:lang w:val="en-US"/>
        </w:rPr>
        <w:t xml:space="preserve">of </w:t>
      </w:r>
      <w:r w:rsidR="0063586E">
        <w:rPr>
          <w:lang w:val="en-US"/>
        </w:rPr>
        <w:t>greenhouse gas emissions, and opportunities for their mitigation: transportation</w:t>
      </w:r>
      <w:del w:id="595" w:author="Radhika Khosla" w:date="2017-11-08T15:54:00Z">
        <w:r w:rsidR="0063586E" w:rsidDel="00667069">
          <w:rPr>
            <w:lang w:val="en-US"/>
          </w:rPr>
          <w:delText xml:space="preserve">, </w:delText>
        </w:r>
      </w:del>
      <w:ins w:id="596" w:author="Radhika Khosla" w:date="2017-11-08T15:54:00Z">
        <w:r w:rsidR="00667069">
          <w:rPr>
            <w:lang w:val="en-US"/>
          </w:rPr>
          <w:t xml:space="preserve">; </w:t>
        </w:r>
      </w:ins>
      <w:r w:rsidR="0063586E">
        <w:rPr>
          <w:lang w:val="en-US"/>
        </w:rPr>
        <w:t>buildings</w:t>
      </w:r>
      <w:del w:id="597" w:author="Radhika Khosla" w:date="2017-11-08T15:54:00Z">
        <w:r w:rsidR="0063586E" w:rsidDel="00667069">
          <w:rPr>
            <w:lang w:val="en-US"/>
          </w:rPr>
          <w:delText xml:space="preserve">, </w:delText>
        </w:r>
      </w:del>
      <w:ins w:id="598" w:author="Radhika Khosla" w:date="2017-11-08T15:54:00Z">
        <w:r w:rsidR="00667069">
          <w:rPr>
            <w:lang w:val="en-US"/>
          </w:rPr>
          <w:t xml:space="preserve">; </w:t>
        </w:r>
      </w:ins>
      <w:r w:rsidR="0063586E">
        <w:rPr>
          <w:lang w:val="en-US"/>
        </w:rPr>
        <w:t>waste management</w:t>
      </w:r>
      <w:del w:id="599" w:author="Radhika Khosla" w:date="2017-11-08T15:54:00Z">
        <w:r w:rsidR="0063586E" w:rsidDel="00667069">
          <w:rPr>
            <w:lang w:val="en-US"/>
          </w:rPr>
          <w:delText xml:space="preserve">, </w:delText>
        </w:r>
      </w:del>
      <w:ins w:id="600" w:author="Radhika Khosla" w:date="2017-11-08T15:54:00Z">
        <w:r w:rsidR="00667069">
          <w:rPr>
            <w:lang w:val="en-US"/>
          </w:rPr>
          <w:t xml:space="preserve">; </w:t>
        </w:r>
      </w:ins>
      <w:r w:rsidR="0063586E">
        <w:rPr>
          <w:lang w:val="en-US"/>
        </w:rPr>
        <w:t>and urban form</w:t>
      </w:r>
      <w:ins w:id="601" w:author="William Lamb" w:date="2017-10-09T14:27:00Z">
        <w:r w:rsidR="002A06F1">
          <w:rPr>
            <w:lang w:val="en-US"/>
          </w:rPr>
          <w:t xml:space="preserve"> </w:t>
        </w:r>
      </w:ins>
      <w:ins w:id="602" w:author="William Lamb" w:date="2017-10-13T15:55:00Z">
        <w:r w:rsidR="00B029EF">
          <w:rPr>
            <w:lang w:val="en-US"/>
          </w:rPr>
          <w:t>(Figure 2).</w:t>
        </w:r>
      </w:ins>
      <w:ins w:id="603" w:author="William Lamb" w:date="2017-11-02T10:50:00Z">
        <w:r w:rsidR="00B36BFA">
          <w:rPr>
            <w:lang w:val="en-US"/>
          </w:rPr>
          <w:t xml:space="preserve"> </w:t>
        </w:r>
      </w:ins>
      <w:ins w:id="604" w:author="Felix Creutzig" w:date="2017-11-08T23:59:00Z">
        <w:r w:rsidR="00724D6A">
          <w:rPr>
            <w:lang w:val="en-US"/>
          </w:rPr>
          <w:t>These domains correspond</w:t>
        </w:r>
        <w:del w:id="605" w:author="William Lamb" w:date="2017-11-10T11:43:00Z">
          <w:r w:rsidR="00724D6A" w:rsidDel="008F1FD6">
            <w:rPr>
              <w:lang w:val="en-US"/>
            </w:rPr>
            <w:delText>s</w:delText>
          </w:r>
        </w:del>
        <w:r w:rsidR="00724D6A">
          <w:rPr>
            <w:lang w:val="en-US"/>
          </w:rPr>
          <w:t xml:space="preserve"> to the emissions generated in cities from direct energy use</w:t>
        </w:r>
      </w:ins>
      <w:ins w:id="606" w:author="Felix Creutzig" w:date="2017-11-09T00:00:00Z">
        <w:r w:rsidR="00724D6A">
          <w:rPr>
            <w:lang w:val="en-US"/>
          </w:rPr>
          <w:t xml:space="preserve"> </w:t>
        </w:r>
      </w:ins>
      <w:ins w:id="607" w:author="Felix Creutzig" w:date="2017-11-09T12:58:00Z">
        <w:r w:rsidR="00197B8D">
          <w:rPr>
            <w:lang w:val="en-US"/>
          </w:rPr>
          <w:t xml:space="preserve">and, in our judgement, </w:t>
        </w:r>
      </w:ins>
      <w:ins w:id="608" w:author="William Lamb" w:date="2017-11-10T11:43:00Z">
        <w:r w:rsidR="008F1FD6">
          <w:rPr>
            <w:lang w:val="en-US"/>
          </w:rPr>
          <w:t xml:space="preserve">are the </w:t>
        </w:r>
      </w:ins>
      <w:ins w:id="609" w:author="Felix Creutzig" w:date="2017-11-09T12:58:00Z">
        <w:r w:rsidR="00197B8D">
          <w:rPr>
            <w:lang w:val="en-US"/>
          </w:rPr>
          <w:t xml:space="preserve">most accessible for urban policymakers </w:t>
        </w:r>
      </w:ins>
      <w:ins w:id="610" w:author="Felix Creutzig" w:date="2017-11-09T00:00:00Z">
        <w:r w:rsidR="00724D6A">
          <w:rPr>
            <w:lang w:val="en-US"/>
          </w:rPr>
          <w:fldChar w:fldCharType="begin" w:fldLock="1"/>
        </w:r>
      </w:ins>
      <w:r w:rsidR="008517E2">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"[3\u20136]", "manualFormatting" : "[5]", "plainTextFormattedCitation" : "[3\u20136]", "previouslyFormattedCitation" : "[3\u20136]" }, "properties" : { "noteIndex" : 0 }, "schema" : "https://github.com/citation-style-language/schema/raw/master/csl-citation.json" }</w:instrText>
      </w:r>
      <w:ins w:id="611" w:author="Felix Creutzig" w:date="2017-11-09T00:00:00Z">
        <w:r w:rsidR="00724D6A">
          <w:rPr>
            <w:lang w:val="en-US"/>
          </w:rPr>
          <w:fldChar w:fldCharType="separate"/>
        </w:r>
        <w:r w:rsidR="00724D6A">
          <w:rPr>
            <w:noProof/>
            <w:lang w:val="en-US"/>
          </w:rPr>
          <w:t>[5</w:t>
        </w:r>
        <w:r w:rsidR="00724D6A" w:rsidRPr="00D22A60">
          <w:rPr>
            <w:noProof/>
            <w:lang w:val="en-US"/>
          </w:rPr>
          <w:t>]</w:t>
        </w:r>
        <w:r w:rsidR="00724D6A">
          <w:rPr>
            <w:lang w:val="en-US"/>
          </w:rPr>
          <w:fldChar w:fldCharType="end"/>
        </w:r>
      </w:ins>
      <w:ins w:id="612" w:author="William Lamb" w:date="2017-11-10T11:43:00Z">
        <w:r w:rsidR="008F1FD6">
          <w:rPr>
            <w:lang w:val="en-US"/>
          </w:rPr>
          <w:t xml:space="preserve">. </w:t>
        </w:r>
      </w:ins>
      <w:ins w:id="613" w:author="William Lamb" w:date="2017-11-10T11:48:00Z">
        <w:r w:rsidR="00B0233C">
          <w:rPr>
            <w:lang w:val="en-US"/>
          </w:rPr>
          <w:t>Although the lifestyles, end-user demand</w:t>
        </w:r>
      </w:ins>
      <w:ins w:id="614" w:author="William Lamb" w:date="2017-11-10T11:50:00Z">
        <w:r w:rsidR="00B0233C">
          <w:rPr>
            <w:lang w:val="en-US"/>
          </w:rPr>
          <w:t xml:space="preserve"> patterns</w:t>
        </w:r>
      </w:ins>
      <w:ins w:id="615" w:author="William Lamb" w:date="2017-11-10T11:48:00Z">
        <w:r w:rsidR="00B0233C">
          <w:rPr>
            <w:lang w:val="en-US"/>
          </w:rPr>
          <w:t xml:space="preserve">, and infrastructures covered by these domains are hardly independent of supply-side issues, </w:t>
        </w:r>
      </w:ins>
      <w:ins w:id="616" w:author="William Lamb" w:date="2017-11-10T11:50:00Z">
        <w:r w:rsidR="00B0233C">
          <w:rPr>
            <w:lang w:val="en-US"/>
          </w:rPr>
          <w:t>we aim to exclude the latter where they are not specific for cities</w:t>
        </w:r>
      </w:ins>
      <w:ins w:id="617" w:author="William Lamb" w:date="2017-11-10T11:51:00Z">
        <w:r w:rsidR="00B0233C">
          <w:rPr>
            <w:lang w:val="en-US"/>
          </w:rPr>
          <w:t xml:space="preserve"> or city-level policies</w:t>
        </w:r>
      </w:ins>
      <w:ins w:id="618" w:author="William Lamb" w:date="2017-11-10T11:50:00Z">
        <w:r w:rsidR="00B0233C">
          <w:rPr>
            <w:lang w:val="en-US"/>
          </w:rPr>
          <w:t>.</w:t>
        </w:r>
      </w:ins>
      <w:ins w:id="619" w:author="William Lamb" w:date="2017-11-10T11:51:00Z">
        <w:r w:rsidR="00B0233C">
          <w:rPr>
            <w:lang w:val="en-US"/>
          </w:rPr>
          <w:t xml:space="preserve"> For instance, l</w:t>
        </w:r>
      </w:ins>
      <w:ins w:id="620" w:author="William Lamb" w:date="2017-11-10T11:44:00Z">
        <w:r w:rsidR="008F1FD6">
          <w:rPr>
            <w:lang w:val="en-US"/>
          </w:rPr>
          <w:t>iterature on</w:t>
        </w:r>
      </w:ins>
      <w:ins w:id="621" w:author="Felix Creutzig" w:date="2017-11-09T00:01:00Z">
        <w:del w:id="622" w:author="William Lamb" w:date="2017-11-10T11:43:00Z">
          <w:r w:rsidR="00724D6A" w:rsidDel="008F1FD6">
            <w:rPr>
              <w:lang w:val="en-US"/>
            </w:rPr>
            <w:delText>; e</w:delText>
          </w:r>
        </w:del>
        <w:del w:id="623" w:author="William Lamb" w:date="2017-11-10T11:44:00Z">
          <w:r w:rsidR="00724D6A" w:rsidDel="008F1FD6">
            <w:rPr>
              <w:lang w:val="en-US"/>
            </w:rPr>
            <w:delText>missions from</w:delText>
          </w:r>
        </w:del>
        <w:r w:rsidR="00724D6A">
          <w:rPr>
            <w:lang w:val="en-US"/>
          </w:rPr>
          <w:t xml:space="preserve"> industry </w:t>
        </w:r>
        <w:del w:id="624" w:author="William Lamb" w:date="2017-11-10T11:44:00Z">
          <w:r w:rsidR="00724D6A" w:rsidDel="008F1FD6">
            <w:rPr>
              <w:lang w:val="en-US"/>
            </w:rPr>
            <w:delText>are</w:delText>
          </w:r>
        </w:del>
      </w:ins>
      <w:ins w:id="625" w:author="William Lamb" w:date="2017-11-10T11:44:00Z">
        <w:r w:rsidR="008F1FD6">
          <w:rPr>
            <w:lang w:val="en-US"/>
          </w:rPr>
          <w:t>is</w:t>
        </w:r>
      </w:ins>
      <w:ins w:id="626" w:author="Felix Creutzig" w:date="2017-11-09T00:01:00Z">
        <w:r w:rsidR="00724D6A">
          <w:rPr>
            <w:lang w:val="en-US"/>
          </w:rPr>
          <w:t xml:space="preserve"> excluded</w:t>
        </w:r>
      </w:ins>
      <w:ins w:id="627" w:author="William Lamb" w:date="2017-11-10T11:44:00Z">
        <w:r w:rsidR="008F1FD6">
          <w:rPr>
            <w:lang w:val="en-US"/>
          </w:rPr>
          <w:t xml:space="preserve"> </w:t>
        </w:r>
      </w:ins>
      <w:ins w:id="628" w:author="Felix Creutzig" w:date="2017-11-09T00:01:00Z">
        <w:del w:id="629" w:author="William Lamb" w:date="2017-11-10T11:45:00Z">
          <w:r w:rsidR="00724D6A" w:rsidDel="008F1FD6">
            <w:rPr>
              <w:lang w:val="en-US"/>
            </w:rPr>
            <w:delText xml:space="preserve"> </w:delText>
          </w:r>
        </w:del>
        <w:r w:rsidR="00724D6A">
          <w:rPr>
            <w:lang w:val="en-US"/>
          </w:rPr>
          <w:t>as th</w:t>
        </w:r>
      </w:ins>
      <w:ins w:id="630" w:author="William Lamb" w:date="2017-11-10T11:44:00Z">
        <w:r w:rsidR="008F1FD6">
          <w:rPr>
            <w:lang w:val="en-US"/>
          </w:rPr>
          <w:t>is sector is</w:t>
        </w:r>
      </w:ins>
      <w:ins w:id="631" w:author="Felix Creutzig" w:date="2017-11-09T00:01:00Z">
        <w:del w:id="632" w:author="William Lamb" w:date="2017-11-10T11:44:00Z">
          <w:r w:rsidR="00724D6A" w:rsidDel="008F1FD6">
            <w:rPr>
              <w:lang w:val="en-US"/>
            </w:rPr>
            <w:delText>ey are</w:delText>
          </w:r>
        </w:del>
      </w:ins>
      <w:ins w:id="633" w:author="William Lamb" w:date="2017-11-10T11:44:00Z">
        <w:r w:rsidR="008F1FD6">
          <w:rPr>
            <w:lang w:val="en-US"/>
          </w:rPr>
          <w:t xml:space="preserve"> increasingly</w:t>
        </w:r>
      </w:ins>
      <w:ins w:id="634" w:author="Felix Creutzig" w:date="2017-11-09T00:01:00Z">
        <w:r w:rsidR="00724D6A">
          <w:rPr>
            <w:lang w:val="en-US"/>
          </w:rPr>
          <w:t xml:space="preserve"> located </w:t>
        </w:r>
        <w:del w:id="635" w:author="William Lamb" w:date="2017-11-10T11:44:00Z">
          <w:r w:rsidR="00724D6A" w:rsidDel="008F1FD6">
            <w:rPr>
              <w:lang w:val="en-US"/>
            </w:rPr>
            <w:delText xml:space="preserve">increasingly </w:delText>
          </w:r>
        </w:del>
        <w:r w:rsidR="00724D6A">
          <w:rPr>
            <w:lang w:val="en-US"/>
          </w:rPr>
          <w:t xml:space="preserve">outside urban areas, and </w:t>
        </w:r>
      </w:ins>
      <w:ins w:id="636" w:author="William Lamb" w:date="2017-11-10T11:45:00Z">
        <w:r w:rsidR="008F1FD6">
          <w:rPr>
            <w:lang w:val="en-US"/>
          </w:rPr>
          <w:t xml:space="preserve">is </w:t>
        </w:r>
      </w:ins>
      <w:ins w:id="637" w:author="Felix Creutzig" w:date="2017-11-09T00:01:00Z">
        <w:del w:id="638" w:author="William Lamb" w:date="2017-11-10T11:45:00Z">
          <w:r w:rsidR="00724D6A" w:rsidDel="008F1FD6">
            <w:rPr>
              <w:lang w:val="en-US"/>
            </w:rPr>
            <w:delText xml:space="preserve">are </w:delText>
          </w:r>
        </w:del>
        <w:r w:rsidR="00724D6A">
          <w:rPr>
            <w:lang w:val="en-US"/>
          </w:rPr>
          <w:t xml:space="preserve">best regulated by national </w:t>
        </w:r>
      </w:ins>
      <w:ins w:id="639" w:author="Felix Creutzig" w:date="2017-11-09T00:02:00Z">
        <w:r w:rsidR="00724D6A">
          <w:rPr>
            <w:lang w:val="en-US"/>
          </w:rPr>
          <w:t xml:space="preserve">or state </w:t>
        </w:r>
      </w:ins>
      <w:ins w:id="640" w:author="Felix Creutzig" w:date="2017-11-09T00:01:00Z">
        <w:r w:rsidR="00724D6A">
          <w:rPr>
            <w:lang w:val="en-US"/>
          </w:rPr>
          <w:t>agencies</w:t>
        </w:r>
      </w:ins>
      <w:ins w:id="641" w:author="William Lamb" w:date="2017-11-10T11:47:00Z">
        <w:r w:rsidR="00B0233C">
          <w:rPr>
            <w:lang w:val="en-US"/>
          </w:rPr>
          <w:t xml:space="preserve"> via economy-wide policies</w:t>
        </w:r>
      </w:ins>
      <w:ins w:id="642" w:author="Felix Creutzig" w:date="2017-11-09T00:01:00Z">
        <w:r w:rsidR="00724D6A">
          <w:rPr>
            <w:lang w:val="en-US"/>
          </w:rPr>
          <w:t>.</w:t>
        </w:r>
      </w:ins>
      <w:ins w:id="643" w:author="Felix Creutzig" w:date="2017-11-08T23:59:00Z">
        <w:r w:rsidR="00724D6A">
          <w:rPr>
            <w:lang w:val="en-US"/>
          </w:rPr>
          <w:t xml:space="preserve"> </w:t>
        </w:r>
      </w:ins>
      <w:ins w:id="644" w:author="William Lamb" w:date="2017-11-10T12:38:00Z">
        <w:r w:rsidR="003B1C6F">
          <w:rPr>
            <w:lang w:val="en-US"/>
          </w:rPr>
          <w:t xml:space="preserve">Although supply-side </w:t>
        </w:r>
      </w:ins>
      <w:ins w:id="645" w:author="Felix Creutzig" w:date="2017-11-09T13:17:00Z">
        <w:del w:id="646" w:author="William Lamb" w:date="2017-11-10T11:51:00Z">
          <w:r w:rsidR="00235ABB" w:rsidDel="00B0233C">
            <w:rPr>
              <w:lang w:val="en-US"/>
            </w:rPr>
            <w:delText>In essence, our domains cover aspects of lifestyles, end-user demand, and infrastructures</w:delText>
          </w:r>
        </w:del>
      </w:ins>
      <w:ins w:id="647" w:author="Felix Creutzig" w:date="2017-11-09T13:18:00Z">
        <w:del w:id="648" w:author="William Lamb" w:date="2017-11-10T11:51:00Z">
          <w:r w:rsidR="00235ABB" w:rsidDel="00B0233C">
            <w:rPr>
              <w:lang w:val="en-US"/>
            </w:rPr>
            <w:delText>. E</w:delText>
          </w:r>
        </w:del>
      </w:ins>
      <w:ins w:id="649" w:author="Felix Creutzig" w:date="2017-11-09T13:17:00Z">
        <w:del w:id="650" w:author="William Lamb" w:date="2017-11-10T11:51:00Z">
          <w:r w:rsidR="00235ABB" w:rsidDel="00B0233C">
            <w:rPr>
              <w:lang w:val="en-US"/>
            </w:rPr>
            <w:delText>ven as they are hardly independent of supply-side issues</w:delText>
          </w:r>
        </w:del>
      </w:ins>
      <w:ins w:id="651" w:author="Felix Creutzig" w:date="2017-11-09T13:18:00Z">
        <w:del w:id="652" w:author="William Lamb" w:date="2017-11-10T11:51:00Z">
          <w:r w:rsidR="00235ABB" w:rsidDel="00B0233C">
            <w:rPr>
              <w:lang w:val="en-US"/>
            </w:rPr>
            <w:delText xml:space="preserve">, we exclude domains that are </w:delText>
          </w:r>
        </w:del>
      </w:ins>
      <w:ins w:id="653" w:author="Felix Creutzig" w:date="2017-11-09T13:19:00Z">
        <w:del w:id="654" w:author="William Lamb" w:date="2017-11-10T11:51:00Z">
          <w:r w:rsidR="0021332E" w:rsidDel="00B0233C">
            <w:rPr>
              <w:lang w:val="en-US"/>
            </w:rPr>
            <w:delText xml:space="preserve">not specific for cities and human settlements, </w:delText>
          </w:r>
        </w:del>
      </w:ins>
      <w:ins w:id="655" w:author="Felix Creutzig" w:date="2017-11-09T13:20:00Z">
        <w:del w:id="656" w:author="William Lamb" w:date="2017-11-10T11:51:00Z">
          <w:r w:rsidR="0021332E" w:rsidDel="00B0233C">
            <w:rPr>
              <w:lang w:val="en-US"/>
            </w:rPr>
            <w:delText xml:space="preserve">such as industry and power generation, </w:delText>
          </w:r>
        </w:del>
      </w:ins>
      <w:ins w:id="657" w:author="Felix Creutzig" w:date="2017-11-09T13:19:00Z">
        <w:del w:id="658" w:author="William Lamb" w:date="2017-11-10T11:51:00Z">
          <w:r w:rsidR="0021332E" w:rsidDel="00B0233C">
            <w:rPr>
              <w:lang w:val="en-US"/>
            </w:rPr>
            <w:delText xml:space="preserve">and </w:delText>
          </w:r>
        </w:del>
      </w:ins>
      <w:ins w:id="659" w:author="Felix Creutzig" w:date="2017-11-09T13:20:00Z">
        <w:del w:id="660" w:author="William Lamb" w:date="2017-11-10T11:51:00Z">
          <w:r w:rsidR="0021332E" w:rsidDel="00B0233C">
            <w:rPr>
              <w:lang w:val="en-US"/>
            </w:rPr>
            <w:delText xml:space="preserve">that </w:delText>
          </w:r>
        </w:del>
      </w:ins>
      <w:ins w:id="661" w:author="Felix Creutzig" w:date="2017-11-09T13:19:00Z">
        <w:del w:id="662" w:author="William Lamb" w:date="2017-11-10T11:51:00Z">
          <w:r w:rsidR="0021332E" w:rsidDel="00B0233C">
            <w:rPr>
              <w:lang w:val="en-US"/>
            </w:rPr>
            <w:delText>can be best captured by supply-side regulation or economy-wide policies</w:delText>
          </w:r>
        </w:del>
      </w:ins>
      <w:ins w:id="663" w:author="Felix Creutzig" w:date="2017-11-09T13:20:00Z">
        <w:del w:id="664" w:author="William Lamb" w:date="2017-11-10T11:51:00Z">
          <w:r w:rsidR="0021332E" w:rsidDel="00B0233C">
            <w:rPr>
              <w:lang w:val="en-US"/>
            </w:rPr>
            <w:delText>.</w:delText>
          </w:r>
        </w:del>
      </w:ins>
      <w:ins w:id="665" w:author="Felix Creutzig" w:date="2017-11-09T13:27:00Z">
        <w:del w:id="666" w:author="William Lamb" w:date="2017-11-10T11:51:00Z">
          <w:r w:rsidR="00F21024" w:rsidDel="00B0233C">
            <w:rPr>
              <w:lang w:val="en-US"/>
            </w:rPr>
            <w:delText xml:space="preserve"> </w:delText>
          </w:r>
        </w:del>
        <w:del w:id="667" w:author="William Lamb" w:date="2017-11-10T12:38:00Z">
          <w:r w:rsidR="00F21024" w:rsidDel="003B1C6F">
            <w:rPr>
              <w:lang w:val="en-US"/>
            </w:rPr>
            <w:delText>W</w:delText>
          </w:r>
        </w:del>
      </w:ins>
      <w:ins w:id="668" w:author="William Lamb" w:date="2017-11-10T12:38:00Z">
        <w:r w:rsidR="003B1C6F">
          <w:rPr>
            <w:lang w:val="en-US"/>
          </w:rPr>
          <w:t>w</w:t>
        </w:r>
      </w:ins>
      <w:ins w:id="669" w:author="Felix Creutzig" w:date="2017-11-09T13:27:00Z">
        <w:r w:rsidR="00F21024">
          <w:rPr>
            <w:lang w:val="en-US"/>
          </w:rPr>
          <w:t>aste</w:t>
        </w:r>
      </w:ins>
      <w:ins w:id="670" w:author="William Lamb" w:date="2017-11-10T12:39:00Z">
        <w:r w:rsidR="003B1C6F">
          <w:rPr>
            <w:lang w:val="en-US"/>
          </w:rPr>
          <w:t xml:space="preserve"> management also tends to be located close to or outside city boundaries, we do include it here, as demand-side aspects are of high importance.</w:t>
        </w:r>
      </w:ins>
      <w:ins w:id="671" w:author="Felix Creutzig" w:date="2017-11-09T13:27:00Z">
        <w:del w:id="672" w:author="William Lamb" w:date="2017-11-10T12:40:00Z">
          <w:r w:rsidR="00F21024" w:rsidDel="003B1C6F">
            <w:rPr>
              <w:lang w:val="en-US"/>
            </w:rPr>
            <w:delText xml:space="preserve">, </w:delText>
          </w:r>
        </w:del>
        <w:del w:id="673" w:author="William Lamb" w:date="2017-11-10T12:37:00Z">
          <w:r w:rsidR="00F21024" w:rsidDel="00CA44F3">
            <w:rPr>
              <w:lang w:val="en-US"/>
            </w:rPr>
            <w:delText>in contrast</w:delText>
          </w:r>
        </w:del>
        <w:del w:id="674" w:author="William Lamb" w:date="2017-11-10T12:40:00Z">
          <w:r w:rsidR="00F21024" w:rsidDel="003B1C6F">
            <w:rPr>
              <w:lang w:val="en-US"/>
            </w:rPr>
            <w:delText>,</w:delText>
          </w:r>
        </w:del>
      </w:ins>
      <w:ins w:id="675" w:author="Felix Creutzig" w:date="2017-11-09T13:28:00Z">
        <w:del w:id="676" w:author="William Lamb" w:date="2017-11-10T12:40:00Z">
          <w:r w:rsidR="00F21024" w:rsidDel="003B1C6F">
            <w:rPr>
              <w:lang w:val="en-US"/>
            </w:rPr>
            <w:delText xml:space="preserve"> is included</w:delText>
          </w:r>
        </w:del>
      </w:ins>
      <w:ins w:id="677" w:author="Felix Creutzig" w:date="2017-11-09T13:27:00Z">
        <w:del w:id="678" w:author="William Lamb" w:date="2017-11-10T12:37:00Z">
          <w:r w:rsidR="00F21024" w:rsidDel="00CA44F3">
            <w:rPr>
              <w:lang w:val="en-US"/>
            </w:rPr>
            <w:delText xml:space="preserve"> as</w:delText>
          </w:r>
        </w:del>
        <w:del w:id="679" w:author="William Lamb" w:date="2017-11-10T12:40:00Z">
          <w:r w:rsidR="00F21024" w:rsidDel="003B1C6F">
            <w:rPr>
              <w:lang w:val="en-US"/>
            </w:rPr>
            <w:delText xml:space="preserve"> demand-side aspects are of high importan</w:delText>
          </w:r>
        </w:del>
        <w:del w:id="680" w:author="William Lamb" w:date="2017-11-10T11:51:00Z">
          <w:r w:rsidR="00F21024" w:rsidDel="00B0233C">
            <w:rPr>
              <w:lang w:val="en-US"/>
            </w:rPr>
            <w:delText>t</w:delText>
          </w:r>
        </w:del>
        <w:del w:id="681" w:author="William Lamb" w:date="2017-11-10T12:40:00Z">
          <w:r w:rsidR="00F21024" w:rsidDel="003B1C6F">
            <w:rPr>
              <w:lang w:val="en-US"/>
            </w:rPr>
            <w:delText xml:space="preserve">, </w:delText>
          </w:r>
        </w:del>
      </w:ins>
      <w:ins w:id="682" w:author="Felix Creutzig" w:date="2017-11-09T13:28:00Z">
        <w:del w:id="683" w:author="William Lamb" w:date="2017-11-10T11:52:00Z">
          <w:r w:rsidR="00F21024" w:rsidDel="00B0233C">
            <w:rPr>
              <w:lang w:val="en-US"/>
            </w:rPr>
            <w:delText>and</w:delText>
          </w:r>
        </w:del>
        <w:del w:id="684" w:author="William Lamb" w:date="2017-11-10T09:58:00Z">
          <w:r w:rsidR="00F21024" w:rsidDel="00E51F0C">
            <w:rPr>
              <w:lang w:val="en-US"/>
            </w:rPr>
            <w:delText xml:space="preserve"> </w:delText>
          </w:r>
        </w:del>
      </w:ins>
      <w:ins w:id="685" w:author="Felix Creutzig" w:date="2017-11-09T13:27:00Z">
        <w:del w:id="686" w:author="William Lamb" w:date="2017-11-10T11:52:00Z">
          <w:r w:rsidR="00F21024" w:rsidDel="00B0233C">
            <w:rPr>
              <w:lang w:val="en-US"/>
            </w:rPr>
            <w:delText xml:space="preserve"> as </w:delText>
          </w:r>
        </w:del>
        <w:del w:id="687" w:author="William Lamb" w:date="2017-11-10T12:40:00Z">
          <w:r w:rsidR="00F21024" w:rsidDel="003B1C6F">
            <w:rPr>
              <w:lang w:val="en-US"/>
            </w:rPr>
            <w:delText xml:space="preserve">even </w:delText>
          </w:r>
        </w:del>
        <w:del w:id="688" w:author="William Lamb" w:date="2017-11-10T11:52:00Z">
          <w:r w:rsidR="00F21024" w:rsidDel="00B0233C">
            <w:rPr>
              <w:lang w:val="en-US"/>
            </w:rPr>
            <w:delText xml:space="preserve">the </w:delText>
          </w:r>
        </w:del>
        <w:del w:id="689" w:author="William Lamb" w:date="2017-11-10T12:40:00Z">
          <w:r w:rsidR="00F21024" w:rsidDel="003B1C6F">
            <w:rPr>
              <w:lang w:val="en-US"/>
            </w:rPr>
            <w:delText xml:space="preserve">supply-side </w:delText>
          </w:r>
        </w:del>
        <w:del w:id="690" w:author="William Lamb" w:date="2017-11-10T11:52:00Z">
          <w:r w:rsidR="00F21024" w:rsidDel="00B0233C">
            <w:rPr>
              <w:lang w:val="en-US"/>
            </w:rPr>
            <w:delText xml:space="preserve">aspects are often located </w:delText>
          </w:r>
        </w:del>
        <w:del w:id="691" w:author="William Lamb" w:date="2017-11-10T12:40:00Z">
          <w:r w:rsidR="00F21024" w:rsidDel="003B1C6F">
            <w:rPr>
              <w:lang w:val="en-US"/>
            </w:rPr>
            <w:delText>within or close to city boundaries.</w:delText>
          </w:r>
        </w:del>
        <w:r w:rsidR="00F21024">
          <w:rPr>
            <w:lang w:val="en-US"/>
          </w:rPr>
          <w:t xml:space="preserve"> </w:t>
        </w:r>
      </w:ins>
    </w:p>
    <w:p w14:paraId="0A2FF052" w14:textId="35420E0C" w:rsidR="004523A9" w:rsidRDefault="0063586E" w:rsidP="004523A9">
      <w:pPr>
        <w:rPr>
          <w:ins w:id="692" w:author="William Lamb" w:date="2017-10-24T13:03:00Z"/>
          <w:lang w:val="en-US"/>
        </w:rPr>
      </w:pPr>
      <w:del w:id="693" w:author="William Lamb" w:date="2017-10-13T15:55:00Z">
        <w:r w:rsidDel="00B029EF">
          <w:rPr>
            <w:lang w:val="en-US"/>
          </w:rPr>
          <w:delText xml:space="preserve">. </w:delText>
        </w:r>
      </w:del>
      <w:r>
        <w:rPr>
          <w:lang w:val="en-US"/>
        </w:rPr>
        <w:t>In the context of the 1.5°C target, the</w:t>
      </w:r>
      <w:r w:rsidR="004523A9">
        <w:rPr>
          <w:lang w:val="en-US"/>
        </w:rPr>
        <w:t xml:space="preserve">se </w:t>
      </w:r>
      <w:r>
        <w:rPr>
          <w:lang w:val="en-US"/>
        </w:rPr>
        <w:t>domains play varied roles</w:t>
      </w:r>
      <w:r w:rsidR="004523A9">
        <w:rPr>
          <w:lang w:val="en-US"/>
        </w:rPr>
        <w:t xml:space="preserve"> along different timescales</w:t>
      </w:r>
      <w:del w:id="694" w:author="William Lamb" w:date="2017-11-02T10:52:00Z">
        <w:r w:rsidDel="00B36BFA">
          <w:rPr>
            <w:lang w:val="en-US"/>
          </w:rPr>
          <w:delText xml:space="preserve"> (Fig</w:delText>
        </w:r>
        <w:r w:rsidR="00ED7024" w:rsidDel="00B36BFA">
          <w:rPr>
            <w:lang w:val="en-US"/>
          </w:rPr>
          <w:delText>ure</w:delText>
        </w:r>
        <w:r w:rsidDel="00B36BFA">
          <w:rPr>
            <w:lang w:val="en-US"/>
          </w:rPr>
          <w:delText xml:space="preserve"> </w:delText>
        </w:r>
      </w:del>
      <w:del w:id="695" w:author="William Lamb" w:date="2017-10-24T13:05:00Z">
        <w:r w:rsidR="001F507A" w:rsidDel="00254F5C">
          <w:rPr>
            <w:lang w:val="en-US"/>
          </w:rPr>
          <w:delText>1</w:delText>
        </w:r>
      </w:del>
      <w:del w:id="696" w:author="William Lamb" w:date="2017-11-02T10:52:00Z">
        <w:r w:rsidDel="00B36BFA">
          <w:rPr>
            <w:lang w:val="en-US"/>
          </w:rPr>
          <w:delText>)</w:delText>
        </w:r>
      </w:del>
      <w:r>
        <w:rPr>
          <w:lang w:val="en-US"/>
        </w:rPr>
        <w:t xml:space="preserve">. </w:t>
      </w:r>
      <w:r w:rsidR="004523A9">
        <w:rPr>
          <w:lang w:val="en-US"/>
        </w:rPr>
        <w:t xml:space="preserve">Understanding these time scales is crucial for advancing urban contributions towards net zero emission trajectories. </w:t>
      </w:r>
    </w:p>
    <w:p w14:paraId="4CE4E69A" w14:textId="77777777" w:rsidR="00D71641" w:rsidRPr="009E5A57" w:rsidRDefault="00D71641" w:rsidP="00D71641">
      <w:pPr>
        <w:keepNext/>
        <w:rPr>
          <w:ins w:id="697" w:author="William Lamb" w:date="2017-10-24T13:03:00Z"/>
          <w:lang w:val="en-GB"/>
        </w:rPr>
      </w:pPr>
      <w:ins w:id="698" w:author="William Lamb" w:date="2017-10-24T13:03:00Z">
        <w:r>
          <w:rPr>
            <w:noProof/>
            <w:lang w:val="en-GB" w:eastAsia="en-GB"/>
          </w:rPr>
          <w:lastRenderedPageBreak/>
          <w:drawing>
            <wp:inline distT="0" distB="0" distL="0" distR="0" wp14:anchorId="43EF7F90" wp14:editId="55FD8C94">
              <wp:extent cx="5760720" cy="2681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 topi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81605"/>
                      </a:xfrm>
                      <a:prstGeom prst="rect">
                        <a:avLst/>
                      </a:prstGeom>
                    </pic:spPr>
                  </pic:pic>
                </a:graphicData>
              </a:graphic>
            </wp:inline>
          </w:drawing>
        </w:r>
      </w:ins>
    </w:p>
    <w:p w14:paraId="046F7BDD" w14:textId="5AB7D23D" w:rsidR="00D71641" w:rsidRPr="00A015E2" w:rsidRDefault="00D71641" w:rsidP="00D71641">
      <w:pPr>
        <w:pStyle w:val="Caption"/>
        <w:rPr>
          <w:ins w:id="699" w:author="William Lamb" w:date="2017-10-24T13:03:00Z"/>
          <w:rFonts w:asciiTheme="majorHAnsi" w:eastAsiaTheme="majorEastAsia" w:hAnsiTheme="majorHAnsi" w:cstheme="majorBidi"/>
          <w:color w:val="365F91" w:themeColor="accent1" w:themeShade="BF"/>
          <w:sz w:val="32"/>
          <w:szCs w:val="32"/>
          <w:lang w:val="en-GB"/>
          <w:rPrChange w:id="700" w:author="William Lamb" w:date="2017-11-03T10:36:00Z">
            <w:rPr>
              <w:ins w:id="701" w:author="William Lamb" w:date="2017-10-24T13:03:00Z"/>
              <w:rFonts w:asciiTheme="majorHAnsi" w:eastAsiaTheme="majorEastAsia" w:hAnsiTheme="majorHAnsi" w:cstheme="majorBidi"/>
              <w:color w:val="365F91" w:themeColor="accent1" w:themeShade="BF"/>
              <w:sz w:val="32"/>
              <w:szCs w:val="32"/>
              <w:lang w:val="en-US"/>
            </w:rPr>
          </w:rPrChange>
        </w:rPr>
      </w:pPr>
      <w:ins w:id="702" w:author="William Lamb" w:date="2017-10-24T13:03:00Z">
        <w:r w:rsidRPr="00ED7024">
          <w:rPr>
            <w:b/>
            <w:sz w:val="20"/>
            <w:szCs w:val="20"/>
            <w:lang w:val="en-GB"/>
          </w:rPr>
          <w:t xml:space="preserve">Figure </w:t>
        </w:r>
      </w:ins>
      <w:ins w:id="703" w:author="William Lamb" w:date="2017-11-10T22:28:00Z">
        <w:r w:rsidR="00090601" w:rsidRPr="00090601">
          <w:rPr>
            <w:b/>
            <w:sz w:val="20"/>
            <w:szCs w:val="20"/>
            <w:lang w:val="en-GB"/>
            <w:rPrChange w:id="704" w:author="William Lamb" w:date="2017-11-10T22:28:00Z">
              <w:rPr>
                <w:b/>
                <w:sz w:val="20"/>
                <w:szCs w:val="20"/>
              </w:rPr>
            </w:rPrChange>
          </w:rPr>
          <w:t>1</w:t>
        </w:r>
      </w:ins>
      <w:ins w:id="705" w:author="William Lamb" w:date="2017-10-24T13:03:00Z">
        <w:r w:rsidRPr="00ED7024">
          <w:rPr>
            <w:b/>
            <w:sz w:val="20"/>
            <w:szCs w:val="20"/>
            <w:lang w:val="en-GB"/>
          </w:rPr>
          <w:t xml:space="preserve">: Scope </w:t>
        </w:r>
      </w:ins>
      <w:ins w:id="706" w:author="William Lamb" w:date="2017-11-03T10:29:00Z">
        <w:r w:rsidR="00A015E2">
          <w:rPr>
            <w:b/>
            <w:sz w:val="20"/>
            <w:szCs w:val="20"/>
            <w:lang w:val="en-GB"/>
          </w:rPr>
          <w:t xml:space="preserve">and time-scales </w:t>
        </w:r>
      </w:ins>
      <w:ins w:id="707" w:author="William Lamb" w:date="2017-10-24T13:03:00Z">
        <w:r w:rsidRPr="00ED7024">
          <w:rPr>
            <w:b/>
            <w:sz w:val="20"/>
            <w:szCs w:val="20"/>
            <w:lang w:val="en-GB"/>
          </w:rPr>
          <w:t>of the urban mitigation literature</w:t>
        </w:r>
      </w:ins>
      <w:ins w:id="708" w:author="William Lamb" w:date="2017-10-24T14:11:00Z">
        <w:r w:rsidR="005168BA">
          <w:rPr>
            <w:b/>
            <w:sz w:val="20"/>
            <w:szCs w:val="20"/>
            <w:lang w:val="en-GB"/>
          </w:rPr>
          <w:t xml:space="preserve"> assessed</w:t>
        </w:r>
      </w:ins>
      <w:ins w:id="709" w:author="William Lamb" w:date="2017-10-24T13:03:00Z">
        <w:r w:rsidRPr="00ED7024">
          <w:rPr>
            <w:b/>
            <w:sz w:val="20"/>
            <w:szCs w:val="20"/>
            <w:lang w:val="en-GB"/>
          </w:rPr>
          <w:t>, including measures that address urban transport, buildings, waste, and urban form.</w:t>
        </w:r>
        <w:r>
          <w:rPr>
            <w:b/>
            <w:sz w:val="20"/>
            <w:szCs w:val="20"/>
            <w:lang w:val="en-GB"/>
          </w:rPr>
          <w:t xml:space="preserve"> </w:t>
        </w:r>
        <w:r>
          <w:rPr>
            <w:sz w:val="20"/>
            <w:szCs w:val="20"/>
            <w:lang w:val="en-GB"/>
          </w:rPr>
          <w:t>Note that neither supply-side energy production</w:t>
        </w:r>
      </w:ins>
      <w:ins w:id="710" w:author="William Lamb" w:date="2017-11-03T10:37:00Z">
        <w:r w:rsidR="00A015E2">
          <w:rPr>
            <w:sz w:val="20"/>
            <w:szCs w:val="20"/>
            <w:lang w:val="en-GB"/>
          </w:rPr>
          <w:t xml:space="preserve"> and industry</w:t>
        </w:r>
      </w:ins>
      <w:ins w:id="711" w:author="William Lamb" w:date="2017-10-24T13:03:00Z">
        <w:r>
          <w:rPr>
            <w:sz w:val="20"/>
            <w:szCs w:val="20"/>
            <w:lang w:val="en-GB"/>
          </w:rPr>
          <w:t>, nor a broader set of</w:t>
        </w:r>
      </w:ins>
      <w:ins w:id="712" w:author="William Lamb" w:date="2017-10-24T13:04:00Z">
        <w:r w:rsidR="00254F5C">
          <w:rPr>
            <w:sz w:val="20"/>
            <w:szCs w:val="20"/>
            <w:lang w:val="en-GB"/>
          </w:rPr>
          <w:t xml:space="preserve"> provisioning</w:t>
        </w:r>
      </w:ins>
      <w:ins w:id="713" w:author="William Lamb" w:date="2017-10-24T13:03:00Z">
        <w:r>
          <w:rPr>
            <w:sz w:val="20"/>
            <w:szCs w:val="20"/>
            <w:lang w:val="en-GB"/>
          </w:rPr>
          <w:t xml:space="preserve"> infrastructures and services </w:t>
        </w:r>
      </w:ins>
      <w:ins w:id="714" w:author="William Lamb" w:date="2017-10-24T13:04:00Z">
        <w:r w:rsidR="00254F5C">
          <w:rPr>
            <w:sz w:val="20"/>
            <w:szCs w:val="20"/>
            <w:lang w:val="en-GB"/>
          </w:rPr>
          <w:t xml:space="preserve">(e.g. healthcare access, green spaces) </w:t>
        </w:r>
      </w:ins>
      <w:ins w:id="715" w:author="William Lamb" w:date="2017-10-24T13:03:00Z">
        <w:r>
          <w:rPr>
            <w:sz w:val="20"/>
            <w:szCs w:val="20"/>
            <w:lang w:val="en-GB"/>
          </w:rPr>
          <w:t xml:space="preserve">are </w:t>
        </w:r>
      </w:ins>
      <w:ins w:id="716" w:author="William Lamb" w:date="2017-11-03T10:37:00Z">
        <w:r w:rsidR="00A015E2">
          <w:rPr>
            <w:sz w:val="20"/>
            <w:szCs w:val="20"/>
            <w:lang w:val="en-GB"/>
          </w:rPr>
          <w:t>captured in</w:t>
        </w:r>
      </w:ins>
      <w:ins w:id="717" w:author="William Lamb" w:date="2017-10-24T13:03:00Z">
        <w:r>
          <w:rPr>
            <w:sz w:val="20"/>
            <w:szCs w:val="20"/>
            <w:lang w:val="en-GB"/>
          </w:rPr>
          <w:t xml:space="preserve"> the scope</w:t>
        </w:r>
      </w:ins>
      <w:ins w:id="718" w:author="William Lamb" w:date="2017-10-24T14:11:00Z">
        <w:r w:rsidR="005168BA">
          <w:rPr>
            <w:sz w:val="20"/>
            <w:szCs w:val="20"/>
            <w:lang w:val="en-GB"/>
          </w:rPr>
          <w:t xml:space="preserve">. </w:t>
        </w:r>
      </w:ins>
      <w:ins w:id="719" w:author="William Lamb" w:date="2017-11-03T10:37:00Z">
        <w:r w:rsidR="00A015E2">
          <w:rPr>
            <w:sz w:val="20"/>
            <w:szCs w:val="20"/>
            <w:lang w:val="en-GB"/>
          </w:rPr>
          <w:t xml:space="preserve">We do not included these as </w:t>
        </w:r>
      </w:ins>
      <w:ins w:id="720" w:author="William Lamb" w:date="2017-10-24T13:03:00Z">
        <w:r>
          <w:rPr>
            <w:sz w:val="20"/>
            <w:szCs w:val="20"/>
            <w:lang w:val="en-GB"/>
          </w:rPr>
          <w:t>the former is assessed in other mitigation communities, and the latter is more appropriate for an assessment of sustainability, rather than climate change mitigation.</w:t>
        </w:r>
      </w:ins>
    </w:p>
    <w:p w14:paraId="4331144F" w14:textId="7B06FEBA" w:rsidR="00D71641" w:rsidDel="00D71641" w:rsidRDefault="00D71641" w:rsidP="004523A9">
      <w:pPr>
        <w:rPr>
          <w:del w:id="721" w:author="William Lamb" w:date="2017-10-24T13:03:00Z"/>
          <w:lang w:val="en-US"/>
        </w:rPr>
      </w:pPr>
    </w:p>
    <w:p w14:paraId="73E99D48" w14:textId="5AE530B5" w:rsidR="004523A9" w:rsidRDefault="0063586E" w:rsidP="0063586E">
      <w:pPr>
        <w:rPr>
          <w:lang w:val="en-US"/>
        </w:rPr>
      </w:pPr>
      <w:r>
        <w:rPr>
          <w:lang w:val="en-US"/>
        </w:rPr>
        <w:t>In the short-term</w:t>
      </w:r>
      <w:ins w:id="722" w:author="William Lamb" w:date="2017-11-02T10:49:00Z">
        <w:r w:rsidR="00B36BFA">
          <w:rPr>
            <w:lang w:val="en-US"/>
          </w:rPr>
          <w:t xml:space="preserve"> (present-2025)</w:t>
        </w:r>
      </w:ins>
      <w:r>
        <w:rPr>
          <w:lang w:val="en-US"/>
        </w:rPr>
        <w:t>, lifestyle and behavioral options can contribute</w:t>
      </w:r>
      <w:ins w:id="723" w:author="William Lamb" w:date="2017-11-10T12:40:00Z">
        <w:r w:rsidR="003B1C6F">
          <w:rPr>
            <w:lang w:val="en-US"/>
          </w:rPr>
          <w:t xml:space="preserve"> the</w:t>
        </w:r>
      </w:ins>
      <w:r>
        <w:rPr>
          <w:lang w:val="en-US"/>
        </w:rPr>
        <w:t xml:space="preserve"> most to climate change mitigation</w:t>
      </w:r>
      <w:ins w:id="724" w:author="William Lamb" w:date="2017-11-10T22:27:00Z">
        <w:r w:rsidR="00090601">
          <w:rPr>
            <w:lang w:val="en-US"/>
          </w:rPr>
          <w:t xml:space="preserve"> </w:t>
        </w:r>
        <w:del w:id="725" w:author="William Lamb" w:date="2017-11-10T22:26:00Z">
          <w:r w:rsidR="00090601">
            <w:rPr>
              <w:lang w:val="en-US"/>
            </w:rPr>
            <w:delText>.</w:delText>
          </w:r>
        </w:del>
        <w:r w:rsidR="00090601">
          <w:rPr>
            <w:lang w:val="en-US"/>
          </w:rPr>
          <w:t xml:space="preserve">compared to technological change and infrastructure provision, which are realized over long-time scales </w:t>
        </w:r>
        <w:r w:rsidR="00090601">
          <w:rPr>
            <w:lang w:val="en-US"/>
          </w:rPr>
          <w:fldChar w:fldCharType="begin" w:fldLock="1"/>
        </w:r>
        <w:r w:rsidR="00090601">
          <w:rPr>
            <w:lang w:val="en-US"/>
          </w:rPr>
          <w:instrText>ADDIN CSL_CITATION {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"mendeley" : { "formattedCitation" : "[25]", "plainTextFormattedCitation" : "[25]", "previouslyFormattedCitation" : "[25]" }, "properties" : { "noteIndex" : 4 }, "schema" : "https://github.com/citation-style-language/schema/raw/master/csl-citation.json" }</w:instrText>
        </w:r>
        <w:r w:rsidR="00090601">
          <w:rPr>
            <w:lang w:val="en-US"/>
          </w:rPr>
          <w:fldChar w:fldCharType="separate"/>
        </w:r>
        <w:r w:rsidR="00090601" w:rsidRPr="00EE25FB">
          <w:rPr>
            <w:noProof/>
            <w:lang w:val="en-US"/>
          </w:rPr>
          <w:t>[25]</w:t>
        </w:r>
        <w:r w:rsidR="00090601">
          <w:rPr>
            <w:lang w:val="en-US"/>
          </w:rPr>
          <w:fldChar w:fldCharType="end"/>
        </w:r>
      </w:ins>
      <w:r>
        <w:rPr>
          <w:lang w:val="en-US"/>
        </w:rPr>
        <w:t>. This involves changes in preferences, habits, and decision-making, such as telecommuting, adapting to different room temperatures, food waste reduction, and so forth. These ha</w:t>
      </w:r>
      <w:r w:rsidR="0037706F">
        <w:rPr>
          <w:lang w:val="en-US"/>
        </w:rPr>
        <w:t>ve</w:t>
      </w:r>
      <w:r>
        <w:rPr>
          <w:lang w:val="en-US"/>
        </w:rPr>
        <w:t xml:space="preserve"> been reviewed in literature</w:t>
      </w:r>
      <w:r w:rsidR="0037706F">
        <w:rPr>
          <w:lang w:val="en-US"/>
        </w:rPr>
        <w:t>s</w:t>
      </w:r>
      <w:r>
        <w:rPr>
          <w:lang w:val="en-US"/>
        </w:rPr>
        <w:t xml:space="preserve"> on the urban transport sector</w:t>
      </w:r>
      <w:r w:rsidR="00D531A8">
        <w:rPr>
          <w:lang w:val="en-US"/>
        </w:rPr>
        <w:t xml:space="preserve"> </w:t>
      </w:r>
      <w:r w:rsidR="00D531A8">
        <w:rPr>
          <w:lang w:val="en-US"/>
        </w:rPr>
        <w:fldChar w:fldCharType="begin" w:fldLock="1"/>
      </w:r>
      <w:r w:rsidR="008517E2">
        <w:rPr>
          <w:lang w:val="en-US"/>
        </w:rPr>
        <w:instrText>ADDIN CSL_CITATION { "citationID" : "a1f05j1ln0u",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"id" : "ITEM-2", "itemData" : { "author" : [ { "dropping-particle" : "", "family" : "Bongardt", "given" : "Daniel", "non-dropping-particle" : "", "parse-names" : false, "suffix" : "" }, { "dropping-particle" : "", "family" : "Breithaupt", "given" : "Manfred", "non-dropping-particle" : "", "parse-names" : false, "suffix" : "" }, { "dropping-particle" : "", "family" : "Creutzig", "given" : "Felix", "non-dropping-particle" : "", "parse-names" : false, "suffix" : "" } ], "container-title" : "5th regional environmentally sustainable transport forum in Asia, United Nations Centre for Regional Development, Bangkok, Thailand", "id" : "ITEM-2", "issued" : { "date-parts" : [ [ "2010" ] ] }, "title" : "Beyond the fossil city: Towards low carbon transport and green growth", "type" : "paper-conference" }, "uri" : [ "http://zotero.org/users/667375/items/9BUIGAWE" ], "uris" : [ "http://zotero.org/users/667375/items/9BUIGAWE", "http://www.mendeley.com/documents/?uuid=fc862cc6-250a-47cb-abdc-774b96a97eef" ] }, { "id" : "ITEM-3", "itemData" : { "ISBN" : "1-135-09465-9", "author" : [ { "dropping-particle" : "", "family" : "Bongardt", "given" : "Daniel", "non-dropping-particle" : "", "parse-names" : false, "suffix" : "" }, { "dropping-particle" : "", "family" : "Creutzig", "given" : "Felix", "non-dropping-particle" : "", "parse-names" : false, "suffix" : "" }, { "dropping-particle" : "", "family" : "H\u00fcging", "given" : "Hanna", "non-dropping-particle" : "", "parse-names" : false, "suffix" : "" }, { "dropping-particle" : "", "family" : "Sakamoto", "given" : "Ko", "non-dropping-particle" : "", "parse-names" : false, "suffix" : "" }, { "dropping-particle" : "", "family" : "Bakker", "given" : "Stefan", "non-dropping-particle" : "", "parse-names" : false, "suffix" : "" }, { "dropping-particle" : "", "family" : "Gota", "given" : "Sudhir", "non-dropping-particle" : "", "parse-names" : false, "suffix" : "" }, { "dropping-particle" : "", "family" : "B\u00f6hler-Baedeker", "given" : "Susanne", "non-dropping-particle" : "", "parse-names" : false, "suffix" : "" } ], "id" : "ITEM-3", "issued" : { "date-parts" : [ [ "2013" ] ] }, "publisher" : "Routledge", "title" : "Low-carbon land transport: policy handbook", "type" : "book" }, "uri" : [ "http://zotero.org/users/667375/items/CFM6N2MJ" ], "uris" : [ "http://zotero.org/users/667375/items/CFM6N2MJ", "http://www.mendeley.com/documents/?uuid=5a8322e4-efdd-4db6-bbd8-1173d8bf3728" ] }, { "id" : "ITEM-4", "itemData" : { "author" : [ { "dropping-particle" : "", "family" : "Creutzig", "given" : "Felix", "non-dropping-particle" : "", "parse-names" : false, "suffix" : "" } ], "container-title" : "Transport Reviews", "id" : "ITEM-4", "issue" : "3", "issued" : { "date-parts" : [ [ "2016" ] ] }, "page" : "341-360", "title" : "Evolving Narratives of Low-Carbon Futures in Transportation", "type" : "article-journal", "volume" : "36" }, "uris" : [ "http://www.mendeley.com/documents/?uuid=157bcb42-d34d-4707-86f3-c95ae87bf443" ] }, { "id" : "ITEM-5",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"ITEM-5", "issue" : "3", "issued" : { "date-parts" : [ [ "2010" ] ] }, "page" : "265-294", "title" : "Travel and the Built Environment -- A Meta-Analysis", "type" : "article-journal", "volume" : "76" }, "uris" : [ "http://www.mendeley.com/documents/?uuid=af6eea69-f068-4633-8d2e-96558e38ce8f", "http://zotero.org/groups/142725/items/RWZS4242", "http://www.mendeley.com/documents/?uuid=ef311ef1-0826-49a1-a9ac-0d0bc2383c26" ] } ], "mendeley" : { "formattedCitation" : "[21,25\u201328]", "plainTextFormattedCitation" : "[21,25\u201328]", "previouslyFormattedCitation" : "[21,25\u201328]" }, "properties" : { "formattedCitation" : "{\\rtf [11,22,25\\uc0\\u8211{}27]}", "noteIndex" : 0, "plainCitation" : "[11,22,25\u201327]" }, "schema" : "https://github.com/citation-style-language/schema/raw/master/csl-citation.json" }</w:instrText>
      </w:r>
      <w:r w:rsidR="00D531A8">
        <w:rPr>
          <w:lang w:val="en-US"/>
        </w:rPr>
        <w:fldChar w:fldCharType="separate"/>
      </w:r>
      <w:r w:rsidR="008517E2" w:rsidRPr="008517E2">
        <w:rPr>
          <w:rFonts w:ascii="Calibri" w:hAnsi="Calibri" w:cs="Calibri"/>
          <w:noProof/>
          <w:szCs w:val="24"/>
          <w:lang w:val="en-GB"/>
        </w:rPr>
        <w:t>[21,25–28]</w:t>
      </w:r>
      <w:r w:rsidR="00D531A8">
        <w:rPr>
          <w:lang w:val="en-US"/>
        </w:rPr>
        <w:fldChar w:fldCharType="end"/>
      </w:r>
      <w:r>
        <w:rPr>
          <w:lang w:val="en-US"/>
        </w:rPr>
        <w:t>, the building sector</w:t>
      </w:r>
      <w:r w:rsidR="00D531A8">
        <w:rPr>
          <w:lang w:val="en-US"/>
        </w:rPr>
        <w:t xml:space="preserve"> </w:t>
      </w:r>
      <w:r w:rsidR="00D531A8">
        <w:rPr>
          <w:lang w:val="en-US"/>
        </w:rPr>
        <w:fldChar w:fldCharType="begin" w:fldLock="1"/>
      </w:r>
      <w:r w:rsidR="008517E2">
        <w:rPr>
          <w:lang w:val="en-US"/>
        </w:rPr>
        <w:instrText>ADDIN CSL_CITATION { "citationID" : "a2q8c4ce7di", "citationItems" : [ { "id" : "ITEM-1", "itemData" : { "author" : [ { "dropping-particle" : "", "family" : "\u00dcrge-Vorsatz", "given" : "Diana", "non-dropping-particle" : "", "parse-names" : false, "suffix" : "" }, { "dropping-particle" : "", "family" : "Novikova", "given" : "Aleksandra", "non-dropping-particle" : "", "parse-names" : false, "suffix" : "" } ], "container-title" : "Energy policy", "id" : "ITEM-1", "issue" : "2", "issued" : { "date-parts" : [ [ "2008" ] ] }, "page" : "642\u2013661", "title" : "Potentials and costs of carbon dioxide mitigation in the world's buildings", "type" : "article-journal", "volume" : "36" }, "uris" : [ "http://www.mendeley.com/documents/?uuid=941f0939-37b4-41f4-84fc-dd37cf6be53d" ] }, { "id" : "ITEM-2", "itemData" : { "author" : [ { "dropping-particle" : "", "family" : "Lucon", "given" : "Oswaldo", "non-dropping-particle" : "", "parse-names" : false, "suffix" : "" }, { "dropping-particle" : "", "family" : "\u00dcrge-Vorsatz", "given" : "Diana", "non-dropping-particle" : "", "parse-names" : false, "suffix" : "" }, { "dropping-particle" : "", "family" : "Zain Ahmed", "given" : "Azni", "non-dropping-particle" : "", "parse-names" : false, "suffix" : "" }, { "dropping-particle" : "", "family" : "Akbari", "given" : "Hashem", "non-dropping-particle" : "", "parse-names" : false, "suffix" : "" }, { "dropping-particle" : "", "family" : "Bertoldi", "given" : "Paolo", "non-dropping-particle" : "", "parse-names" : false, "suffix" : "" }, { "dropping-particle" : "", "family" : "Cabeza", "given" : "Luisa Fernanda", "non-dropping-particle" : "", "parse-names" : false, "suffix" : "" }, { "dropping-particle" : "", "family" : "Eyre", "given" : "Nicholas", "non-dropping-particle" : "", "parse-names" : false, "suffix" : "" }, { "dropping-particle" : "", "family" : "Gadgil", "given" : "Ashok", "non-dropping-particle" : "", "parse-names" : false, "suffix" : "" }, { "dropping-particle" : "", "family" : "Harvey", "given" : "L.D. Danny", "non-dropping-particle" : "", "parse-names" : false, "suffix" : "" }, { "dropping-particle" : "", "family" : "Jiang", "given" : "Yi", "non-dropping-particle" : "", "parse-names" : false, "suffix" : "" }, { "dropping-particle" : "", "family" : "Liphoto", "given" : "Enoch",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"Parikh", "given" : "Jyoti", "non-dropping-particle" : "", "parse-names" : false, "suffix" : "" }, { "dropping-particle" : "", "family" : "Pyke", "given" : "Christopher", "non-dropping-particle" : "", "parse-names" : false, "suffix" : "" }, { "dropping-particle" : "", "family" : "Vilari\u00f1o", "given" : "Maria Virginia", "non-dropping-particle" : "", "parse-names" : false, "suffix" : "" } ], "container-title" : "Climate Change 2014: Mitigation of Climate Change. Contribution of Working Group III to the Fifth Assessment Report of the Intergovernmental Panel on Climate Change [Edenhofer, O., R. Pichs-Madruga, Y. Sokona, E. Farahani, S. Kadner, K. Seyboth, A. Adler,", "id" : "ITEM-2", "issued" : { "date-parts" : [ [ "2014" ] ] }, "title" : "Buildings", "type" : "chapter" }, "uris" : [ "http://www.mendeley.com/documents/?uuid=e13f2d49-128f-4878-878b-7a18939b3e27" ] }, { "id" : "ITEM-3", "itemData" : { "ISBN" : "9781 10700 5198", "author" : [ { "dropping-particle" : "", "family" : "\u00dcrge-Vorsatz", "given" : "Diana", "non-dropping-particle" : "", "parse-names" : false, "suffix" : "" }, { "dropping-particle" : "", "family" : "Eyre", "given" : "Nick", "non-dropping-particle" : "", "parse-names" : false, "suffix" : "" }, { "dropping-particle" : "", "family" : "Graham", "given" : "Peter", "non-dropping-particle" : "", "parse-names" : false, "suffix" : "" }, { "dropping-particle" : "", "family" : "Harvey", "given" : "Danny", "non-dropping-particle" : "", "parse-names" : false, "suffix" : "" }, { "dropping-particle" : "", "family" : "Hertwich", "given" : "Edgar", "non-dropping-particle" : "", "parse-names" : false, "suffix" : "" }, { "dropping-particle" : "", "family" : "Jiang", "given" : "Yi", "non-dropping-particle" : "", "parse-names" : false, "suffix" : "" }, { "dropping-particle" : "", "family" : "Kornevall", "given" : "Christian", "non-dropping-particle" : "", "parse-names" : false, "suffix" : "" }, { "dropping-particle" : "", "family" : "Majumbar", "given" : "Mili", "non-dropping-particle" : "", "parse-names" : false, "suffix" : "" }, { "dropping-particle" : "", "family" : "McMahon", "given" : "James E.",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"Novikova", "given" : "Aleksandra", "non-dropping-particle" : "", "parse-names" : false, "suffix" : "" }, { "dropping-particle" : "", "family" : "Janda", "given" : "Kathryn", "non-dropping-particle" : "", "parse-names" : false, "suffix" : "" }, { "dropping-particle" : "", "family" : "Masera", "given" : "Omar", "non-dropping-particle" : "", "parse-names" : false, "suffix" : "" }, { "dropping-particle" : "", "family" : "McNeil", "given" : "Michael", "non-dropping-particle" : "", "parse-names" : false, "suffix" : "" }, { "dropping-particle" : "", "family" : "Petrichenko", "given" : "Ksenia", "non-dropping-particle" : "", "parse-names" : false, "suffix" : "" }, { "dropping-particle" : "", "family" : "Herrero", "given" : "Sergio Tirado", "non-dropping-particle" : "", "parse-names" : false, "suffix" : "" }, { "dropping-particle" : "", "family" : "Jochem", "given" : "Eberhard", "non-dropping-particle" : "", "parse-names" : false, "suffix" : "" } ], "chapter-number" : "10", "container-title" : "Global Energy Assessment - Toward a Sustainable Future", "id" : "ITEM-3", "issued" : { "date-parts" : [ [ "2012" ] ] }, "page" : "649-760", "publisher" : "Cambridge University Press", "publisher-place" : "Cambridge, UK", "title" : "Energy End-Use: Buildings", "type" : "chapter" }, "uris" : [ "http://www.mendeley.com/documents/?uuid=8de8d4e7-6e6a-4ad6-b7b8-c04c8fcd9fc8" ] }, { "id" : "ITEM-4", "itemData" : { "DOI" : "10.1016/j.rser.2014.04.053", "ISSN" : "13640321", "abstract" : "Energy use in buildings accounts for 38% of global total final energy consumption, 45% of which in OECD countries. According to the International Energy Agency the continuing demand for new large and small appliances, often with new functionality, is resulting in rapidly increasing electricity consumption in both the residential and service sectors. Appliances contribution to the residential electricity use is increasing. Also, appliances types are changing in our homes. This paper aims to find the trend of energy consumption of appliances in the building sector and describing the driver of this energy consumption. For doing so, a review of the literature available in the topic is summarized first. Trends show that appliances energy consumption is growing, but also that are disproportionately powered by electricity, mainly due to the proliferation of electronics and other small household devices, especially in OECD countries. This trend, which have already brought millions of households out of poverty in China and India and promises to continually improve standards of living throughout the developing world, will also have a major impact on appliance energy consumption as many more households will be able to afford basic equipment such as refrigerators and washing machines. Moreover, because appliances generally consume electricity instead of renewable fuels or direct combustion fuels, they carry a relatively large carbon footprint in countries where electricity production is carbon intensive. Finally, appliances present significant opportunities for efficiency improvement, since most of the appliances to be implemented in the near future still have to be produced. ?? 2014 Elsevier Ltd.", "author" : [ { "dropping-particle" : "", "family" : "Cabeza", "given" : "Luisa F.", "non-dropping-particle" : "", "parse-names" : false, "suffix" : "" }, { "dropping-particle" : "", "family" : "Urge-Vorsatz", "given" : "Diana", "non-dropping-particle" : "", "parse-names" : false, "suffix" : "" }, { "dropping-particle" : "", "family" : "McNeil", "given" : "Michael A.", "non-dropping-particle" : "", "parse-names" : false, "suffix" : "" }, { "dropping-particle" : "", "family" : "Barreneche", "given" : "Camila", "non-dropping-particle" : "", "parse-names" : false, "suffix" : "" }, { "dropping-particle" : "", "family" : "Serrano", "given" : "Susana", "non-dropping-particle" : "", "parse-names" : false, "suffix" : "" } ], "container-title" : "Renewable and Sustainable Energy Reviews", "id" : "ITEM-4", "issued" : { "date-parts" : [ [ "2014" ] ] }, "page" : "188-193", "publisher" : "Elsevier", "title" : "Investigating greenhouse challenge from growing trends of electricity consumption through home appliances in buildings", "type" : "article-journal", "volume" : "36" }, "uris" : [ "http://www.mendeley.com/documents/?uuid=fffdf1d5-f870-44c0-8dab-07f2893dff57" ] } ], "mendeley" : { "formattedCitation" : "[29\u201332]", "plainTextFormattedCitation" : "[29\u201332]", "previouslyFormattedCitation" : "[29\u201332]" }, "properties" : { "formattedCitation" : "[28,29]", "noteIndex" : 0, "plainCitation" : "[28,29]" }, "schema" : "https://github.com/citation-style-language/schema/raw/master/csl-citation.json" }</w:instrText>
      </w:r>
      <w:r w:rsidR="00D531A8">
        <w:rPr>
          <w:lang w:val="en-US"/>
        </w:rPr>
        <w:fldChar w:fldCharType="separate"/>
      </w:r>
      <w:r w:rsidR="008517E2" w:rsidRPr="008517E2">
        <w:rPr>
          <w:rFonts w:ascii="Calibri" w:hAnsi="Calibri" w:cs="Calibri"/>
          <w:noProof/>
          <w:lang w:val="en-GB"/>
        </w:rPr>
        <w:t>[29–32]</w:t>
      </w:r>
      <w:r w:rsidR="00D531A8">
        <w:rPr>
          <w:lang w:val="en-US"/>
        </w:rPr>
        <w:fldChar w:fldCharType="end"/>
      </w:r>
      <w:r>
        <w:rPr>
          <w:lang w:val="en-US"/>
        </w:rPr>
        <w:t>, food waste</w:t>
      </w:r>
      <w:r w:rsidR="00D531A8">
        <w:rPr>
          <w:lang w:val="en-US"/>
        </w:rPr>
        <w:t xml:space="preserve"> </w:t>
      </w:r>
      <w:r w:rsidR="00D531A8">
        <w:rPr>
          <w:lang w:val="en-US"/>
        </w:rPr>
        <w:fldChar w:fldCharType="begin" w:fldLock="1"/>
      </w:r>
      <w:r w:rsidR="008517E2">
        <w:rPr>
          <w:lang w:val="en-US"/>
        </w:rPr>
        <w:instrText>ADDIN CSL_CITATION { "citationID" : "a1u2df3knnc", "citationItems" : [ { "id" : "ITEM-1", "itemData" : { "DOI" : "10.1038/nclimate2353", "ISBN" : "1758-678X", "ISSN" : "1758-678X", "abstract" : "Recent studies show that current trends in yield improvement will not be sufficient to meet projected global food demand in 2050, and suggest that a further expansion of agricultural area will be required. However, agriculture is the main driver of losses of biodiversity and a major contributor to climate change and pollution, and so further expansion is undesirable. The usual proposed alternative\u2014intensification with increased resource use\u2014also has negative effects. It is therefore imperative to find ways to achieve global food security without expanding crop or pastureland and without increasing greenhouse gas emissions. Some authors have emphasized a role for sustainable intensification in closing global \u2018yield gaps\u2019 between the currently realized and potentially achievable yields. However, in this paper we use a transparent, data-driven model, to show that even if yield gaps are closed, the projected demand will drive further agricultural expansion. There are, however, options for reduction on the demand side that are rarely considered. In the second part of this paper we quantify the potential for demand-side mitigation options, and show that improved diets and decreases in food waste are essential to deliver emissions reductions, and to provide global food security in 2050.", "author" : [ { "dropping-particle" : "", "family" : "Baj\u017eelj", "given" : "Bojana", "non-dropping-particle" : "", "parse-names" : false, "suffix" : "" }, { "dropping-particle" : "", "family" : "Richards", "given" : "Keith S", "non-dropping-particle" : "", "parse-names" : false, "suffix" : "" }, { "dropping-particle" : "", "family" : "Allwood", "given" : "Julian M", "non-dropping-particle" : "", "parse-names" : false, "suffix" : "" }, { "dropping-particle" : "", "family" : "Smith", "given" : "Pete", "non-dropping-particle" : "", "parse-names" : false, "suffix" : "" }, { "dropping-particle" : "", "family" : "Dennis", "given" : "John S", "non-dropping-particle" : "", "parse-names" : false, "suffix" : "" }, { "dropping-particle" : "", "family" : "Curmi", "given" : "Elizabeth", "non-dropping-particle" : "", "parse-names" : false, "suffix" : "" }, { "dropping-particle" : "", "family" : "Gilligan", "given" : "Christopher A", "non-dropping-particle" : "", "parse-names" : false, "suffix" : "" } ], "container-title" : "Nature Climate Change", "id" : "ITEM-1", "issue" : "October", "issued" : { "date-parts" : [ [ "2014" ] ] }, "page" : "924-929", "title" : "Importance of food-demand management for climate mitigation", "type" : "article-journal", "volume" : "4" }, "uris" : [ "http://www.mendeley.com/documents/?uuid=ad78e00a-157a-483a-b2f1-d867d1ced7f8" ] } ], "mendeley" : { "formattedCitation" : "[33]", "plainTextFormattedCitation" : "[33]", "previouslyFormattedCitation" : "[33]" }, "properties" : { "formattedCitation" : "[30]", "noteIndex" : 0, "plainCitation" : "[30]" }, "schema" : "https://github.com/citation-style-language/schema/raw/master/csl-citation.json" }</w:instrText>
      </w:r>
      <w:r w:rsidR="00D531A8">
        <w:rPr>
          <w:lang w:val="en-US"/>
        </w:rPr>
        <w:fldChar w:fldCharType="separate"/>
      </w:r>
      <w:r w:rsidR="008517E2" w:rsidRPr="008517E2">
        <w:rPr>
          <w:rFonts w:ascii="Calibri" w:hAnsi="Calibri" w:cs="Calibri"/>
          <w:noProof/>
          <w:lang w:val="en-GB"/>
        </w:rPr>
        <w:t>[33]</w:t>
      </w:r>
      <w:r w:rsidR="00D531A8">
        <w:rPr>
          <w:lang w:val="en-US"/>
        </w:rPr>
        <w:fldChar w:fldCharType="end"/>
      </w:r>
      <w:r>
        <w:rPr>
          <w:lang w:val="en-US"/>
        </w:rPr>
        <w:t>, and the overall demand-side</w:t>
      </w:r>
      <w:r w:rsidR="00D531A8">
        <w:rPr>
          <w:lang w:val="en-US"/>
        </w:rPr>
        <w:t xml:space="preserve"> </w:t>
      </w:r>
      <w:r w:rsidR="00D531A8">
        <w:rPr>
          <w:lang w:val="en-US"/>
        </w:rPr>
        <w:fldChar w:fldCharType="begin" w:fldLock="1"/>
      </w:r>
      <w:r w:rsidR="008517E2">
        <w:rPr>
          <w:lang w:val="en-US"/>
        </w:rPr>
        <w:instrText>ADDIN CSL_CITATION { "citationID" : "ajdg4svckf",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"[24]", "plainTextFormattedCitation" : "[24]", "previouslyFormattedCitation" : "[24]" }, "properties" : { "formattedCitation" : "[19]", "noteIndex" : 0, "plainCitation" : "[19]" }, "schema" : "https://github.com/citation-style-language/schema/raw/master/csl-citation.json" }</w:instrText>
      </w:r>
      <w:r w:rsidR="00D531A8">
        <w:rPr>
          <w:lang w:val="en-US"/>
        </w:rPr>
        <w:fldChar w:fldCharType="separate"/>
      </w:r>
      <w:r w:rsidR="008517E2" w:rsidRPr="008517E2">
        <w:rPr>
          <w:rFonts w:ascii="Calibri" w:hAnsi="Calibri" w:cs="Calibri"/>
          <w:noProof/>
          <w:lang w:val="en-GB"/>
        </w:rPr>
        <w:t>[24]</w:t>
      </w:r>
      <w:r w:rsidR="00D531A8">
        <w:rPr>
          <w:lang w:val="en-US"/>
        </w:rPr>
        <w:fldChar w:fldCharType="end"/>
      </w:r>
      <w:r>
        <w:rPr>
          <w:lang w:val="en-US"/>
        </w:rPr>
        <w:t>.</w:t>
      </w:r>
    </w:p>
    <w:p w14:paraId="5AC21C16" w14:textId="21D7EC4D" w:rsidR="00254F5C" w:rsidRDefault="004523A9" w:rsidP="0037617C">
      <w:pPr>
        <w:rPr>
          <w:ins w:id="726" w:author="William Lamb" w:date="2017-10-24T13:06:00Z"/>
          <w:lang w:val="en-US"/>
        </w:rPr>
      </w:pPr>
      <w:r>
        <w:rPr>
          <w:lang w:val="en-US"/>
        </w:rPr>
        <w:t>The middle</w:t>
      </w:r>
      <w:ins w:id="727" w:author="Radhika Khosla" w:date="2017-11-08T15:56:00Z">
        <w:r w:rsidR="00713DD6">
          <w:rPr>
            <w:lang w:val="en-US"/>
          </w:rPr>
          <w:t>-</w:t>
        </w:r>
      </w:ins>
      <w:r>
        <w:rPr>
          <w:lang w:val="en-US"/>
        </w:rPr>
        <w:t xml:space="preserve"> </w:t>
      </w:r>
      <w:ins w:id="728" w:author="William Lamb" w:date="2017-11-02T10:49:00Z">
        <w:r w:rsidR="00B36BFA">
          <w:rPr>
            <w:lang w:val="en-US"/>
          </w:rPr>
          <w:t xml:space="preserve">(2025-2050) </w:t>
        </w:r>
      </w:ins>
      <w:r>
        <w:rPr>
          <w:lang w:val="en-US"/>
        </w:rPr>
        <w:t xml:space="preserve">and long-term </w:t>
      </w:r>
      <w:ins w:id="729" w:author="William Lamb" w:date="2017-11-02T10:49:00Z">
        <w:r w:rsidR="00B36BFA">
          <w:rPr>
            <w:lang w:val="en-US"/>
          </w:rPr>
          <w:t xml:space="preserve">(to 2100) </w:t>
        </w:r>
      </w:ins>
      <w:r>
        <w:rPr>
          <w:lang w:val="en-US"/>
        </w:rPr>
        <w:t xml:space="preserve">is dominated by capital and infrastructure stocks </w:t>
      </w:r>
      <w:r w:rsidR="006B0846">
        <w:rPr>
          <w:lang w:val="en-US"/>
        </w:rPr>
        <w:fldChar w:fldCharType="begin" w:fldLock="1"/>
      </w:r>
      <w:r w:rsidR="008517E2">
        <w:rPr>
          <w:lang w:val="en-US"/>
        </w:rPr>
        <w:instrText>ADDIN CSL_CITATION { "citationID" : "a27378qbdd8", "citationItems" : [ { "id" : "ITEM-1", "itemData" : { "author" : [ { "dropping-particle" : "", "family" : "Lecocq", "given" : "Franck", "non-dropping-particle" : "", "parse-names" : false, "suffix" : "" }, { "dropping-particle" : "", "family" : "Shalizi", "given" : "Zmarak", "non-dropping-particle" : "", "parse-names" : false, "suffix" : "" } ], "container-title" : "Climate Policy", "id" : "ITEM-1", "issue" : "2", "issued" : { "date-parts" : [ [ "2014" ] ] }, "page" : "187\u2013208", "title" : "The economics of targeted mitigation in infrastructure", "type" : "article-journal", "volume" : "14" }, "uris" : [ "http://www.mendeley.com/documents/?uuid=23c06ebd-a5ac-4997-9902-9fce3cf19768" ] } ], "mendeley" : { "formattedCitation" : "[34]", "plainTextFormattedCitation" : "[34]", "previouslyFormattedCitation" : "[34]" }, "properties" : { "formattedCitation" : "[33]", "noteIndex" : 0, "plainCitation" : "[33]" }, "schema" : "https://github.com/citation-style-language/schema/raw/master/csl-citation.json" }</w:instrText>
      </w:r>
      <w:r w:rsidR="006B0846">
        <w:rPr>
          <w:lang w:val="en-US"/>
        </w:rPr>
        <w:fldChar w:fldCharType="separate"/>
      </w:r>
      <w:r w:rsidR="008517E2" w:rsidRPr="008517E2">
        <w:rPr>
          <w:rFonts w:ascii="Calibri" w:hAnsi="Calibri" w:cs="Calibri"/>
          <w:noProof/>
          <w:lang w:val="en-US"/>
        </w:rPr>
        <w:t>[34]</w:t>
      </w:r>
      <w:r w:rsidR="006B0846">
        <w:rPr>
          <w:lang w:val="en-US"/>
        </w:rPr>
        <w:fldChar w:fldCharType="end"/>
      </w:r>
      <w:r>
        <w:rPr>
          <w:lang w:val="en-US"/>
        </w:rPr>
        <w:t xml:space="preserve">. Many options are situated in the buildings sector, including more efficient consumer appliances, heating </w:t>
      </w:r>
      <w:r w:rsidR="007E3CFD">
        <w:rPr>
          <w:lang w:val="en-US"/>
        </w:rPr>
        <w:t xml:space="preserve">and cooling </w:t>
      </w:r>
      <w:r>
        <w:rPr>
          <w:lang w:val="en-US"/>
        </w:rPr>
        <w:t xml:space="preserve">systems, and building </w:t>
      </w:r>
      <w:r w:rsidR="007E3CFD">
        <w:rPr>
          <w:lang w:val="en-US"/>
        </w:rPr>
        <w:t>envelope design and materials</w:t>
      </w:r>
      <w:r>
        <w:rPr>
          <w:lang w:val="en-US"/>
        </w:rPr>
        <w:t>. However, they must be fostered now to achieve notable results</w:t>
      </w:r>
      <w:ins w:id="730" w:author="Radhika Khosla" w:date="2017-11-08T15:56:00Z">
        <w:r w:rsidR="00E81050">
          <w:rPr>
            <w:lang w:val="en-US"/>
          </w:rPr>
          <w:t xml:space="preserve"> starting</w:t>
        </w:r>
      </w:ins>
      <w:r>
        <w:rPr>
          <w:lang w:val="en-US"/>
        </w:rPr>
        <w:t xml:space="preserve"> in 5-10 years. </w:t>
      </w:r>
      <w:r w:rsidR="0037617C">
        <w:rPr>
          <w:lang w:val="en-US"/>
        </w:rPr>
        <w:t>Similarly, the</w:t>
      </w:r>
      <w:ins w:id="731" w:author="William Lamb" w:date="2017-10-09T15:08:00Z">
        <w:r w:rsidR="007547A0">
          <w:rPr>
            <w:lang w:val="en-US"/>
          </w:rPr>
          <w:t xml:space="preserve"> long life-time of road and rail-based systems (40-75+ years) means that the</w:t>
        </w:r>
      </w:ins>
      <w:r w:rsidR="0037617C">
        <w:rPr>
          <w:lang w:val="en-US"/>
        </w:rPr>
        <w:t xml:space="preserve"> transition towards sustainable transport systems </w:t>
      </w:r>
      <w:del w:id="732" w:author="William Lamb" w:date="2017-10-09T15:09:00Z">
        <w:r w:rsidR="0037617C" w:rsidDel="007547A0">
          <w:rPr>
            <w:lang w:val="en-US"/>
          </w:rPr>
          <w:delText xml:space="preserve">needs to </w:delText>
        </w:r>
      </w:del>
      <w:ins w:id="733" w:author="William Lamb" w:date="2017-10-09T15:09:00Z">
        <w:r w:rsidR="007547A0">
          <w:rPr>
            <w:lang w:val="en-US"/>
          </w:rPr>
          <w:t xml:space="preserve">must </w:t>
        </w:r>
      </w:ins>
      <w:r w:rsidR="0037617C">
        <w:rPr>
          <w:lang w:val="en-US"/>
        </w:rPr>
        <w:t>be implemented now to enable deep decarbonization</w:t>
      </w:r>
      <w:r w:rsidR="006B0846">
        <w:rPr>
          <w:lang w:val="en-US"/>
        </w:rPr>
        <w:t xml:space="preserve"> pathways</w:t>
      </w:r>
      <w:r w:rsidR="0037617C">
        <w:rPr>
          <w:lang w:val="en-US"/>
        </w:rPr>
        <w:t xml:space="preserve"> </w:t>
      </w:r>
      <w:ins w:id="734" w:author="William Lamb" w:date="2017-10-09T15:09:00Z">
        <w:r w:rsidR="007547A0">
          <w:rPr>
            <w:lang w:val="en-US"/>
          </w:rPr>
          <w:t>with</w:t>
        </w:r>
      </w:ins>
      <w:r w:rsidR="0037617C">
        <w:rPr>
          <w:lang w:val="en-US"/>
        </w:rPr>
        <w:t>in 20-40 years</w:t>
      </w:r>
      <w:ins w:id="735" w:author="Radhika Khosla" w:date="2017-10-30T15:35:00Z">
        <w:r w:rsidR="005D20A1">
          <w:rPr>
            <w:lang w:val="en-US"/>
          </w:rPr>
          <w:t xml:space="preserve"> – making them immediate term decisions with long term implications</w:t>
        </w:r>
      </w:ins>
      <w:r w:rsidR="0037617C">
        <w:rPr>
          <w:lang w:val="en-US"/>
        </w:rPr>
        <w:t xml:space="preserve">. </w:t>
      </w:r>
    </w:p>
    <w:p w14:paraId="46C76311" w14:textId="71C816E8" w:rsidR="006B0846" w:rsidRDefault="00254F5C" w:rsidP="00E635DD">
      <w:pPr>
        <w:rPr>
          <w:ins w:id="736" w:author="William Lamb" w:date="2017-10-23T16:30:00Z"/>
          <w:lang w:val="en-US"/>
        </w:rPr>
      </w:pPr>
      <w:ins w:id="737" w:author="William Lamb" w:date="2017-10-24T13:08:00Z">
        <w:r>
          <w:rPr>
            <w:lang w:val="en-US"/>
          </w:rPr>
          <w:t>With the</w:t>
        </w:r>
      </w:ins>
      <w:ins w:id="738" w:author="William Lamb" w:date="2017-10-24T13:07:00Z">
        <w:r>
          <w:rPr>
            <w:lang w:val="en-US"/>
          </w:rPr>
          <w:t xml:space="preserve"> efficient use of building</w:t>
        </w:r>
      </w:ins>
      <w:ins w:id="739" w:author="William Lamb" w:date="2017-10-24T13:09:00Z">
        <w:r>
          <w:rPr>
            <w:lang w:val="en-US"/>
          </w:rPr>
          <w:t xml:space="preserve">s and city space, underpinned by active travel and public transportation, </w:t>
        </w:r>
      </w:ins>
      <w:del w:id="740" w:author="William Lamb" w:date="2017-10-09T15:09:00Z">
        <w:r w:rsidR="006B0846" w:rsidDel="007547A0">
          <w:rPr>
            <w:lang w:val="en-US"/>
          </w:rPr>
          <w:delText xml:space="preserve">Road and rail-based systems have lifetimes of 40-75+ years, providing </w:delText>
        </w:r>
      </w:del>
      <w:r w:rsidR="006B0846">
        <w:rPr>
          <w:lang w:val="en-US"/>
        </w:rPr>
        <w:t xml:space="preserve">important network externalities </w:t>
      </w:r>
      <w:ins w:id="741" w:author="William Lamb" w:date="2017-10-24T13:10:00Z">
        <w:r>
          <w:rPr>
            <w:lang w:val="en-US"/>
          </w:rPr>
          <w:t>emerge</w:t>
        </w:r>
      </w:ins>
      <w:ins w:id="742" w:author="William Lamb" w:date="2017-10-24T13:11:00Z">
        <w:r>
          <w:rPr>
            <w:lang w:val="en-US"/>
          </w:rPr>
          <w:t>, driving cities towards</w:t>
        </w:r>
      </w:ins>
      <w:del w:id="743" w:author="William Lamb" w:date="2017-10-24T13:10:00Z">
        <w:r w:rsidR="006B0846" w:rsidDel="00254F5C">
          <w:rPr>
            <w:lang w:val="en-US"/>
          </w:rPr>
          <w:delText>that will</w:delText>
        </w:r>
        <w:r w:rsidR="0037617C" w:rsidDel="00254F5C">
          <w:rPr>
            <w:lang w:val="en-US"/>
          </w:rPr>
          <w:delText xml:space="preserve"> enable </w:delText>
        </w:r>
      </w:del>
      <w:del w:id="744" w:author="William Lamb" w:date="2017-10-24T13:11:00Z">
        <w:r w:rsidR="0037617C" w:rsidDel="00254F5C">
          <w:rPr>
            <w:lang w:val="en-US"/>
          </w:rPr>
          <w:delText>the realization of</w:delText>
        </w:r>
      </w:del>
      <w:r w:rsidR="0037617C">
        <w:rPr>
          <w:lang w:val="en-US"/>
        </w:rPr>
        <w:t xml:space="preserve"> low-carbon compact urban form</w:t>
      </w:r>
      <w:ins w:id="745" w:author="William Lamb" w:date="2017-10-24T13:10:00Z">
        <w:r>
          <w:rPr>
            <w:lang w:val="en-US"/>
          </w:rPr>
          <w:t>s</w:t>
        </w:r>
      </w:ins>
      <w:r w:rsidR="0037617C">
        <w:rPr>
          <w:lang w:val="en-US"/>
        </w:rPr>
        <w:t xml:space="preserve"> towards the end of this century.</w:t>
      </w:r>
      <w:r w:rsidR="006B0846">
        <w:rPr>
          <w:lang w:val="en-US"/>
        </w:rPr>
        <w:t xml:space="preserve"> </w:t>
      </w:r>
      <w:ins w:id="746" w:author="William Lamb" w:date="2017-11-02T10:51:00Z">
        <w:r w:rsidR="00B36BFA">
          <w:rPr>
            <w:lang w:val="en-US"/>
          </w:rPr>
          <w:t xml:space="preserve">Thus </w:t>
        </w:r>
      </w:ins>
      <w:ins w:id="747" w:author="William Lamb" w:date="2017-11-10T12:43:00Z">
        <w:r w:rsidR="003B1C6F">
          <w:rPr>
            <w:lang w:val="en-US"/>
          </w:rPr>
          <w:t>the “</w:t>
        </w:r>
      </w:ins>
      <w:ins w:id="748" w:author="William Lamb" w:date="2017-11-02T10:51:00Z">
        <w:r w:rsidR="00B36BFA">
          <w:rPr>
            <w:lang w:val="en-US"/>
          </w:rPr>
          <w:t>urban form</w:t>
        </w:r>
      </w:ins>
      <w:ins w:id="749" w:author="William Lamb" w:date="2017-11-10T12:44:00Z">
        <w:r w:rsidR="003B1C6F">
          <w:rPr>
            <w:lang w:val="en-US"/>
          </w:rPr>
          <w:t>” domain</w:t>
        </w:r>
      </w:ins>
      <w:ins w:id="750" w:author="William Lamb" w:date="2017-11-02T10:51:00Z">
        <w:r w:rsidR="00B36BFA">
          <w:rPr>
            <w:lang w:val="en-US"/>
          </w:rPr>
          <w:t xml:space="preserve"> captures aspects of both transport and buildings</w:t>
        </w:r>
      </w:ins>
      <w:ins w:id="751" w:author="William Lamb" w:date="2017-11-02T10:52:00Z">
        <w:r w:rsidR="00B36BFA">
          <w:rPr>
            <w:lang w:val="en-US"/>
          </w:rPr>
          <w:t>,</w:t>
        </w:r>
      </w:ins>
      <w:ins w:id="752" w:author="Felix Creutzig" w:date="2017-11-09T13:16:00Z">
        <w:r w:rsidR="00235ABB">
          <w:rPr>
            <w:lang w:val="en-US"/>
          </w:rPr>
          <w:t xml:space="preserve"> and emerges from specific transport and building interventions,</w:t>
        </w:r>
      </w:ins>
      <w:ins w:id="753" w:author="William Lamb" w:date="2017-11-02T10:51:00Z">
        <w:r w:rsidR="00B36BFA">
          <w:rPr>
            <w:lang w:val="en-US"/>
          </w:rPr>
          <w:t xml:space="preserve"> but is distinct in addressing layout and wider systemic effect at larger spatial scales. </w:t>
        </w:r>
      </w:ins>
      <w:ins w:id="754" w:author="Felix Creutzig" w:date="2017-11-09T13:23:00Z">
        <w:r w:rsidR="00E635DD">
          <w:rPr>
            <w:lang w:val="en-US"/>
          </w:rPr>
          <w:t>Urban form also emphasizes the close entanglement of the transport and building system</w:t>
        </w:r>
      </w:ins>
      <w:ins w:id="755" w:author="William Lamb" w:date="2017-11-10T12:45:00Z">
        <w:r w:rsidR="003B1C6F">
          <w:rPr>
            <w:lang w:val="en-US"/>
          </w:rPr>
          <w:t>s</w:t>
        </w:r>
      </w:ins>
      <w:ins w:id="756" w:author="Felix Creutzig" w:date="2017-11-09T13:23:00Z">
        <w:del w:id="757" w:author="William Lamb" w:date="2017-11-10T12:44:00Z">
          <w:r w:rsidR="00E635DD" w:rsidDel="003B1C6F">
            <w:rPr>
              <w:lang w:val="en-US"/>
            </w:rPr>
            <w:delText>.</w:delText>
          </w:r>
        </w:del>
      </w:ins>
      <w:ins w:id="758" w:author="William Lamb" w:date="2017-11-10T12:44:00Z">
        <w:r w:rsidR="003B1C6F">
          <w:rPr>
            <w:lang w:val="en-US"/>
          </w:rPr>
          <w:t>, for instance through</w:t>
        </w:r>
      </w:ins>
      <w:ins w:id="759" w:author="William Lamb" w:date="2017-11-10T12:45:00Z">
        <w:r w:rsidR="003B1C6F">
          <w:rPr>
            <w:lang w:val="en-US"/>
          </w:rPr>
          <w:t xml:space="preserve"> </w:t>
        </w:r>
      </w:ins>
      <w:ins w:id="760" w:author="Felix Creutzig" w:date="2017-11-09T13:23:00Z">
        <w:del w:id="761" w:author="William Lamb" w:date="2017-11-10T12:45:00Z">
          <w:r w:rsidR="00E635DD" w:rsidDel="003B1C6F">
            <w:rPr>
              <w:lang w:val="en-US"/>
            </w:rPr>
            <w:delText xml:space="preserve"> For example, </w:delText>
          </w:r>
        </w:del>
      </w:ins>
      <w:del w:id="762" w:author="Felix Creutzig" w:date="2017-11-09T13:23:00Z">
        <w:r w:rsidR="008927A2" w:rsidDel="00E635DD">
          <w:rPr>
            <w:lang w:val="en-US"/>
          </w:rPr>
          <w:delText xml:space="preserve">Both empirical and analytical urban economic literature emphasize the role of </w:delText>
        </w:r>
      </w:del>
      <w:r w:rsidR="008927A2">
        <w:rPr>
          <w:lang w:val="en-US"/>
        </w:rPr>
        <w:t>fuel prices</w:t>
      </w:r>
      <w:ins w:id="763" w:author="William Lamb" w:date="2017-11-10T12:45:00Z">
        <w:r w:rsidR="003B1C6F">
          <w:rPr>
            <w:lang w:val="en-US"/>
          </w:rPr>
          <w:t>, which shape</w:t>
        </w:r>
      </w:ins>
      <w:del w:id="764" w:author="William Lamb" w:date="2017-11-10T12:45:00Z">
        <w:r w:rsidR="008927A2" w:rsidDel="003B1C6F">
          <w:rPr>
            <w:lang w:val="en-US"/>
          </w:rPr>
          <w:delText xml:space="preserve"> </w:delText>
        </w:r>
      </w:del>
      <w:del w:id="765" w:author="Felix Creutzig" w:date="2017-11-09T13:23:00Z">
        <w:r w:rsidR="008927A2" w:rsidDel="00E635DD">
          <w:rPr>
            <w:lang w:val="en-US"/>
          </w:rPr>
          <w:delText xml:space="preserve">in </w:delText>
        </w:r>
      </w:del>
      <w:del w:id="766" w:author="William Lamb" w:date="2017-11-10T12:45:00Z">
        <w:r w:rsidR="008927A2" w:rsidDel="003B1C6F">
          <w:rPr>
            <w:lang w:val="en-US"/>
          </w:rPr>
          <w:delText>shaping urban form</w:delText>
        </w:r>
      </w:del>
      <w:ins w:id="767" w:author="Felix Creutzig" w:date="2017-11-09T13:23:00Z">
        <w:del w:id="768" w:author="William Lamb" w:date="2017-11-10T12:45:00Z">
          <w:r w:rsidR="00E635DD" w:rsidDel="003B1C6F">
            <w:rPr>
              <w:lang w:val="en-US"/>
            </w:rPr>
            <w:delText>,</w:delText>
          </w:r>
        </w:del>
      </w:ins>
      <w:ins w:id="769" w:author="William Lamb" w:date="2017-11-10T12:45:00Z">
        <w:r w:rsidR="003B1C6F">
          <w:rPr>
            <w:lang w:val="en-US"/>
          </w:rPr>
          <w:t xml:space="preserve"> street layouts,</w:t>
        </w:r>
      </w:ins>
      <w:ins w:id="770" w:author="Felix Creutzig" w:date="2017-11-09T13:23:00Z">
        <w:r w:rsidR="00E635DD">
          <w:rPr>
            <w:lang w:val="en-US"/>
          </w:rPr>
          <w:t xml:space="preserve"> building heights and floor spaces,</w:t>
        </w:r>
      </w:ins>
      <w:r w:rsidR="008927A2">
        <w:rPr>
          <w:lang w:val="en-US"/>
        </w:rPr>
        <w:t xml:space="preserve"> and </w:t>
      </w:r>
      <w:r w:rsidR="004655EB">
        <w:rPr>
          <w:lang w:val="en-US"/>
        </w:rPr>
        <w:t xml:space="preserve">the balance of different transport systems </w:t>
      </w:r>
      <w:r w:rsidR="004655EB">
        <w:rPr>
          <w:lang w:val="en-US"/>
        </w:rPr>
        <w:fldChar w:fldCharType="begin" w:fldLock="1"/>
      </w:r>
      <w:r w:rsidR="008517E2">
        <w:rPr>
          <w:lang w:val="en-US"/>
        </w:rPr>
        <w:instrText>ADDIN CSL_CITATION { "citationID" : "a1gd7l5cu41", "citationItems" : [ { "id" : "ITEM-1", "itemData" : { "author" : [ { "dropping-particle" : "", "family" : "Fujita", "given" : "M.", "non-dropping-particle" : "", "parse-names" : false, "suffix" : "" } ], "edition" : "First", "id" : "ITEM-1", "issued" : { "date-parts" : [ [ "1989" ] ] }, "publisher" : "Cambridge University Press", "title" : "Urban Economic Theory", "type" : "book" }, "uri" : [ "http://zotero.org/groups/142725/items/U5V2XZCZ" ], "uris" : [ "http://zotero.org/groups/142725/items/U5V2XZCZ", "http://www.mendeley.com/documents/?uuid=d7983124-c7dd-4a87-af33-fa801a91ffc8" ] }, { "id" : "ITEM-2", "itemData" : { "ISSN" : "2212-0955", "author" : [ { "dropping-particle" : "", "family" : "Creutzig", "given" : "F.", "non-dropping-particle" : "", "parse-names" : false, "suffix" : "" } ], "container-title" : "Urban Climate", "id" : "ITEM-2", "issued" : { "date-parts" : [ [ "2014" ] ] }, "page" : "63-76", "title" : "How fuel prices determine public transport infrastructure, modal shares and urban form", "type" : "article-journal", "volume" : "10" }, "uri" : [ "http://zotero.org/groups/142725/items/C9PJR7AQ" ], "uris" : [ "http://zotero.org/groups/142725/items/C9PJR7AQ", "http://www.mendeley.com/documents/?uuid=e5b07daf-cb24-4f53-bb53-8603bf67ae9d" ] }, { "id" : "ITEM-3",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"ITEM-3", "issued" : { "date-parts" : [ [ "2015" ] ] }, "title" : "Global typology of urban energy use and potentials for an urbanization mitigation wedge", "type" : "article-journal" }, "uris" : [ "http://www.mendeley.com/documents/?uuid=0f6da94c-9a72-40eb-8c7f-ee424de9ed8c" ] } ], "mendeley" : { "formattedCitation" : "[35\u201337]", "plainTextFormattedCitation" : "[35\u201337]", "previouslyFormattedCitation" : "[35\u201337]" }, "properties" : { "formattedCitation" : "[13,31,32]", "noteIndex" : 0, "plainCitation" : "[13,31,32]" }, "schema" : "https://github.com/citation-style-language/schema/raw/master/csl-citation.json" }</w:instrText>
      </w:r>
      <w:r w:rsidR="004655EB">
        <w:rPr>
          <w:lang w:val="en-US"/>
        </w:rPr>
        <w:fldChar w:fldCharType="separate"/>
      </w:r>
      <w:r w:rsidR="008517E2" w:rsidRPr="008517E2">
        <w:rPr>
          <w:rFonts w:ascii="Calibri" w:hAnsi="Calibri" w:cs="Calibri"/>
          <w:noProof/>
          <w:lang w:val="en-US"/>
        </w:rPr>
        <w:t>[35–37]</w:t>
      </w:r>
      <w:r w:rsidR="004655EB">
        <w:rPr>
          <w:lang w:val="en-US"/>
        </w:rPr>
        <w:fldChar w:fldCharType="end"/>
      </w:r>
      <w:r w:rsidR="004655EB">
        <w:rPr>
          <w:lang w:val="en-US"/>
        </w:rPr>
        <w:t>.</w:t>
      </w:r>
      <w:ins w:id="771" w:author="William Lamb" w:date="2017-11-02T10:50:00Z">
        <w:r w:rsidR="00B36BFA">
          <w:rPr>
            <w:lang w:val="en-US"/>
          </w:rPr>
          <w:t xml:space="preserve"> </w:t>
        </w:r>
      </w:ins>
    </w:p>
    <w:p w14:paraId="227466FE" w14:textId="6516D255" w:rsidR="0005261B" w:rsidRDefault="000A52DE">
      <w:pPr>
        <w:pStyle w:val="Heading2"/>
        <w:rPr>
          <w:lang w:val="en-US"/>
        </w:rPr>
        <w:pPrChange w:id="772" w:author="William Lamb" w:date="2017-10-23T16:30:00Z">
          <w:pPr/>
        </w:pPrChange>
      </w:pPr>
      <w:ins w:id="773" w:author="William Lamb" w:date="2017-10-23T16:30:00Z">
        <w:r>
          <w:rPr>
            <w:lang w:val="en-US"/>
          </w:rPr>
          <w:lastRenderedPageBreak/>
          <w:t xml:space="preserve">Literature search, </w:t>
        </w:r>
      </w:ins>
      <w:ins w:id="774" w:author="William Lamb" w:date="2017-11-02T16:34:00Z">
        <w:r w:rsidR="00953310">
          <w:rPr>
            <w:lang w:val="en-US"/>
          </w:rPr>
          <w:t xml:space="preserve">automated content analysis </w:t>
        </w:r>
      </w:ins>
      <w:ins w:id="775" w:author="William Lamb" w:date="2017-10-24T14:01:00Z">
        <w:r>
          <w:rPr>
            <w:lang w:val="en-US"/>
          </w:rPr>
          <w:t>and scientometric analysis</w:t>
        </w:r>
      </w:ins>
    </w:p>
    <w:p w14:paraId="1C10A87B" w14:textId="36C78C67" w:rsidR="0005261B" w:rsidRDefault="00CB6E15">
      <w:pPr>
        <w:rPr>
          <w:ins w:id="776" w:author="William Lamb" w:date="2017-10-23T16:34:00Z"/>
          <w:lang w:val="en-US"/>
        </w:rPr>
      </w:pPr>
      <w:r>
        <w:rPr>
          <w:lang w:val="en-US"/>
        </w:rPr>
        <w:t xml:space="preserve">To </w:t>
      </w:r>
      <w:del w:id="777" w:author="William Lamb" w:date="2017-10-23T16:25:00Z">
        <w:r w:rsidDel="0005261B">
          <w:rPr>
            <w:lang w:val="en-US"/>
          </w:rPr>
          <w:delText xml:space="preserve">transparently </w:delText>
        </w:r>
      </w:del>
      <w:r>
        <w:rPr>
          <w:lang w:val="en-US"/>
        </w:rPr>
        <w:t>identify the urban mitigation literature covered by these four domains, we develop a structured search query for the Web of Science (WOS) literature database</w:t>
      </w:r>
      <w:ins w:id="778" w:author="William Lamb" w:date="2017-10-09T15:35:00Z">
        <w:r w:rsidR="000117CE">
          <w:rPr>
            <w:lang w:val="en-US"/>
          </w:rPr>
          <w:t xml:space="preserve">. </w:t>
        </w:r>
      </w:ins>
      <w:ins w:id="779" w:author="William Lamb" w:date="2017-10-09T15:37:00Z">
        <w:r w:rsidR="000117CE">
          <w:rPr>
            <w:lang w:val="en-US"/>
          </w:rPr>
          <w:t>This includes specific combinations of keywords for each domain (e.g. “</w:t>
        </w:r>
      </w:ins>
      <w:ins w:id="780" w:author="William Lamb" w:date="2017-10-09T15:41:00Z">
        <w:r w:rsidR="000117CE">
          <w:rPr>
            <w:lang w:val="en-US"/>
          </w:rPr>
          <w:t>bicycle infrastructure provisioning</w:t>
        </w:r>
      </w:ins>
      <w:ins w:id="781" w:author="William Lamb" w:date="2017-10-09T15:37:00Z">
        <w:r w:rsidR="000117CE">
          <w:rPr>
            <w:lang w:val="en-US"/>
          </w:rPr>
          <w:t>”</w:t>
        </w:r>
      </w:ins>
      <w:ins w:id="782" w:author="William Lamb" w:date="2017-10-09T15:38:00Z">
        <w:r w:rsidR="000117CE">
          <w:rPr>
            <w:lang w:val="en-US"/>
          </w:rPr>
          <w:t xml:space="preserve">), as well as more generic </w:t>
        </w:r>
      </w:ins>
      <w:ins w:id="783" w:author="William Lamb" w:date="2017-10-09T15:39:00Z">
        <w:r w:rsidR="000117CE">
          <w:rPr>
            <w:lang w:val="en-US"/>
          </w:rPr>
          <w:t>strings (“low-carbon transport”)</w:t>
        </w:r>
      </w:ins>
      <w:ins w:id="784" w:author="William Lamb" w:date="2017-10-09T15:41:00Z">
        <w:r w:rsidR="000117CE">
          <w:rPr>
            <w:lang w:val="en-US"/>
          </w:rPr>
          <w:t xml:space="preserve">. </w:t>
        </w:r>
      </w:ins>
      <w:ins w:id="785" w:author="William Lamb" w:date="2017-10-25T10:32:00Z">
        <w:r w:rsidR="005126F7">
          <w:rPr>
            <w:lang w:val="en-US"/>
          </w:rPr>
          <w:t xml:space="preserve">We </w:t>
        </w:r>
      </w:ins>
      <w:ins w:id="786" w:author="William Lamb" w:date="2017-11-02T10:54:00Z">
        <w:r w:rsidR="00B36BFA">
          <w:rPr>
            <w:lang w:val="en-US"/>
          </w:rPr>
          <w:t>aim</w:t>
        </w:r>
      </w:ins>
      <w:ins w:id="787" w:author="William Lamb" w:date="2017-10-25T10:32:00Z">
        <w:r w:rsidR="005126F7">
          <w:rPr>
            <w:lang w:val="en-US"/>
          </w:rPr>
          <w:t xml:space="preserve"> to identify </w:t>
        </w:r>
      </w:ins>
      <w:ins w:id="788" w:author="William Lamb" w:date="2017-11-02T10:54:00Z">
        <w:r w:rsidR="00B36BFA">
          <w:rPr>
            <w:lang w:val="en-US"/>
          </w:rPr>
          <w:t>mitigation-</w:t>
        </w:r>
      </w:ins>
      <w:ins w:id="789" w:author="William Lamb" w:date="2017-11-02T10:57:00Z">
        <w:r w:rsidR="00CD40F3">
          <w:rPr>
            <w:lang w:val="en-US"/>
          </w:rPr>
          <w:t>relevant</w:t>
        </w:r>
      </w:ins>
      <w:ins w:id="790" w:author="William Lamb" w:date="2017-11-02T10:54:00Z">
        <w:r w:rsidR="00B36BFA">
          <w:rPr>
            <w:lang w:val="en-US"/>
          </w:rPr>
          <w:t xml:space="preserve"> </w:t>
        </w:r>
      </w:ins>
      <w:ins w:id="791" w:author="William Lamb" w:date="2017-10-25T10:32:00Z">
        <w:r w:rsidR="005126F7">
          <w:rPr>
            <w:lang w:val="en-US"/>
          </w:rPr>
          <w:t>studies</w:t>
        </w:r>
      </w:ins>
      <w:ins w:id="792" w:author="William Lamb" w:date="2017-10-25T10:33:00Z">
        <w:r w:rsidR="005126F7">
          <w:rPr>
            <w:lang w:val="en-US"/>
          </w:rPr>
          <w:t xml:space="preserve"> as well as </w:t>
        </w:r>
      </w:ins>
      <w:ins w:id="793" w:author="William Lamb" w:date="2017-11-02T10:54:00Z">
        <w:r w:rsidR="00B36BFA">
          <w:rPr>
            <w:lang w:val="en-US"/>
          </w:rPr>
          <w:t>mitigation-</w:t>
        </w:r>
      </w:ins>
      <w:ins w:id="794" w:author="William Lamb" w:date="2017-11-02T10:57:00Z">
        <w:r w:rsidR="00CD40F3">
          <w:rPr>
            <w:lang w:val="en-US"/>
          </w:rPr>
          <w:t>focused</w:t>
        </w:r>
      </w:ins>
      <w:ins w:id="795" w:author="William Lamb" w:date="2017-11-02T10:54:00Z">
        <w:r w:rsidR="00B36BFA">
          <w:rPr>
            <w:lang w:val="en-US"/>
          </w:rPr>
          <w:t xml:space="preserve"> studies (i.e. </w:t>
        </w:r>
      </w:ins>
      <w:ins w:id="796" w:author="William Lamb" w:date="2017-11-02T10:57:00Z">
        <w:r w:rsidR="00CD40F3">
          <w:rPr>
            <w:lang w:val="en-US"/>
          </w:rPr>
          <w:t xml:space="preserve">papers </w:t>
        </w:r>
      </w:ins>
      <w:ins w:id="797" w:author="William Lamb" w:date="2017-11-02T10:55:00Z">
        <w:r w:rsidR="00B36BFA">
          <w:rPr>
            <w:lang w:val="en-US"/>
          </w:rPr>
          <w:t xml:space="preserve">on urban congestion </w:t>
        </w:r>
      </w:ins>
      <w:ins w:id="798" w:author="William Lamb" w:date="2017-11-02T10:57:00Z">
        <w:r w:rsidR="00CD40F3">
          <w:rPr>
            <w:lang w:val="en-US"/>
          </w:rPr>
          <w:t xml:space="preserve">policies </w:t>
        </w:r>
      </w:ins>
      <w:ins w:id="799" w:author="William Lamb" w:date="2017-10-25T10:33:00Z">
        <w:r w:rsidR="005126F7">
          <w:rPr>
            <w:lang w:val="en-US"/>
          </w:rPr>
          <w:t xml:space="preserve">that </w:t>
        </w:r>
      </w:ins>
      <w:ins w:id="800" w:author="William Lamb" w:date="2017-11-02T10:56:00Z">
        <w:r w:rsidR="00B36BFA">
          <w:rPr>
            <w:lang w:val="en-US"/>
          </w:rPr>
          <w:t xml:space="preserve">do </w:t>
        </w:r>
      </w:ins>
      <w:ins w:id="801" w:author="William Lamb" w:date="2017-10-25T10:34:00Z">
        <w:r w:rsidR="005126F7">
          <w:rPr>
            <w:lang w:val="en-US"/>
          </w:rPr>
          <w:t xml:space="preserve">not </w:t>
        </w:r>
      </w:ins>
      <w:ins w:id="802" w:author="William Lamb" w:date="2017-11-02T10:56:00Z">
        <w:r w:rsidR="00B36BFA">
          <w:rPr>
            <w:lang w:val="en-US"/>
          </w:rPr>
          <w:t xml:space="preserve">directly </w:t>
        </w:r>
      </w:ins>
      <w:ins w:id="803" w:author="William Lamb" w:date="2017-10-25T10:34:00Z">
        <w:r w:rsidR="005126F7">
          <w:rPr>
            <w:lang w:val="en-US"/>
          </w:rPr>
          <w:t xml:space="preserve">refer to </w:t>
        </w:r>
      </w:ins>
      <w:ins w:id="804" w:author="William Lamb" w:date="2017-11-02T10:56:00Z">
        <w:r w:rsidR="00CD40F3">
          <w:rPr>
            <w:lang w:val="en-US"/>
          </w:rPr>
          <w:t>emissions reductions</w:t>
        </w:r>
      </w:ins>
      <w:ins w:id="805" w:author="William Lamb" w:date="2017-11-02T10:57:00Z">
        <w:r w:rsidR="00CD40F3">
          <w:rPr>
            <w:lang w:val="en-US"/>
          </w:rPr>
          <w:t xml:space="preserve"> would be included</w:t>
        </w:r>
      </w:ins>
      <w:ins w:id="806" w:author="William Lamb" w:date="2017-11-02T10:56:00Z">
        <w:r w:rsidR="00CD40F3">
          <w:rPr>
            <w:lang w:val="en-US"/>
          </w:rPr>
          <w:t>)</w:t>
        </w:r>
      </w:ins>
      <w:ins w:id="807" w:author="William Lamb" w:date="2017-10-25T10:34:00Z">
        <w:r w:rsidR="005126F7">
          <w:rPr>
            <w:lang w:val="en-US"/>
          </w:rPr>
          <w:t>.</w:t>
        </w:r>
      </w:ins>
      <w:ins w:id="808" w:author="William Lamb" w:date="2017-10-25T10:33:00Z">
        <w:r w:rsidR="005126F7">
          <w:rPr>
            <w:lang w:val="en-US"/>
          </w:rPr>
          <w:t xml:space="preserve"> </w:t>
        </w:r>
      </w:ins>
      <w:del w:id="809" w:author="William Lamb" w:date="2017-10-09T15:37:00Z">
        <w:r w:rsidDel="000117CE">
          <w:rPr>
            <w:lang w:val="en-US"/>
          </w:rPr>
          <w:delText xml:space="preserve"> </w:delText>
        </w:r>
      </w:del>
      <w:del w:id="810" w:author="William Lamb" w:date="2017-10-09T15:42:00Z">
        <w:r w:rsidDel="000117CE">
          <w:rPr>
            <w:lang w:val="en-US"/>
          </w:rPr>
          <w:delText>(see</w:delText>
        </w:r>
      </w:del>
      <w:ins w:id="811" w:author="William Lamb" w:date="2017-10-25T10:34:00Z">
        <w:r w:rsidR="00AB43B3">
          <w:rPr>
            <w:lang w:val="en-US"/>
          </w:rPr>
          <w:t>T</w:t>
        </w:r>
      </w:ins>
      <w:ins w:id="812" w:author="William Lamb" w:date="2017-10-09T15:42:00Z">
        <w:r w:rsidR="000117CE">
          <w:rPr>
            <w:lang w:val="en-US"/>
          </w:rPr>
          <w:t>he</w:t>
        </w:r>
      </w:ins>
      <w:ins w:id="813" w:author="William Lamb" w:date="2017-10-25T10:34:00Z">
        <w:r w:rsidR="00AB43B3">
          <w:rPr>
            <w:lang w:val="en-US"/>
          </w:rPr>
          <w:t xml:space="preserve"> full search methodology is detailed in the</w:t>
        </w:r>
      </w:ins>
      <w:r>
        <w:rPr>
          <w:lang w:val="en-US"/>
        </w:rPr>
        <w:t xml:space="preserve"> </w:t>
      </w:r>
      <w:r w:rsidR="0045398A">
        <w:rPr>
          <w:lang w:val="en-US"/>
        </w:rPr>
        <w:t>Supplementary Materials</w:t>
      </w:r>
      <w:r>
        <w:rPr>
          <w:lang w:val="en-US"/>
        </w:rPr>
        <w:t xml:space="preserve"> </w:t>
      </w:r>
      <w:ins w:id="814" w:author="William Lamb" w:date="2017-10-23T16:36:00Z">
        <w:r w:rsidR="00AB43B3">
          <w:rPr>
            <w:lang w:val="en-US"/>
          </w:rPr>
          <w:t>(SM)</w:t>
        </w:r>
      </w:ins>
      <w:del w:id="815" w:author="William Lamb" w:date="2017-10-25T10:35:00Z">
        <w:r w:rsidDel="00AB43B3">
          <w:rPr>
            <w:lang w:val="en-US"/>
          </w:rPr>
          <w:delText>for the full search methodology,</w:delText>
        </w:r>
      </w:del>
      <w:ins w:id="816" w:author="William Lamb" w:date="2017-10-25T10:35:00Z">
        <w:r w:rsidR="00DB24E1">
          <w:rPr>
            <w:lang w:val="en-US"/>
          </w:rPr>
          <w:t xml:space="preserve">. </w:t>
        </w:r>
      </w:ins>
      <w:ins w:id="817" w:author="William Lamb" w:date="2017-11-03T17:10:00Z">
        <w:r w:rsidR="00DB24E1">
          <w:rPr>
            <w:lang w:val="en-US"/>
          </w:rPr>
          <w:t>Using</w:t>
        </w:r>
      </w:ins>
      <w:ins w:id="818" w:author="William Lamb" w:date="2017-11-03T17:09:00Z">
        <w:r w:rsidR="00DB24E1">
          <w:rPr>
            <w:lang w:val="en-US"/>
          </w:rPr>
          <w:t xml:space="preserve"> the search query we acquire a document set</w:t>
        </w:r>
      </w:ins>
      <w:del w:id="819" w:author="William Lamb" w:date="2017-10-25T10:35:00Z">
        <w:r w:rsidDel="00AB43B3">
          <w:rPr>
            <w:lang w:val="en-US"/>
          </w:rPr>
          <w:delText xml:space="preserve"> and the supplementary data file for the </w:delText>
        </w:r>
      </w:del>
      <w:del w:id="820" w:author="William Lamb" w:date="2017-11-03T17:09:00Z">
        <w:r w:rsidDel="00DB24E1">
          <w:rPr>
            <w:lang w:val="en-US"/>
          </w:rPr>
          <w:delText xml:space="preserve">resulting </w:delText>
        </w:r>
      </w:del>
      <w:del w:id="821" w:author="William Lamb" w:date="2017-11-03T17:00:00Z">
        <w:r w:rsidDel="006B399C">
          <w:rPr>
            <w:lang w:val="en-US"/>
          </w:rPr>
          <w:delText xml:space="preserve">list </w:delText>
        </w:r>
      </w:del>
      <w:del w:id="822" w:author="William Lamb" w:date="2017-11-03T17:09:00Z">
        <w:r w:rsidDel="00DB24E1">
          <w:rPr>
            <w:lang w:val="en-US"/>
          </w:rPr>
          <w:delText>of documents</w:delText>
        </w:r>
      </w:del>
      <w:del w:id="823" w:author="William Lamb" w:date="2017-10-09T15:42:00Z">
        <w:r w:rsidDel="000117CE">
          <w:rPr>
            <w:lang w:val="en-US"/>
          </w:rPr>
          <w:delText>)</w:delText>
        </w:r>
      </w:del>
      <w:r>
        <w:rPr>
          <w:lang w:val="en-US"/>
        </w:rPr>
        <w:t>.</w:t>
      </w:r>
      <w:r w:rsidR="006B0846">
        <w:rPr>
          <w:lang w:val="en-US"/>
        </w:rPr>
        <w:t xml:space="preserve"> </w:t>
      </w:r>
      <w:ins w:id="824" w:author="William Lamb" w:date="2017-10-24T13:20:00Z">
        <w:r w:rsidR="000C7790">
          <w:rPr>
            <w:lang w:val="en-US"/>
          </w:rPr>
          <w:t>Th</w:t>
        </w:r>
      </w:ins>
      <w:ins w:id="825" w:author="William Lamb" w:date="2017-10-24T13:53:00Z">
        <w:r w:rsidR="000A52DE">
          <w:rPr>
            <w:lang w:val="en-US"/>
          </w:rPr>
          <w:t>is</w:t>
        </w:r>
      </w:ins>
      <w:ins w:id="826" w:author="William Lamb" w:date="2017-10-24T13:20:00Z">
        <w:r w:rsidR="000C7790">
          <w:rPr>
            <w:lang w:val="en-US"/>
          </w:rPr>
          <w:t xml:space="preserve"> is largely comprised of journal papers, but also includes conference proceedings and book chapters.</w:t>
        </w:r>
      </w:ins>
      <w:ins w:id="827" w:author="William Lamb" w:date="2017-10-24T13:21:00Z">
        <w:r w:rsidR="000C7790">
          <w:rPr>
            <w:lang w:val="en-US"/>
          </w:rPr>
          <w:t xml:space="preserve"> For each document</w:t>
        </w:r>
      </w:ins>
      <w:ins w:id="828" w:author="William Lamb" w:date="2017-10-24T13:18:00Z">
        <w:r w:rsidR="000C7790">
          <w:rPr>
            <w:lang w:val="en-US"/>
          </w:rPr>
          <w:t>, w</w:t>
        </w:r>
      </w:ins>
      <w:ins w:id="829" w:author="William Lamb" w:date="2017-10-23T16:32:00Z">
        <w:r w:rsidR="000C7790">
          <w:rPr>
            <w:lang w:val="en-US"/>
          </w:rPr>
          <w:t xml:space="preserve">e obtain the title, abstract, keywords and </w:t>
        </w:r>
      </w:ins>
      <w:ins w:id="830" w:author="William Lamb" w:date="2017-10-24T13:23:00Z">
        <w:r w:rsidR="000C7790">
          <w:rPr>
            <w:lang w:val="en-US"/>
          </w:rPr>
          <w:t xml:space="preserve">list of </w:t>
        </w:r>
      </w:ins>
      <w:ins w:id="831" w:author="William Lamb" w:date="2017-10-24T13:27:00Z">
        <w:r w:rsidR="00C72645">
          <w:rPr>
            <w:lang w:val="en-US"/>
          </w:rPr>
          <w:t>references</w:t>
        </w:r>
      </w:ins>
      <w:ins w:id="832" w:author="William Lamb" w:date="2017-10-23T16:32:00Z">
        <w:r w:rsidR="000C7790">
          <w:rPr>
            <w:lang w:val="en-US"/>
          </w:rPr>
          <w:t>.</w:t>
        </w:r>
      </w:ins>
    </w:p>
    <w:p w14:paraId="3BFDA602" w14:textId="5E9D0EB1" w:rsidR="00FD5D50" w:rsidRDefault="009260EE" w:rsidP="00FD5D50">
      <w:pPr>
        <w:rPr>
          <w:ins w:id="833" w:author="William Lamb" w:date="2017-10-25T09:46:00Z"/>
          <w:lang w:val="en-US"/>
        </w:rPr>
      </w:pPr>
      <w:ins w:id="834" w:author="William Lamb" w:date="2017-10-23T16:34:00Z">
        <w:r>
          <w:rPr>
            <w:lang w:val="en-US"/>
          </w:rPr>
          <w:t xml:space="preserve">To </w:t>
        </w:r>
        <w:del w:id="835" w:author="Radhika Khosla" w:date="2017-11-08T15:58:00Z">
          <w:r w:rsidDel="00D960AC">
            <w:rPr>
              <w:lang w:val="en-US"/>
            </w:rPr>
            <w:delText xml:space="preserve">quickly </w:delText>
          </w:r>
        </w:del>
        <w:r>
          <w:rPr>
            <w:lang w:val="en-US"/>
          </w:rPr>
          <w:t xml:space="preserve">digest the </w:t>
        </w:r>
      </w:ins>
      <w:ins w:id="836" w:author="William Lamb" w:date="2017-10-24T13:25:00Z">
        <w:r w:rsidR="00C72645">
          <w:rPr>
            <w:lang w:val="en-US"/>
          </w:rPr>
          <w:t xml:space="preserve">major </w:t>
        </w:r>
      </w:ins>
      <w:ins w:id="837" w:author="William Lamb" w:date="2017-10-23T16:35:00Z">
        <w:r>
          <w:rPr>
            <w:lang w:val="en-US"/>
          </w:rPr>
          <w:t xml:space="preserve">themes of </w:t>
        </w:r>
      </w:ins>
      <w:ins w:id="838" w:author="William Lamb" w:date="2017-10-24T13:23:00Z">
        <w:r w:rsidR="000C7790">
          <w:rPr>
            <w:lang w:val="en-US"/>
          </w:rPr>
          <w:t>th</w:t>
        </w:r>
      </w:ins>
      <w:ins w:id="839" w:author="William Lamb" w:date="2017-10-25T09:45:00Z">
        <w:r w:rsidR="00FD5D50">
          <w:rPr>
            <w:lang w:val="en-US"/>
          </w:rPr>
          <w:t>e document set</w:t>
        </w:r>
      </w:ins>
      <w:ins w:id="840" w:author="William Lamb" w:date="2017-10-23T16:35:00Z">
        <w:r>
          <w:rPr>
            <w:lang w:val="en-US"/>
          </w:rPr>
          <w:t xml:space="preserve">, </w:t>
        </w:r>
      </w:ins>
      <w:ins w:id="841" w:author="William Lamb" w:date="2017-10-24T13:24:00Z">
        <w:r w:rsidR="00C72645">
          <w:rPr>
            <w:lang w:val="en-US"/>
          </w:rPr>
          <w:t>we perform</w:t>
        </w:r>
      </w:ins>
      <w:ins w:id="842" w:author="William Lamb" w:date="2017-10-24T13:26:00Z">
        <w:r w:rsidR="00C72645">
          <w:rPr>
            <w:lang w:val="en-US"/>
          </w:rPr>
          <w:t>:</w:t>
        </w:r>
      </w:ins>
      <w:ins w:id="843" w:author="William Lamb" w:date="2017-10-24T13:24:00Z">
        <w:r w:rsidR="00C72645">
          <w:rPr>
            <w:lang w:val="en-US"/>
          </w:rPr>
          <w:t xml:space="preserve"> </w:t>
        </w:r>
      </w:ins>
      <w:ins w:id="844" w:author="William Lamb" w:date="2017-10-24T13:25:00Z">
        <w:r w:rsidR="00C72645">
          <w:rPr>
            <w:lang w:val="en-US"/>
          </w:rPr>
          <w:t>(1) an automated content analysis</w:t>
        </w:r>
      </w:ins>
      <w:ins w:id="845" w:author="William Lamb" w:date="2017-10-24T13:26:00Z">
        <w:r w:rsidR="00C72645">
          <w:rPr>
            <w:lang w:val="en-US"/>
          </w:rPr>
          <w:t xml:space="preserve"> on the document titles, abstracts and keywords</w:t>
        </w:r>
      </w:ins>
      <w:ins w:id="846" w:author="minx" w:date="2017-11-08T12:06:00Z">
        <w:del w:id="847" w:author="William Lamb" w:date="2017-11-10T12:48:00Z">
          <w:r w:rsidR="00E85484" w:rsidDel="00C80F58">
            <w:rPr>
              <w:lang w:val="en-US"/>
            </w:rPr>
            <w:delText xml:space="preserve"> </w:delText>
          </w:r>
          <w:r w:rsidR="00E85484" w:rsidRPr="00E85484" w:rsidDel="00C80F58">
            <w:rPr>
              <w:highlight w:val="yellow"/>
              <w:lang w:val="en-US"/>
              <w:rPrChange w:id="848" w:author="minx" w:date="2017-11-08T12:06:00Z">
                <w:rPr>
                  <w:lang w:val="en-US"/>
                </w:rPr>
              </w:rPrChange>
            </w:rPr>
            <w:delText>(REF</w:delText>
          </w:r>
          <w:r w:rsidR="00E85484" w:rsidDel="00C80F58">
            <w:rPr>
              <w:highlight w:val="yellow"/>
              <w:lang w:val="en-US"/>
            </w:rPr>
            <w:delText>s</w:delText>
          </w:r>
          <w:r w:rsidR="00E85484" w:rsidRPr="00E85484" w:rsidDel="00C80F58">
            <w:rPr>
              <w:highlight w:val="yellow"/>
              <w:lang w:val="en-US"/>
              <w:rPrChange w:id="849" w:author="minx" w:date="2017-11-08T12:06:00Z">
                <w:rPr>
                  <w:lang w:val="en-US"/>
                </w:rPr>
              </w:rPrChange>
            </w:rPr>
            <w:delText>)</w:delText>
          </w:r>
        </w:del>
      </w:ins>
      <w:ins w:id="850" w:author="William Lamb" w:date="2017-10-24T13:27:00Z">
        <w:r w:rsidR="00C72645">
          <w:rPr>
            <w:lang w:val="en-US"/>
          </w:rPr>
          <w:t>;</w:t>
        </w:r>
      </w:ins>
      <w:ins w:id="851" w:author="William Lamb" w:date="2017-10-24T13:26:00Z">
        <w:r w:rsidR="00C72645">
          <w:rPr>
            <w:lang w:val="en-US"/>
          </w:rPr>
          <w:t xml:space="preserve"> and (2) a scientometric analysis on the </w:t>
        </w:r>
      </w:ins>
      <w:ins w:id="852" w:author="William Lamb" w:date="2017-10-24T13:27:00Z">
        <w:r w:rsidR="00C72645">
          <w:rPr>
            <w:lang w:val="en-US"/>
          </w:rPr>
          <w:t>document references. For (1) we use non-negative matrix factorization</w:t>
        </w:r>
      </w:ins>
      <w:ins w:id="853" w:author="minx" w:date="2017-11-08T12:06:00Z">
        <w:r w:rsidR="00E85484">
          <w:rPr>
            <w:lang w:val="en-US"/>
          </w:rPr>
          <w:t xml:space="preserve"> </w:t>
        </w:r>
      </w:ins>
      <w:ins w:id="854" w:author="William Lamb" w:date="2017-11-10T12:48:00Z">
        <w:r w:rsidR="00C80F58">
          <w:rPr>
            <w:lang w:val="en-US"/>
          </w:rPr>
          <w:fldChar w:fldCharType="begin" w:fldLock="1"/>
        </w:r>
      </w:ins>
      <w:r w:rsidR="008517E2">
        <w:rPr>
          <w:lang w:val="en-US"/>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"[38]", "plainTextFormattedCitation" : "[38]", "previouslyFormattedCitation" : "[38]" }, "properties" : { "noteIndex" : 5 }, "schema" : "https://github.com/citation-style-language/schema/raw/master/csl-citation.json" }</w:instrText>
      </w:r>
      <w:ins w:id="855" w:author="William Lamb" w:date="2017-11-10T12:48:00Z">
        <w:r w:rsidR="00C80F58">
          <w:rPr>
            <w:lang w:val="en-US"/>
          </w:rPr>
          <w:fldChar w:fldCharType="separate"/>
        </w:r>
      </w:ins>
      <w:r w:rsidR="008517E2" w:rsidRPr="008517E2">
        <w:rPr>
          <w:noProof/>
          <w:lang w:val="en-US"/>
        </w:rPr>
        <w:t>[38]</w:t>
      </w:r>
      <w:ins w:id="856" w:author="William Lamb" w:date="2017-11-10T12:48:00Z">
        <w:r w:rsidR="00C80F58">
          <w:rPr>
            <w:lang w:val="en-US"/>
          </w:rPr>
          <w:fldChar w:fldCharType="end"/>
        </w:r>
      </w:ins>
      <w:ins w:id="857" w:author="minx" w:date="2017-11-08T12:06:00Z">
        <w:del w:id="858" w:author="William Lamb" w:date="2017-11-10T12:48:00Z">
          <w:r w:rsidR="00E85484" w:rsidRPr="00E85484" w:rsidDel="00C80F58">
            <w:rPr>
              <w:highlight w:val="yellow"/>
              <w:lang w:val="en-US"/>
              <w:rPrChange w:id="859" w:author="minx" w:date="2017-11-08T12:06:00Z">
                <w:rPr>
                  <w:lang w:val="en-US"/>
                </w:rPr>
              </w:rPrChange>
            </w:rPr>
            <w:delText>(REFs)</w:delText>
          </w:r>
        </w:del>
      </w:ins>
      <w:ins w:id="860" w:author="William Lamb" w:date="2017-10-24T13:27:00Z">
        <w:r w:rsidR="00C72645">
          <w:rPr>
            <w:lang w:val="en-US"/>
          </w:rPr>
          <w:t>, a</w:t>
        </w:r>
      </w:ins>
      <w:ins w:id="861" w:author="William Lamb" w:date="2017-10-24T13:29:00Z">
        <w:r w:rsidR="00C72645">
          <w:rPr>
            <w:lang w:val="en-US"/>
          </w:rPr>
          <w:t xml:space="preserve"> </w:t>
        </w:r>
      </w:ins>
      <w:ins w:id="862" w:author="William Lamb" w:date="2017-10-24T13:30:00Z">
        <w:r w:rsidR="00C72645">
          <w:rPr>
            <w:lang w:val="en-US"/>
          </w:rPr>
          <w:t>method that assumes words systematically co-occur within documents, and that repeated co-</w:t>
        </w:r>
      </w:ins>
      <w:ins w:id="863" w:author="William Lamb" w:date="2017-10-24T13:31:00Z">
        <w:r w:rsidR="00C72645">
          <w:rPr>
            <w:lang w:val="en-US"/>
          </w:rPr>
          <w:t xml:space="preserve">occurrences </w:t>
        </w:r>
      </w:ins>
      <w:ins w:id="864" w:author="William Lamb" w:date="2017-10-24T13:33:00Z">
        <w:r w:rsidR="00C72645">
          <w:rPr>
            <w:lang w:val="en-US"/>
          </w:rPr>
          <w:t xml:space="preserve">across the document set </w:t>
        </w:r>
      </w:ins>
      <w:ins w:id="865" w:author="William Lamb" w:date="2017-10-24T13:32:00Z">
        <w:r w:rsidR="00C72645">
          <w:rPr>
            <w:lang w:val="en-US"/>
          </w:rPr>
          <w:t>indicate a shared sema</w:t>
        </w:r>
      </w:ins>
      <w:ins w:id="866" w:author="William Lamb" w:date="2017-11-02T10:58:00Z">
        <w:r w:rsidR="00CD40F3">
          <w:rPr>
            <w:lang w:val="en-US"/>
          </w:rPr>
          <w:t>n</w:t>
        </w:r>
      </w:ins>
      <w:ins w:id="867" w:author="William Lamb" w:date="2017-10-24T13:32:00Z">
        <w:r w:rsidR="00C72645">
          <w:rPr>
            <w:lang w:val="en-US"/>
          </w:rPr>
          <w:t xml:space="preserve">tic structure (“topics”). </w:t>
        </w:r>
      </w:ins>
      <w:ins w:id="868" w:author="William Lamb" w:date="2017-10-24T13:33:00Z">
        <w:r w:rsidR="00C72645">
          <w:rPr>
            <w:lang w:val="en-US"/>
          </w:rPr>
          <w:t>This procedure will generate a list of topics</w:t>
        </w:r>
      </w:ins>
      <w:ins w:id="869" w:author="William Lamb" w:date="2017-10-24T13:37:00Z">
        <w:r w:rsidR="005A085F">
          <w:rPr>
            <w:lang w:val="en-US"/>
          </w:rPr>
          <w:t xml:space="preserve"> </w:t>
        </w:r>
      </w:ins>
      <w:ins w:id="870" w:author="William Lamb" w:date="2017-10-24T13:53:00Z">
        <w:r w:rsidR="000A52DE">
          <w:rPr>
            <w:lang w:val="en-US"/>
          </w:rPr>
          <w:t>for the entire</w:t>
        </w:r>
      </w:ins>
      <w:ins w:id="871" w:author="William Lamb" w:date="2017-10-24T13:37:00Z">
        <w:r w:rsidR="005A085F">
          <w:rPr>
            <w:lang w:val="en-US"/>
          </w:rPr>
          <w:t xml:space="preserve"> document set</w:t>
        </w:r>
      </w:ins>
      <w:ins w:id="872" w:author="William Lamb" w:date="2017-10-24T13:35:00Z">
        <w:r w:rsidR="005A085F">
          <w:rPr>
            <w:lang w:val="en-US"/>
          </w:rPr>
          <w:t xml:space="preserve">, where </w:t>
        </w:r>
      </w:ins>
      <w:ins w:id="873" w:author="William Lamb" w:date="2017-10-24T13:37:00Z">
        <w:r w:rsidR="005A085F">
          <w:rPr>
            <w:lang w:val="en-US"/>
          </w:rPr>
          <w:t>each topic is comprised of co-occurring words</w:t>
        </w:r>
      </w:ins>
      <w:ins w:id="874" w:author="William Lamb" w:date="2017-10-24T13:38:00Z">
        <w:r w:rsidR="005A085F">
          <w:rPr>
            <w:lang w:val="en-US"/>
          </w:rPr>
          <w:t xml:space="preserve"> (e.g.</w:t>
        </w:r>
      </w:ins>
      <w:ins w:id="875" w:author="William Lamb" w:date="2017-10-24T13:39:00Z">
        <w:r w:rsidR="005A085F">
          <w:rPr>
            <w:lang w:val="en-US"/>
          </w:rPr>
          <w:t xml:space="preserve"> </w:t>
        </w:r>
      </w:ins>
      <w:ins w:id="876" w:author="William Lamb" w:date="2017-10-24T13:54:00Z">
        <w:r w:rsidR="000A52DE">
          <w:rPr>
            <w:lang w:val="en-US"/>
          </w:rPr>
          <w:t xml:space="preserve">the words </w:t>
        </w:r>
      </w:ins>
      <w:ins w:id="877" w:author="William Lamb" w:date="2017-10-24T13:39:00Z">
        <w:r w:rsidR="005A085F">
          <w:rPr>
            <w:lang w:val="en-US"/>
          </w:rPr>
          <w:t>“air”, “pollution”, “quality”</w:t>
        </w:r>
      </w:ins>
      <w:ins w:id="878" w:author="William Lamb" w:date="2017-10-24T13:54:00Z">
        <w:r w:rsidR="000A52DE">
          <w:rPr>
            <w:lang w:val="en-US"/>
          </w:rPr>
          <w:t xml:space="preserve"> likely describe a topic focused on local air pollution).</w:t>
        </w:r>
      </w:ins>
      <w:r w:rsidR="006B2969">
        <w:rPr>
          <w:lang w:val="en-US"/>
        </w:rPr>
        <w:t xml:space="preserve"> </w:t>
      </w:r>
      <w:ins w:id="879" w:author="William Lamb" w:date="2017-10-25T09:46:00Z">
        <w:r w:rsidR="00FD5D50">
          <w:rPr>
            <w:lang w:val="en-US"/>
          </w:rPr>
          <w:t xml:space="preserve">Since our search query already specifies the content </w:t>
        </w:r>
      </w:ins>
      <w:r w:rsidR="00FD5D50">
        <w:rPr>
          <w:lang w:val="en-US"/>
        </w:rPr>
        <w:t>of research in our document set</w:t>
      </w:r>
      <w:ins w:id="880" w:author="William Lamb" w:date="2017-10-25T09:46:00Z">
        <w:r w:rsidR="00FD5D50">
          <w:rPr>
            <w:lang w:val="en-US"/>
          </w:rPr>
          <w:t xml:space="preserve">, this method may appear redundant. However it </w:t>
        </w:r>
        <w:del w:id="881" w:author="Radhika Khosla" w:date="2017-10-30T15:36:00Z">
          <w:r w:rsidR="00FD5D50" w:rsidDel="00D30238">
            <w:rPr>
              <w:lang w:val="en-US"/>
            </w:rPr>
            <w:delText xml:space="preserve">does </w:delText>
          </w:r>
        </w:del>
        <w:r w:rsidR="00FD5D50">
          <w:rPr>
            <w:lang w:val="en-US"/>
          </w:rPr>
          <w:t>offer</w:t>
        </w:r>
      </w:ins>
      <w:ins w:id="882" w:author="Radhika Khosla" w:date="2017-10-30T15:36:00Z">
        <w:r w:rsidR="00D30238">
          <w:rPr>
            <w:lang w:val="en-US"/>
          </w:rPr>
          <w:t>s</w:t>
        </w:r>
      </w:ins>
      <w:ins w:id="883" w:author="William Lamb" w:date="2017-10-25T09:46:00Z">
        <w:r w:rsidR="00FD5D50">
          <w:rPr>
            <w:lang w:val="en-US"/>
          </w:rPr>
          <w:t xml:space="preserve"> important advantages: it provides quantitative metrics describing the prevalence of </w:t>
        </w:r>
      </w:ins>
      <w:r w:rsidR="00FD5D50">
        <w:rPr>
          <w:lang w:val="en-US"/>
        </w:rPr>
        <w:t xml:space="preserve">each </w:t>
      </w:r>
      <w:ins w:id="884" w:author="William Lamb" w:date="2017-10-25T09:46:00Z">
        <w:r w:rsidR="00FD5D50">
          <w:rPr>
            <w:lang w:val="en-US"/>
          </w:rPr>
          <w:t xml:space="preserve">topic; it allows us to examine the correlations between topics (based on the likelihood that </w:t>
        </w:r>
      </w:ins>
      <w:r w:rsidR="00FD5D50">
        <w:rPr>
          <w:lang w:val="en-US"/>
        </w:rPr>
        <w:t xml:space="preserve">they </w:t>
      </w:r>
      <w:ins w:id="885" w:author="William Lamb" w:date="2017-10-25T09:46:00Z">
        <w:r w:rsidR="00FD5D50">
          <w:rPr>
            <w:lang w:val="en-US"/>
          </w:rPr>
          <w:t>appear together in documents); and it will discover latent topics alongside those we explicitly searched for.</w:t>
        </w:r>
      </w:ins>
    </w:p>
    <w:p w14:paraId="61F4E632" w14:textId="46B569FD" w:rsidR="00B079FB" w:rsidRDefault="000A52DE" w:rsidP="006B2969">
      <w:pPr>
        <w:rPr>
          <w:ins w:id="886" w:author="William Lamb" w:date="2017-10-25T15:37:00Z"/>
          <w:lang w:val="en-US"/>
        </w:rPr>
      </w:pPr>
      <w:ins w:id="887" w:author="William Lamb" w:date="2017-10-24T13:59:00Z">
        <w:r>
          <w:rPr>
            <w:lang w:val="en-US"/>
          </w:rPr>
          <w:t xml:space="preserve">For (2), we </w:t>
        </w:r>
      </w:ins>
      <w:ins w:id="888" w:author="William Lamb" w:date="2017-10-24T14:00:00Z">
        <w:r>
          <w:rPr>
            <w:lang w:val="en-US"/>
          </w:rPr>
          <w:t xml:space="preserve">use the reference data from our document set to generate a bibliographic coupling network (two documents are “coupled” if they cite the same third document). </w:t>
        </w:r>
      </w:ins>
      <w:ins w:id="889" w:author="William Lamb" w:date="2017-10-24T14:08:00Z">
        <w:r w:rsidR="005168BA">
          <w:rPr>
            <w:lang w:val="en-US"/>
          </w:rPr>
          <w:t>The bibliographic coupling network is</w:t>
        </w:r>
      </w:ins>
      <w:ins w:id="890" w:author="William Lamb" w:date="2017-10-24T14:03:00Z">
        <w:r>
          <w:rPr>
            <w:lang w:val="en-US"/>
          </w:rPr>
          <w:t xml:space="preserve"> cluster</w:t>
        </w:r>
      </w:ins>
      <w:ins w:id="891" w:author="William Lamb" w:date="2017-10-24T14:08:00Z">
        <w:r w:rsidR="005168BA">
          <w:rPr>
            <w:lang w:val="en-US"/>
          </w:rPr>
          <w:t>ed</w:t>
        </w:r>
      </w:ins>
      <w:ins w:id="892" w:author="William Lamb" w:date="2017-10-24T14:09:00Z">
        <w:r w:rsidR="005168BA">
          <w:rPr>
            <w:lang w:val="en-US"/>
          </w:rPr>
          <w:t xml:space="preserve"> using a community detection algorithm</w:t>
        </w:r>
      </w:ins>
      <w:ins w:id="893" w:author="William Lamb" w:date="2017-10-24T14:10:00Z">
        <w:r w:rsidR="005168BA">
          <w:rPr>
            <w:lang w:val="en-US"/>
          </w:rPr>
          <w:t>, identifying</w:t>
        </w:r>
      </w:ins>
      <w:ins w:id="894" w:author="William Lamb" w:date="2017-10-24T14:03:00Z">
        <w:r>
          <w:rPr>
            <w:lang w:val="en-US"/>
          </w:rPr>
          <w:t xml:space="preserve"> </w:t>
        </w:r>
        <w:r w:rsidR="005168BA">
          <w:rPr>
            <w:lang w:val="en-US"/>
          </w:rPr>
          <w:t xml:space="preserve">groups of documents </w:t>
        </w:r>
      </w:ins>
      <w:ins w:id="895" w:author="William Lamb" w:date="2017-10-24T14:08:00Z">
        <w:r w:rsidR="005168BA">
          <w:rPr>
            <w:lang w:val="en-US"/>
          </w:rPr>
          <w:t xml:space="preserve">that </w:t>
        </w:r>
      </w:ins>
      <w:r w:rsidR="00FD5D50">
        <w:rPr>
          <w:lang w:val="en-US"/>
        </w:rPr>
        <w:t>tend</w:t>
      </w:r>
      <w:ins w:id="896" w:author="William Lamb" w:date="2017-10-24T14:08:00Z">
        <w:r w:rsidR="005168BA">
          <w:rPr>
            <w:lang w:val="en-US"/>
          </w:rPr>
          <w:t xml:space="preserve"> </w:t>
        </w:r>
      </w:ins>
      <w:ins w:id="897" w:author="William Lamb" w:date="2017-10-24T14:03:00Z">
        <w:r w:rsidR="005168BA">
          <w:rPr>
            <w:lang w:val="en-US"/>
          </w:rPr>
          <w:t>to cite similar literatures</w:t>
        </w:r>
      </w:ins>
      <w:ins w:id="898" w:author="minx" w:date="2017-11-08T12:06:00Z">
        <w:del w:id="899" w:author="William Lamb" w:date="2017-11-10T12:49:00Z">
          <w:r w:rsidR="00E85484" w:rsidDel="00C80F58">
            <w:rPr>
              <w:lang w:val="en-US"/>
            </w:rPr>
            <w:delText xml:space="preserve"> </w:delText>
          </w:r>
          <w:r w:rsidR="00E85484" w:rsidRPr="00E85484" w:rsidDel="00C80F58">
            <w:rPr>
              <w:highlight w:val="yellow"/>
              <w:lang w:val="en-US"/>
              <w:rPrChange w:id="900" w:author="minx" w:date="2017-11-08T12:06:00Z">
                <w:rPr>
                  <w:lang w:val="en-US"/>
                </w:rPr>
              </w:rPrChange>
            </w:rPr>
            <w:delText>(REF)</w:delText>
          </w:r>
        </w:del>
      </w:ins>
      <w:ins w:id="901" w:author="William Lamb" w:date="2017-10-24T14:03:00Z">
        <w:r w:rsidR="005168BA">
          <w:rPr>
            <w:lang w:val="en-US"/>
          </w:rPr>
          <w:t>.</w:t>
        </w:r>
      </w:ins>
      <w:ins w:id="902" w:author="William Lamb" w:date="2017-10-24T14:04:00Z">
        <w:r w:rsidR="005168BA">
          <w:rPr>
            <w:lang w:val="en-US"/>
          </w:rPr>
          <w:t xml:space="preserve"> Combining these</w:t>
        </w:r>
      </w:ins>
      <w:ins w:id="903" w:author="William Lamb" w:date="2017-10-24T14:06:00Z">
        <w:r w:rsidR="005168BA">
          <w:rPr>
            <w:lang w:val="en-US"/>
          </w:rPr>
          <w:t xml:space="preserve"> results</w:t>
        </w:r>
      </w:ins>
      <w:ins w:id="904" w:author="William Lamb" w:date="2017-10-24T14:04:00Z">
        <w:r w:rsidR="005168BA">
          <w:rPr>
            <w:lang w:val="en-US"/>
          </w:rPr>
          <w:t xml:space="preserve"> with </w:t>
        </w:r>
      </w:ins>
      <w:ins w:id="905" w:author="William Lamb" w:date="2017-10-24T14:05:00Z">
        <w:r w:rsidR="005168BA">
          <w:rPr>
            <w:lang w:val="en-US"/>
          </w:rPr>
          <w:t xml:space="preserve">the automated content analysis, we then describe the topics of research </w:t>
        </w:r>
      </w:ins>
      <w:ins w:id="906" w:author="William Lamb" w:date="2017-10-24T14:06:00Z">
        <w:r w:rsidR="005168BA">
          <w:rPr>
            <w:lang w:val="en-US"/>
          </w:rPr>
          <w:t xml:space="preserve">that are prevalent </w:t>
        </w:r>
      </w:ins>
      <w:ins w:id="907" w:author="William Lamb" w:date="2017-10-24T14:05:00Z">
        <w:r w:rsidR="005168BA">
          <w:rPr>
            <w:lang w:val="en-US"/>
          </w:rPr>
          <w:t>w</w:t>
        </w:r>
      </w:ins>
      <w:ins w:id="908" w:author="William Lamb" w:date="2017-10-24T14:06:00Z">
        <w:r w:rsidR="005168BA">
          <w:rPr>
            <w:lang w:val="en-US"/>
          </w:rPr>
          <w:t xml:space="preserve">ithin each cluster, thereby </w:t>
        </w:r>
      </w:ins>
      <w:ins w:id="909" w:author="William Lamb" w:date="2017-10-24T14:10:00Z">
        <w:r w:rsidR="005168BA">
          <w:rPr>
            <w:lang w:val="en-US"/>
          </w:rPr>
          <w:t xml:space="preserve">exposing </w:t>
        </w:r>
      </w:ins>
      <w:ins w:id="910" w:author="William Lamb" w:date="2017-10-24T14:06:00Z">
        <w:r w:rsidR="005168BA">
          <w:rPr>
            <w:lang w:val="en-US"/>
          </w:rPr>
          <w:t xml:space="preserve">epistemic communities </w:t>
        </w:r>
      </w:ins>
      <w:r w:rsidR="00FD5D50">
        <w:rPr>
          <w:lang w:val="en-US"/>
        </w:rPr>
        <w:t>within</w:t>
      </w:r>
      <w:ins w:id="911" w:author="William Lamb" w:date="2017-10-24T14:06:00Z">
        <w:r w:rsidR="005168BA">
          <w:rPr>
            <w:lang w:val="en-US"/>
          </w:rPr>
          <w:t xml:space="preserve"> urban climate change research. </w:t>
        </w:r>
      </w:ins>
    </w:p>
    <w:p w14:paraId="64B9C398" w14:textId="66CCDBA3" w:rsidR="00CB6E15" w:rsidRDefault="00B079FB" w:rsidP="006B2969">
      <w:pPr>
        <w:rPr>
          <w:lang w:val="en-US"/>
        </w:rPr>
      </w:pPr>
      <w:ins w:id="912" w:author="William Lamb" w:date="2017-10-25T15:37:00Z">
        <w:r>
          <w:rPr>
            <w:lang w:val="en-US"/>
          </w:rPr>
          <w:t>Finally, w</w:t>
        </w:r>
        <w:r w:rsidR="00CD40F3">
          <w:rPr>
            <w:lang w:val="en-US"/>
          </w:rPr>
          <w:t xml:space="preserve">e compile </w:t>
        </w:r>
        <w:r>
          <w:rPr>
            <w:lang w:val="en-US"/>
          </w:rPr>
          <w:t xml:space="preserve">a list of references from the IPCC AR5 </w:t>
        </w:r>
      </w:ins>
      <w:ins w:id="913" w:author="William Lamb" w:date="2017-10-25T15:41:00Z">
        <w:r>
          <w:rPr>
            <w:lang w:val="en-US"/>
          </w:rPr>
          <w:t>WG</w:t>
        </w:r>
      </w:ins>
      <w:ins w:id="914" w:author="William Lamb" w:date="2017-10-25T15:37:00Z">
        <w:r>
          <w:rPr>
            <w:lang w:val="en-US"/>
          </w:rPr>
          <w:t xml:space="preserve">III Report, allowing us to </w:t>
        </w:r>
      </w:ins>
      <w:ins w:id="915" w:author="William Lamb" w:date="2017-10-25T15:38:00Z">
        <w:r>
          <w:rPr>
            <w:lang w:val="en-US"/>
          </w:rPr>
          <w:t xml:space="preserve">examine its direct coverage of the urban literature </w:t>
        </w:r>
      </w:ins>
      <w:ins w:id="916" w:author="William Lamb" w:date="2017-11-02T10:59:00Z">
        <w:r w:rsidR="00CD40F3">
          <w:rPr>
            <w:lang w:val="en-US"/>
          </w:rPr>
          <w:t xml:space="preserve">and topics </w:t>
        </w:r>
      </w:ins>
      <w:ins w:id="917" w:author="William Lamb" w:date="2017-10-25T15:38:00Z">
        <w:r>
          <w:rPr>
            <w:lang w:val="en-US"/>
          </w:rPr>
          <w:t>we identify</w:t>
        </w:r>
      </w:ins>
      <w:ins w:id="918" w:author="William Lamb" w:date="2017-11-02T11:00:00Z">
        <w:r w:rsidR="00CD40F3">
          <w:rPr>
            <w:lang w:val="en-US"/>
          </w:rPr>
          <w:t xml:space="preserve"> in the preceding analysis</w:t>
        </w:r>
      </w:ins>
      <w:ins w:id="919" w:author="William Lamb" w:date="2017-10-25T15:38:00Z">
        <w:r>
          <w:rPr>
            <w:lang w:val="en-US"/>
          </w:rPr>
          <w:t>.</w:t>
        </w:r>
      </w:ins>
      <w:ins w:id="920" w:author="William Lamb" w:date="2017-10-25T15:39:00Z">
        <w:r>
          <w:rPr>
            <w:lang w:val="en-US"/>
          </w:rPr>
          <w:t xml:space="preserve"> </w:t>
        </w:r>
      </w:ins>
      <w:ins w:id="921" w:author="William Lamb" w:date="2017-10-24T14:07:00Z">
        <w:r w:rsidR="005168BA">
          <w:rPr>
            <w:lang w:val="en-US"/>
          </w:rPr>
          <w:t>Refer to the SM for a full description of these methods.</w:t>
        </w:r>
      </w:ins>
      <w:del w:id="922" w:author="William Lamb" w:date="2017-10-23T16:35:00Z">
        <w:r w:rsidR="006B0846" w:rsidDel="009260EE">
          <w:rPr>
            <w:lang w:val="en-US"/>
          </w:rPr>
          <w:delText>W</w:delText>
        </w:r>
        <w:r w:rsidR="00CB6E15" w:rsidDel="009260EE">
          <w:rPr>
            <w:lang w:val="en-US"/>
          </w:rPr>
          <w:delText>e</w:delText>
        </w:r>
      </w:del>
      <w:del w:id="923" w:author="William Lamb" w:date="2017-10-24T14:07:00Z">
        <w:r w:rsidR="00CB6E15" w:rsidDel="005168BA">
          <w:rPr>
            <w:lang w:val="en-US"/>
          </w:rPr>
          <w:delText xml:space="preserve"> use a form of automated content analysis</w:delText>
        </w:r>
        <w:r w:rsidR="006B0846" w:rsidDel="005168BA">
          <w:rPr>
            <w:lang w:val="en-US"/>
          </w:rPr>
          <w:delText xml:space="preserve"> called</w:delText>
        </w:r>
        <w:r w:rsidR="00CB6E15" w:rsidDel="005168BA">
          <w:rPr>
            <w:lang w:val="en-US"/>
          </w:rPr>
          <w:delText xml:space="preserve"> </w:delText>
        </w:r>
        <w:r w:rsidR="009D4911" w:rsidDel="005168BA">
          <w:rPr>
            <w:lang w:val="en-US"/>
          </w:rPr>
          <w:delText xml:space="preserve">non-negative matrix factorization to identify latent topics </w:delText>
        </w:r>
      </w:del>
      <w:del w:id="924" w:author="William Lamb" w:date="2017-10-23T16:37:00Z">
        <w:r w:rsidR="009D4911" w:rsidDel="009260EE">
          <w:rPr>
            <w:lang w:val="en-US"/>
          </w:rPr>
          <w:delText xml:space="preserve">within the </w:delText>
        </w:r>
      </w:del>
      <w:del w:id="925" w:author="William Lamb" w:date="2017-10-24T14:07:00Z">
        <w:r w:rsidR="009D4911" w:rsidDel="005168BA">
          <w:rPr>
            <w:lang w:val="en-US"/>
          </w:rPr>
          <w:delText>document</w:delText>
        </w:r>
      </w:del>
      <w:del w:id="926" w:author="William Lamb" w:date="2017-10-23T16:50:00Z">
        <w:r w:rsidR="009D4911" w:rsidDel="007B426D">
          <w:rPr>
            <w:lang w:val="en-US"/>
          </w:rPr>
          <w:delText xml:space="preserve"> </w:delText>
        </w:r>
      </w:del>
      <w:del w:id="927" w:author="William Lamb" w:date="2017-10-23T16:37:00Z">
        <w:r w:rsidR="009D4911" w:rsidDel="009260EE">
          <w:rPr>
            <w:lang w:val="en-US"/>
          </w:rPr>
          <w:delText>abstracts</w:delText>
        </w:r>
      </w:del>
      <w:del w:id="928" w:author="William Lamb" w:date="2017-10-24T14:07:00Z">
        <w:r w:rsidR="00CB6E15" w:rsidDel="005168BA">
          <w:rPr>
            <w:lang w:val="en-US"/>
          </w:rPr>
          <w:delText>. This procedure is expected to reproduce the 4 domains of research outlined above, but in addition to expose the relationships between these different topics, and to identify any latent themes or underlying discourses in the urban mitigation literature.</w:delText>
        </w:r>
      </w:del>
    </w:p>
    <w:p w14:paraId="524FB040" w14:textId="0F07B261" w:rsidR="00F05353" w:rsidRPr="009E5A57" w:rsidDel="00D71641" w:rsidRDefault="00F05353" w:rsidP="00F05353">
      <w:pPr>
        <w:keepNext/>
        <w:rPr>
          <w:del w:id="929" w:author="William Lamb" w:date="2017-10-24T13:03:00Z"/>
          <w:lang w:val="en-GB"/>
        </w:rPr>
      </w:pPr>
      <w:del w:id="930" w:author="William Lamb" w:date="2017-10-13T15:54:00Z">
        <w:r w:rsidDel="003E4E75">
          <w:rPr>
            <w:noProof/>
            <w:lang w:val="en-GB" w:eastAsia="en-GB"/>
          </w:rPr>
          <w:lastRenderedPageBreak/>
          <w:drawing>
            <wp:inline distT="0" distB="0" distL="0" distR="0" wp14:anchorId="6FD69867" wp14:editId="08FA30E6">
              <wp:extent cx="576072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ban metabolis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del>
    </w:p>
    <w:p w14:paraId="0882CA14" w14:textId="690014F6" w:rsidR="00CB6E15" w:rsidDel="00D71641" w:rsidRDefault="00F05353" w:rsidP="00ED7024">
      <w:pPr>
        <w:pStyle w:val="Caption"/>
        <w:rPr>
          <w:del w:id="931" w:author="William Lamb" w:date="2017-10-24T13:03:00Z"/>
          <w:rFonts w:asciiTheme="majorHAnsi" w:eastAsiaTheme="majorEastAsia" w:hAnsiTheme="majorHAnsi" w:cstheme="majorBidi"/>
          <w:color w:val="365F91" w:themeColor="accent1" w:themeShade="BF"/>
          <w:sz w:val="32"/>
          <w:szCs w:val="32"/>
          <w:lang w:val="en-US"/>
        </w:rPr>
      </w:pPr>
      <w:del w:id="932" w:author="William Lamb" w:date="2017-10-24T13:03:00Z">
        <w:r w:rsidRPr="00ED7024" w:rsidDel="00D71641">
          <w:rPr>
            <w:b/>
            <w:sz w:val="20"/>
            <w:szCs w:val="20"/>
            <w:lang w:val="en-GB"/>
          </w:rPr>
          <w:delText xml:space="preserve">Figure </w:delText>
        </w:r>
        <w:r w:rsidRPr="00ED7024" w:rsidDel="00D71641">
          <w:rPr>
            <w:b/>
            <w:sz w:val="20"/>
            <w:szCs w:val="20"/>
          </w:rPr>
          <w:fldChar w:fldCharType="begin"/>
        </w:r>
        <w:r w:rsidRPr="00ED7024" w:rsidDel="00D71641">
          <w:rPr>
            <w:b/>
            <w:sz w:val="20"/>
            <w:szCs w:val="20"/>
            <w:lang w:val="en-GB"/>
          </w:rPr>
          <w:delInstrText xml:space="preserve"> SEQ Figure \* ARABIC </w:delInstrText>
        </w:r>
        <w:r w:rsidRPr="00ED7024" w:rsidDel="00D71641">
          <w:rPr>
            <w:b/>
            <w:sz w:val="20"/>
            <w:szCs w:val="20"/>
          </w:rPr>
          <w:fldChar w:fldCharType="separate"/>
        </w:r>
        <w:r w:rsidR="00DF2488" w:rsidDel="00D71641">
          <w:rPr>
            <w:b/>
            <w:i w:val="0"/>
            <w:iCs w:val="0"/>
            <w:noProof/>
            <w:sz w:val="20"/>
            <w:szCs w:val="20"/>
            <w:lang w:val="en-GB"/>
          </w:rPr>
          <w:delText>2</w:delText>
        </w:r>
        <w:r w:rsidRPr="00ED7024" w:rsidDel="00D71641">
          <w:rPr>
            <w:b/>
            <w:sz w:val="20"/>
            <w:szCs w:val="20"/>
          </w:rPr>
          <w:fldChar w:fldCharType="end"/>
        </w:r>
        <w:r w:rsidRPr="00ED7024" w:rsidDel="00D71641">
          <w:rPr>
            <w:b/>
            <w:sz w:val="20"/>
            <w:szCs w:val="20"/>
            <w:lang w:val="en-GB"/>
          </w:rPr>
          <w:delText>: Scope of the urban mitigation literature, including measures that address urban transport, buildings, waste, and urban form.</w:delText>
        </w:r>
        <w:r w:rsidR="00A97ACC" w:rsidDel="00D71641">
          <w:rPr>
            <w:b/>
            <w:sz w:val="20"/>
            <w:szCs w:val="20"/>
            <w:lang w:val="en-GB"/>
          </w:rPr>
          <w:delText xml:space="preserve"> </w:delText>
        </w:r>
        <w:r w:rsidR="00A97ACC" w:rsidDel="00D71641">
          <w:rPr>
            <w:sz w:val="20"/>
            <w:szCs w:val="20"/>
            <w:lang w:val="en-GB"/>
          </w:rPr>
          <w:delText>Note that neither supply-side energy and material production, nor a broader set of infrastructures and services are included within the scope, since the former is assessed in other mitigation communities, and the latter is more appropriate for an assessment of sustainability, rather than climate change mitigation.</w:delText>
        </w:r>
      </w:del>
    </w:p>
    <w:p w14:paraId="0FF62A12" w14:textId="71B8B1E7" w:rsidR="007B426D" w:rsidRDefault="007B426D" w:rsidP="00D27333">
      <w:pPr>
        <w:pStyle w:val="Heading1"/>
        <w:rPr>
          <w:ins w:id="933" w:author="William Lamb" w:date="2017-10-23T16:51:00Z"/>
          <w:lang w:val="en-US"/>
        </w:rPr>
      </w:pPr>
      <w:ins w:id="934" w:author="William Lamb" w:date="2017-10-23T16:50:00Z">
        <w:r>
          <w:rPr>
            <w:lang w:val="en-US"/>
          </w:rPr>
          <w:t>Results</w:t>
        </w:r>
      </w:ins>
    </w:p>
    <w:p w14:paraId="0BBC78B0" w14:textId="2611EE17" w:rsidR="0005261B" w:rsidRPr="0005261B" w:rsidDel="007B426D" w:rsidRDefault="00B0259D" w:rsidP="007B426D">
      <w:pPr>
        <w:rPr>
          <w:del w:id="935" w:author="William Lamb" w:date="2017-10-23T16:51:00Z"/>
          <w:lang w:val="en-US"/>
        </w:rPr>
      </w:pPr>
      <w:del w:id="936" w:author="William Lamb" w:date="2017-10-23T16:51:00Z">
        <w:r w:rsidDel="007B426D">
          <w:rPr>
            <w:lang w:val="en-US"/>
          </w:rPr>
          <w:delText>The structure and content of urban mitigation research</w:delText>
        </w:r>
      </w:del>
    </w:p>
    <w:p w14:paraId="37D14B4E" w14:textId="5630E3B3" w:rsidR="00CB6E15" w:rsidRDefault="00B24B20">
      <w:pPr>
        <w:rPr>
          <w:ins w:id="937" w:author="William Lamb" w:date="2017-10-23T16:51:00Z"/>
          <w:lang w:val="en-US"/>
        </w:rPr>
      </w:pPr>
      <w:del w:id="938" w:author="William Lamb" w:date="2017-10-25T15:43:00Z">
        <w:r w:rsidDel="00B079FB">
          <w:rPr>
            <w:lang w:val="en-US"/>
          </w:rPr>
          <w:delText>The</w:delText>
        </w:r>
      </w:del>
      <w:ins w:id="939" w:author="William Lamb" w:date="2017-10-25T15:43:00Z">
        <w:r w:rsidR="00B079FB">
          <w:rPr>
            <w:lang w:val="en-US"/>
          </w:rPr>
          <w:t>Our</w:t>
        </w:r>
      </w:ins>
      <w:r>
        <w:rPr>
          <w:lang w:val="en-US"/>
        </w:rPr>
        <w:t xml:space="preserve"> </w:t>
      </w:r>
      <w:r w:rsidR="00FD5D50">
        <w:rPr>
          <w:lang w:val="en-US"/>
        </w:rPr>
        <w:t xml:space="preserve">urban mitigation </w:t>
      </w:r>
      <w:r>
        <w:rPr>
          <w:lang w:val="en-US"/>
        </w:rPr>
        <w:t xml:space="preserve">search query </w:t>
      </w:r>
      <w:r w:rsidR="00FD5D50">
        <w:rPr>
          <w:lang w:val="en-US"/>
        </w:rPr>
        <w:t>identifies a</w:t>
      </w:r>
      <w:r>
        <w:rPr>
          <w:lang w:val="en-US"/>
        </w:rPr>
        <w:t xml:space="preserve"> </w:t>
      </w:r>
      <w:r w:rsidR="003B77E3">
        <w:rPr>
          <w:lang w:val="en-US"/>
        </w:rPr>
        <w:t xml:space="preserve">substantial </w:t>
      </w:r>
      <w:r>
        <w:rPr>
          <w:lang w:val="en-US"/>
        </w:rPr>
        <w:t>(</w:t>
      </w:r>
      <w:del w:id="940" w:author="William Lamb" w:date="2017-10-23T17:05:00Z">
        <w:r w:rsidDel="00A6291F">
          <w:rPr>
            <w:lang w:val="en-US"/>
          </w:rPr>
          <w:delText>8,120</w:delText>
        </w:r>
      </w:del>
      <w:ins w:id="941" w:author="William Lamb" w:date="2017-10-23T17:05:00Z">
        <w:r w:rsidR="00A6291F">
          <w:rPr>
            <w:lang w:val="en-US"/>
          </w:rPr>
          <w:t>9,525</w:t>
        </w:r>
      </w:ins>
      <w:r>
        <w:rPr>
          <w:lang w:val="en-US"/>
        </w:rPr>
        <w:t xml:space="preserve"> </w:t>
      </w:r>
      <w:r w:rsidR="00717416">
        <w:rPr>
          <w:lang w:val="en-US"/>
        </w:rPr>
        <w:t>publications</w:t>
      </w:r>
      <w:r>
        <w:rPr>
          <w:lang w:val="en-US"/>
        </w:rPr>
        <w:t>)</w:t>
      </w:r>
      <w:r w:rsidR="00F00144">
        <w:rPr>
          <w:lang w:val="en-US"/>
        </w:rPr>
        <w:t xml:space="preserve"> and</w:t>
      </w:r>
      <w:r>
        <w:rPr>
          <w:lang w:val="en-US"/>
        </w:rPr>
        <w:t xml:space="preserve"> fast </w:t>
      </w:r>
      <w:r w:rsidRPr="006B0846">
        <w:rPr>
          <w:lang w:val="en-US"/>
        </w:rPr>
        <w:t xml:space="preserve">growing </w:t>
      </w:r>
      <w:r w:rsidR="00FD5D50">
        <w:rPr>
          <w:lang w:val="en-US"/>
        </w:rPr>
        <w:t xml:space="preserve">literature </w:t>
      </w:r>
      <w:r w:rsidRPr="006B0846">
        <w:rPr>
          <w:lang w:val="en-US"/>
        </w:rPr>
        <w:t>(</w:t>
      </w:r>
      <w:r w:rsidR="006372F5" w:rsidRPr="006B0846">
        <w:rPr>
          <w:lang w:val="en-US"/>
        </w:rPr>
        <w:t>20.5</w:t>
      </w:r>
      <w:r w:rsidRPr="006B0846">
        <w:rPr>
          <w:lang w:val="en-US"/>
        </w:rPr>
        <w:t>% per year</w:t>
      </w:r>
      <w:r w:rsidR="00F00144">
        <w:rPr>
          <w:lang w:val="en-US"/>
        </w:rPr>
        <w:t xml:space="preserve">; see </w:t>
      </w:r>
      <w:r w:rsidR="0045398A">
        <w:rPr>
          <w:lang w:val="en-US"/>
        </w:rPr>
        <w:t>Supplementary Materials</w:t>
      </w:r>
      <w:r w:rsidR="00717416" w:rsidRPr="003B146E">
        <w:rPr>
          <w:lang w:val="en-US"/>
        </w:rPr>
        <w:t xml:space="preserve"> Fig</w:t>
      </w:r>
      <w:r w:rsidR="00F00144">
        <w:rPr>
          <w:lang w:val="en-US"/>
        </w:rPr>
        <w:t>ure</w:t>
      </w:r>
      <w:r w:rsidR="00717416" w:rsidRPr="003B146E">
        <w:rPr>
          <w:lang w:val="en-US"/>
        </w:rPr>
        <w:t xml:space="preserve"> 1)</w:t>
      </w:r>
      <w:r>
        <w:rPr>
          <w:lang w:val="en-US"/>
        </w:rPr>
        <w:t xml:space="preserve">. </w:t>
      </w:r>
      <w:ins w:id="942" w:author="William Lamb" w:date="2017-10-25T15:39:00Z">
        <w:r w:rsidR="00B079FB">
          <w:rPr>
            <w:lang w:val="en-US"/>
          </w:rPr>
          <w:t xml:space="preserve">The </w:t>
        </w:r>
      </w:ins>
      <w:ins w:id="943" w:author="William Lamb" w:date="2017-10-25T15:42:00Z">
        <w:r w:rsidR="00B079FB">
          <w:rPr>
            <w:lang w:val="en-US"/>
          </w:rPr>
          <w:t xml:space="preserve">IPCC AR5 </w:t>
        </w:r>
      </w:ins>
      <w:ins w:id="944" w:author="William Lamb" w:date="2017-10-25T15:39:00Z">
        <w:r w:rsidR="00B079FB">
          <w:rPr>
            <w:lang w:val="en-US"/>
          </w:rPr>
          <w:t xml:space="preserve">has directly cited </w:t>
        </w:r>
      </w:ins>
      <w:ins w:id="945" w:author="William Lamb" w:date="2017-10-25T13:19:00Z">
        <w:r w:rsidR="00273682">
          <w:rPr>
            <w:lang w:val="en-US"/>
          </w:rPr>
          <w:t>129</w:t>
        </w:r>
      </w:ins>
      <w:ins w:id="946" w:author="William Lamb" w:date="2017-10-25T15:40:00Z">
        <w:r w:rsidR="00B079FB">
          <w:rPr>
            <w:lang w:val="en-US"/>
          </w:rPr>
          <w:t xml:space="preserve"> of these documents</w:t>
        </w:r>
      </w:ins>
      <w:ins w:id="947" w:author="William Lamb" w:date="2017-10-25T13:20:00Z">
        <w:r w:rsidR="00273682">
          <w:rPr>
            <w:lang w:val="en-US"/>
          </w:rPr>
          <w:t xml:space="preserve">. </w:t>
        </w:r>
      </w:ins>
      <w:ins w:id="948" w:author="minx" w:date="2017-11-08T12:08:00Z">
        <w:r w:rsidR="00E85484">
          <w:rPr>
            <w:lang w:val="en-US"/>
          </w:rPr>
          <w:t xml:space="preserve">While this raises </w:t>
        </w:r>
        <w:del w:id="949" w:author="William Lamb" w:date="2017-11-10T12:50:00Z">
          <w:r w:rsidR="00E85484" w:rsidDel="00C80F58">
            <w:rPr>
              <w:lang w:val="en-US"/>
            </w:rPr>
            <w:delText xml:space="preserve">substantial </w:delText>
          </w:r>
        </w:del>
        <w:r w:rsidR="00E85484">
          <w:rPr>
            <w:lang w:val="en-US"/>
          </w:rPr>
          <w:t>questions with regard to transparent literature selection in the IPCC,</w:t>
        </w:r>
      </w:ins>
      <w:ins w:id="950" w:author="minx" w:date="2017-11-08T12:09:00Z">
        <w:r w:rsidR="00E85484">
          <w:rPr>
            <w:lang w:val="en-US"/>
          </w:rPr>
          <w:t xml:space="preserve"> </w:t>
        </w:r>
      </w:ins>
      <w:moveToRangeStart w:id="951" w:author="William Lamb" w:date="2017-10-25T13:20:00Z" w:name="move496700953"/>
      <w:moveTo w:id="952" w:author="William Lamb" w:date="2017-10-25T13:20:00Z">
        <w:del w:id="953" w:author="minx" w:date="2017-11-08T12:09:00Z">
          <w:r w:rsidR="00273682" w:rsidDel="00E85484">
            <w:rPr>
              <w:lang w:val="en-US"/>
            </w:rPr>
            <w:delText>T</w:delText>
          </w:r>
        </w:del>
      </w:moveTo>
      <w:ins w:id="954" w:author="minx" w:date="2017-11-08T12:09:00Z">
        <w:r w:rsidR="00E85484">
          <w:rPr>
            <w:lang w:val="en-US"/>
          </w:rPr>
          <w:t>t</w:t>
        </w:r>
      </w:ins>
      <w:moveTo w:id="955" w:author="William Lamb" w:date="2017-10-25T13:20:00Z">
        <w:r w:rsidR="00273682">
          <w:rPr>
            <w:lang w:val="en-US"/>
          </w:rPr>
          <w:t>his low number should be contextualized within the much broader scope of the relevant chapter (</w:t>
        </w:r>
      </w:moveTo>
      <w:ins w:id="956" w:author="William Lamb" w:date="2017-10-25T15:42:00Z">
        <w:r w:rsidR="00B079FB">
          <w:rPr>
            <w:lang w:val="en-US"/>
          </w:rPr>
          <w:t xml:space="preserve">WGIII, </w:t>
        </w:r>
      </w:ins>
      <w:moveTo w:id="957" w:author="William Lamb" w:date="2017-10-25T13:20:00Z">
        <w:r w:rsidR="00273682">
          <w:rPr>
            <w:lang w:val="en-US"/>
          </w:rPr>
          <w:t xml:space="preserve">Chapter 12: Human Settlements, Infrastructure, and Spatial Planning), which included many issues not </w:t>
        </w:r>
        <w:del w:id="958" w:author="William Lamb" w:date="2017-10-25T13:21:00Z">
          <w:r w:rsidR="00273682" w:rsidDel="00273682">
            <w:rPr>
              <w:lang w:val="en-US"/>
            </w:rPr>
            <w:delText>queried</w:delText>
          </w:r>
        </w:del>
      </w:moveTo>
      <w:ins w:id="959" w:author="William Lamb" w:date="2017-10-25T13:27:00Z">
        <w:r w:rsidR="00B95EF8">
          <w:rPr>
            <w:lang w:val="en-US"/>
          </w:rPr>
          <w:t>specified</w:t>
        </w:r>
      </w:ins>
      <w:ins w:id="960" w:author="William Lamb" w:date="2017-10-25T13:21:00Z">
        <w:r w:rsidR="00273682">
          <w:rPr>
            <w:lang w:val="en-US"/>
          </w:rPr>
          <w:t xml:space="preserve"> in our query</w:t>
        </w:r>
      </w:ins>
      <w:moveTo w:id="961" w:author="William Lamb" w:date="2017-10-25T13:20:00Z">
        <w:del w:id="962" w:author="William Lamb" w:date="2017-10-25T13:21:00Z">
          <w:r w:rsidR="00273682" w:rsidDel="00273682">
            <w:rPr>
              <w:lang w:val="en-US"/>
            </w:rPr>
            <w:delText xml:space="preserve"> here</w:delText>
          </w:r>
        </w:del>
        <w:r w:rsidR="00273682">
          <w:rPr>
            <w:lang w:val="en-US"/>
          </w:rPr>
          <w:t>.</w:t>
        </w:r>
      </w:moveTo>
      <w:moveToRangeEnd w:id="951"/>
      <w:ins w:id="963" w:author="William Lamb" w:date="2017-10-25T13:20:00Z">
        <w:r w:rsidR="00273682">
          <w:rPr>
            <w:lang w:val="en-US"/>
          </w:rPr>
          <w:t xml:space="preserve"> Moreover, </w:t>
        </w:r>
      </w:ins>
      <w:del w:id="964" w:author="William Lamb" w:date="2017-10-09T15:15:00Z">
        <w:r w:rsidR="00F00144" w:rsidDel="007547A0">
          <w:rPr>
            <w:lang w:val="en-US"/>
          </w:rPr>
          <w:delText xml:space="preserve">This growth is sufficiently rapid </w:delText>
        </w:r>
        <w:r w:rsidR="00B2235C" w:rsidDel="007547A0">
          <w:rPr>
            <w:lang w:val="en-US"/>
          </w:rPr>
          <w:delText xml:space="preserve">such </w:delText>
        </w:r>
        <w:r w:rsidR="00F00144" w:rsidDel="007547A0">
          <w:rPr>
            <w:lang w:val="en-US"/>
          </w:rPr>
          <w:delText>that a</w:delText>
        </w:r>
      </w:del>
      <w:ins w:id="965" w:author="William Lamb" w:date="2017-10-25T13:21:00Z">
        <w:del w:id="966" w:author="Radhika Khosla" w:date="2017-10-30T15:37:00Z">
          <w:r w:rsidR="00273682" w:rsidDel="00D30238">
            <w:rPr>
              <w:lang w:val="en-US"/>
            </w:rPr>
            <w:delText>a</w:delText>
          </w:r>
        </w:del>
      </w:ins>
      <w:del w:id="967" w:author="Radhika Khosla" w:date="2017-10-30T15:37:00Z">
        <w:r w:rsidR="003B77E3" w:rsidRPr="00ED7024" w:rsidDel="00D30238">
          <w:rPr>
            <w:lang w:val="en-US"/>
          </w:rPr>
          <w:delText xml:space="preserve">lready </w:delText>
        </w:r>
      </w:del>
      <w:r w:rsidR="003B77E3" w:rsidRPr="00ED7024">
        <w:rPr>
          <w:lang w:val="en-US"/>
        </w:rPr>
        <w:t xml:space="preserve">more than </w:t>
      </w:r>
      <w:del w:id="968" w:author="William Lamb" w:date="2017-10-25T13:25:00Z">
        <w:r w:rsidR="003B77E3" w:rsidRPr="00ED7024" w:rsidDel="00B95EF8">
          <w:rPr>
            <w:lang w:val="en-US"/>
          </w:rPr>
          <w:delText>3000</w:delText>
        </w:r>
        <w:r w:rsidR="00F0167C" w:rsidDel="00B95EF8">
          <w:rPr>
            <w:lang w:val="en-US"/>
          </w:rPr>
          <w:delText xml:space="preserve"> </w:delText>
        </w:r>
      </w:del>
      <w:ins w:id="969" w:author="William Lamb" w:date="2017-10-25T13:25:00Z">
        <w:r w:rsidR="00B95EF8" w:rsidRPr="00ED7024">
          <w:rPr>
            <w:lang w:val="en-US"/>
          </w:rPr>
          <w:t>3</w:t>
        </w:r>
        <w:r w:rsidR="00B95EF8">
          <w:rPr>
            <w:lang w:val="en-US"/>
          </w:rPr>
          <w:t>5</w:t>
        </w:r>
        <w:r w:rsidR="00B95EF8" w:rsidRPr="00ED7024">
          <w:rPr>
            <w:lang w:val="en-US"/>
          </w:rPr>
          <w:t>00</w:t>
        </w:r>
        <w:r w:rsidR="00B95EF8">
          <w:rPr>
            <w:lang w:val="en-US"/>
          </w:rPr>
          <w:t xml:space="preserve"> </w:t>
        </w:r>
      </w:ins>
      <w:r w:rsidR="00F0167C">
        <w:rPr>
          <w:lang w:val="en-US"/>
        </w:rPr>
        <w:t xml:space="preserve">studies </w:t>
      </w:r>
      <w:r w:rsidR="00F00144">
        <w:rPr>
          <w:lang w:val="en-US"/>
        </w:rPr>
        <w:t xml:space="preserve">have </w:t>
      </w:r>
      <w:r w:rsidR="00F0167C">
        <w:rPr>
          <w:lang w:val="en-US"/>
        </w:rPr>
        <w:t xml:space="preserve">appeared </w:t>
      </w:r>
      <w:r w:rsidR="00F00144">
        <w:rPr>
          <w:lang w:val="en-US"/>
        </w:rPr>
        <w:t xml:space="preserve">since </w:t>
      </w:r>
      <w:r w:rsidR="00F0167C">
        <w:rPr>
          <w:lang w:val="en-US"/>
        </w:rPr>
        <w:t>AR5</w:t>
      </w:r>
      <w:r w:rsidR="00F00144">
        <w:rPr>
          <w:lang w:val="en-US"/>
        </w:rPr>
        <w:t xml:space="preserve"> (20</w:t>
      </w:r>
      <w:del w:id="970" w:author="William Lamb" w:date="2017-10-23T17:24:00Z">
        <w:r w:rsidR="00F00144" w:rsidDel="006D564D">
          <w:rPr>
            <w:lang w:val="en-US"/>
          </w:rPr>
          <w:delText>08</w:delText>
        </w:r>
      </w:del>
      <w:ins w:id="971" w:author="William Lamb" w:date="2017-10-23T17:24:00Z">
        <w:r w:rsidR="006D564D">
          <w:rPr>
            <w:lang w:val="en-US"/>
          </w:rPr>
          <w:t>14</w:t>
        </w:r>
      </w:ins>
      <w:del w:id="972" w:author="William Lamb" w:date="2017-10-23T17:24:00Z">
        <w:r w:rsidR="00F00144" w:rsidDel="006D564D">
          <w:rPr>
            <w:lang w:val="en-US"/>
          </w:rPr>
          <w:delText>-)</w:delText>
        </w:r>
        <w:r w:rsidR="00F0167C" w:rsidDel="006D564D">
          <w:rPr>
            <w:lang w:val="en-US"/>
          </w:rPr>
          <w:delText xml:space="preserve"> </w:delText>
        </w:r>
      </w:del>
      <w:ins w:id="973" w:author="William Lamb" w:date="2017-10-23T17:24:00Z">
        <w:r w:rsidR="006D564D">
          <w:rPr>
            <w:lang w:val="en-US"/>
          </w:rPr>
          <w:t xml:space="preserve"> onwards) </w:t>
        </w:r>
      </w:ins>
      <w:r w:rsidR="00F0167C">
        <w:rPr>
          <w:lang w:val="en-US"/>
        </w:rPr>
        <w:t xml:space="preserve">and have </w:t>
      </w:r>
      <w:r w:rsidR="00B2235C">
        <w:rPr>
          <w:lang w:val="en-US"/>
        </w:rPr>
        <w:t xml:space="preserve">therefore </w:t>
      </w:r>
      <w:r w:rsidR="00F0167C">
        <w:rPr>
          <w:lang w:val="en-US"/>
        </w:rPr>
        <w:t>not been assessed by the IPCC directly or indirectly.</w:t>
      </w:r>
      <w:ins w:id="974" w:author="William Lamb" w:date="2017-10-25T13:23:00Z">
        <w:r w:rsidR="00273682">
          <w:rPr>
            <w:lang w:val="en-US"/>
          </w:rPr>
          <w:t xml:space="preserve"> Future assessments</w:t>
        </w:r>
      </w:ins>
      <w:del w:id="975" w:author="William Lamb" w:date="2017-10-25T13:23:00Z">
        <w:r w:rsidR="00F0167C" w:rsidDel="00273682">
          <w:rPr>
            <w:lang w:val="en-US"/>
          </w:rPr>
          <w:delText xml:space="preserve"> </w:delText>
        </w:r>
      </w:del>
      <w:ins w:id="976" w:author="William Lamb" w:date="2017-10-25T13:22:00Z">
        <w:r w:rsidR="00273682">
          <w:rPr>
            <w:lang w:val="en-US"/>
          </w:rPr>
          <w:t xml:space="preserve"> therefore face a </w:t>
        </w:r>
      </w:ins>
      <w:ins w:id="977" w:author="William Lamb" w:date="2017-10-25T13:23:00Z">
        <w:r w:rsidR="00273682">
          <w:rPr>
            <w:lang w:val="en-US"/>
          </w:rPr>
          <w:t xml:space="preserve">significant task in covering the full breadth of </w:t>
        </w:r>
      </w:ins>
      <w:ins w:id="978" w:author="William Lamb" w:date="2017-10-25T15:44:00Z">
        <w:r w:rsidR="00091DCE">
          <w:rPr>
            <w:lang w:val="en-US"/>
          </w:rPr>
          <w:t>relevant work</w:t>
        </w:r>
      </w:ins>
      <w:ins w:id="979" w:author="William Lamb" w:date="2017-10-25T13:23:00Z">
        <w:r w:rsidR="00273682">
          <w:rPr>
            <w:lang w:val="en-US"/>
          </w:rPr>
          <w:t xml:space="preserve">. </w:t>
        </w:r>
      </w:ins>
      <w:ins w:id="980" w:author="William Lamb" w:date="2017-10-24T14:13:00Z">
        <w:r w:rsidR="005168BA">
          <w:rPr>
            <w:lang w:val="en-US"/>
          </w:rPr>
          <w:t xml:space="preserve">In the following sections we </w:t>
        </w:r>
      </w:ins>
      <w:ins w:id="981" w:author="William Lamb" w:date="2017-10-25T13:25:00Z">
        <w:r w:rsidR="00B95EF8">
          <w:rPr>
            <w:lang w:val="en-US"/>
          </w:rPr>
          <w:t>present</w:t>
        </w:r>
      </w:ins>
      <w:ins w:id="982" w:author="William Lamb" w:date="2017-10-24T14:13:00Z">
        <w:r w:rsidR="005168BA">
          <w:rPr>
            <w:lang w:val="en-US"/>
          </w:rPr>
          <w:t xml:space="preserve"> </w:t>
        </w:r>
        <w:r w:rsidR="006B2969">
          <w:rPr>
            <w:lang w:val="en-US"/>
          </w:rPr>
          <w:t xml:space="preserve">the major themes of </w:t>
        </w:r>
      </w:ins>
      <w:ins w:id="983" w:author="William Lamb" w:date="2017-10-25T15:43:00Z">
        <w:r w:rsidR="00B079FB">
          <w:rPr>
            <w:lang w:val="en-US"/>
          </w:rPr>
          <w:t>the urban literature we identify</w:t>
        </w:r>
      </w:ins>
      <w:ins w:id="984" w:author="William Lamb" w:date="2017-10-24T14:13:00Z">
        <w:r w:rsidR="006B2969">
          <w:rPr>
            <w:lang w:val="en-US"/>
          </w:rPr>
          <w:t xml:space="preserve"> (</w:t>
        </w:r>
      </w:ins>
      <w:ins w:id="985" w:author="William Lamb" w:date="2017-10-25T13:25:00Z">
        <w:r w:rsidR="00B95EF8">
          <w:rPr>
            <w:lang w:val="en-US"/>
          </w:rPr>
          <w:t xml:space="preserve">the </w:t>
        </w:r>
      </w:ins>
      <w:ins w:id="986" w:author="William Lamb" w:date="2017-10-24T14:13:00Z">
        <w:r w:rsidR="006B2969">
          <w:rPr>
            <w:lang w:val="en-US"/>
          </w:rPr>
          <w:t>automated content analysis)</w:t>
        </w:r>
      </w:ins>
      <w:ins w:id="987" w:author="William Lamb" w:date="2017-10-25T15:45:00Z">
        <w:r w:rsidR="00091DCE">
          <w:rPr>
            <w:lang w:val="en-US"/>
          </w:rPr>
          <w:t>,</w:t>
        </w:r>
      </w:ins>
      <w:ins w:id="988" w:author="William Lamb" w:date="2017-10-24T14:13:00Z">
        <w:r w:rsidR="006B2969">
          <w:rPr>
            <w:lang w:val="en-US"/>
          </w:rPr>
          <w:t xml:space="preserve"> and the epistemic communities </w:t>
        </w:r>
      </w:ins>
      <w:ins w:id="989" w:author="William Lamb" w:date="2017-10-24T14:15:00Z">
        <w:r w:rsidR="006B2969">
          <w:rPr>
            <w:lang w:val="en-US"/>
          </w:rPr>
          <w:t>within th</w:t>
        </w:r>
      </w:ins>
      <w:ins w:id="990" w:author="William Lamb" w:date="2017-11-03T17:04:00Z">
        <w:r w:rsidR="006B399C">
          <w:rPr>
            <w:lang w:val="en-US"/>
          </w:rPr>
          <w:t xml:space="preserve">is </w:t>
        </w:r>
      </w:ins>
      <w:ins w:id="991" w:author="William Lamb" w:date="2017-10-24T14:15:00Z">
        <w:r w:rsidR="006B2969">
          <w:rPr>
            <w:lang w:val="en-US"/>
          </w:rPr>
          <w:t>field (scientometric analysis).</w:t>
        </w:r>
      </w:ins>
      <w:del w:id="992" w:author="William Lamb" w:date="2017-10-09T15:12:00Z">
        <w:r w:rsidR="00717416" w:rsidDel="007547A0">
          <w:rPr>
            <w:lang w:val="en-US"/>
          </w:rPr>
          <w:delText xml:space="preserve">As compared to </w:delText>
        </w:r>
      </w:del>
      <w:del w:id="993" w:author="William Lamb" w:date="2017-10-23T17:07:00Z">
        <w:r w:rsidR="00717416" w:rsidDel="00A6291F">
          <w:rPr>
            <w:lang w:val="en-US"/>
          </w:rPr>
          <w:delText xml:space="preserve">a </w:delText>
        </w:r>
      </w:del>
      <w:del w:id="994" w:author="William Lamb" w:date="2017-10-09T15:13:00Z">
        <w:r w:rsidR="00717416" w:rsidDel="007547A0">
          <w:rPr>
            <w:lang w:val="en-US"/>
          </w:rPr>
          <w:delText xml:space="preserve">simpler identification of </w:delText>
        </w:r>
        <w:r w:rsidR="00E10A08" w:rsidDel="007547A0">
          <w:rPr>
            <w:lang w:val="en-US"/>
          </w:rPr>
          <w:delText>the “core”</w:delText>
        </w:r>
        <w:r w:rsidR="00B2235C" w:rsidDel="007547A0">
          <w:rPr>
            <w:lang w:val="en-US"/>
          </w:rPr>
          <w:delText xml:space="preserve"> </w:delText>
        </w:r>
      </w:del>
      <w:del w:id="995" w:author="William Lamb" w:date="2017-10-23T17:07:00Z">
        <w:r w:rsidR="00717416" w:rsidDel="00A6291F">
          <w:rPr>
            <w:lang w:val="en-US"/>
          </w:rPr>
          <w:delText>urban mitigation literature (e.g. combining synonyms for “urban”, “mitigation” and “policies</w:delText>
        </w:r>
      </w:del>
      <w:del w:id="996" w:author="William Lamb" w:date="2017-10-09T15:13:00Z">
        <w:r w:rsidR="00717416" w:rsidDel="007547A0">
          <w:rPr>
            <w:lang w:val="en-US"/>
          </w:rPr>
          <w:delText xml:space="preserve">”), </w:delText>
        </w:r>
      </w:del>
      <w:del w:id="997" w:author="William Lamb" w:date="2017-10-09T15:14:00Z">
        <w:r w:rsidR="00717416" w:rsidDel="007547A0">
          <w:rPr>
            <w:lang w:val="en-US"/>
          </w:rPr>
          <w:delText xml:space="preserve">our </w:delText>
        </w:r>
        <w:r w:rsidR="00006ABA" w:rsidDel="007547A0">
          <w:rPr>
            <w:lang w:val="en-US"/>
          </w:rPr>
          <w:delText xml:space="preserve">targeted </w:delText>
        </w:r>
      </w:del>
      <w:del w:id="998" w:author="William Lamb" w:date="2017-10-23T17:07:00Z">
        <w:r w:rsidR="00006ABA" w:rsidDel="00A6291F">
          <w:rPr>
            <w:lang w:val="en-US"/>
          </w:rPr>
          <w:delText>search</w:delText>
        </w:r>
        <w:r w:rsidR="00717416" w:rsidDel="00A6291F">
          <w:rPr>
            <w:lang w:val="en-US"/>
          </w:rPr>
          <w:delText xml:space="preserve"> </w:delText>
        </w:r>
      </w:del>
      <w:del w:id="999" w:author="William Lamb" w:date="2017-10-09T15:14:00Z">
        <w:r w:rsidR="00263835" w:rsidDel="007547A0">
          <w:rPr>
            <w:lang w:val="en-US"/>
          </w:rPr>
          <w:delText xml:space="preserve">within sectors </w:delText>
        </w:r>
        <w:r w:rsidR="00717416" w:rsidDel="007547A0">
          <w:rPr>
            <w:lang w:val="en-US"/>
          </w:rPr>
          <w:delText xml:space="preserve">identifies </w:delText>
        </w:r>
      </w:del>
      <w:del w:id="1000" w:author="William Lamb" w:date="2017-10-23T17:07:00Z">
        <w:r w:rsidR="00717416" w:rsidDel="00A6291F">
          <w:rPr>
            <w:lang w:val="en-US"/>
          </w:rPr>
          <w:delText>substantially more</w:delText>
        </w:r>
      </w:del>
      <w:del w:id="1001" w:author="William Lamb" w:date="2017-10-09T15:16:00Z">
        <w:r w:rsidR="00717416" w:rsidDel="007547A0">
          <w:rPr>
            <w:lang w:val="en-US"/>
          </w:rPr>
          <w:delText xml:space="preserve"> literature</w:delText>
        </w:r>
      </w:del>
      <w:del w:id="1002" w:author="William Lamb" w:date="2017-10-23T17:07:00Z">
        <w:r w:rsidR="00717416" w:rsidDel="00A6291F">
          <w:rPr>
            <w:lang w:val="en-US"/>
          </w:rPr>
          <w:delText xml:space="preserve"> (8,120</w:delText>
        </w:r>
      </w:del>
      <w:del w:id="1003" w:author="William Lamb" w:date="2017-10-09T15:14:00Z">
        <w:r w:rsidR="00717416" w:rsidDel="007547A0">
          <w:rPr>
            <w:lang w:val="en-US"/>
          </w:rPr>
          <w:delText xml:space="preserve"> compared to 610</w:delText>
        </w:r>
      </w:del>
      <w:del w:id="1004" w:author="William Lamb" w:date="2017-10-23T17:07:00Z">
        <w:r w:rsidR="00717416" w:rsidDel="00A6291F">
          <w:rPr>
            <w:lang w:val="en-US"/>
          </w:rPr>
          <w:delText>).</w:delText>
        </w:r>
      </w:del>
    </w:p>
    <w:p w14:paraId="0058CB2F" w14:textId="5030C424" w:rsidR="007B426D" w:rsidRDefault="007B426D">
      <w:pPr>
        <w:pStyle w:val="Heading2"/>
        <w:rPr>
          <w:lang w:val="en-US"/>
        </w:rPr>
        <w:pPrChange w:id="1005" w:author="William Lamb" w:date="2017-10-23T16:53:00Z">
          <w:pPr/>
        </w:pPrChange>
      </w:pPr>
      <w:ins w:id="1006" w:author="William Lamb" w:date="2017-10-23T16:52:00Z">
        <w:r>
          <w:rPr>
            <w:lang w:val="en-US"/>
          </w:rPr>
          <w:t>Major themes in urban mitigation research</w:t>
        </w:r>
      </w:ins>
    </w:p>
    <w:p w14:paraId="1CD62254" w14:textId="6AFB6C0B" w:rsidR="00365DB0" w:rsidRDefault="006B2969">
      <w:pPr>
        <w:rPr>
          <w:ins w:id="1007" w:author="William Lamb" w:date="2017-10-25T14:35:00Z"/>
          <w:lang w:val="en-US"/>
        </w:rPr>
      </w:pPr>
      <w:ins w:id="1008" w:author="William Lamb" w:date="2017-10-24T14:16:00Z">
        <w:r>
          <w:rPr>
            <w:lang w:val="en-US"/>
          </w:rPr>
          <w:t xml:space="preserve">The automated content analysis identifies </w:t>
        </w:r>
      </w:ins>
      <w:del w:id="1009" w:author="William Lamb" w:date="2017-10-24T14:17:00Z">
        <w:r w:rsidR="0085523F" w:rsidDel="006B2969">
          <w:rPr>
            <w:lang w:val="en-US"/>
          </w:rPr>
          <w:delText xml:space="preserve">25 </w:delText>
        </w:r>
      </w:del>
      <w:ins w:id="1010" w:author="William Lamb" w:date="2017-10-24T14:17:00Z">
        <w:r>
          <w:rPr>
            <w:lang w:val="en-US"/>
          </w:rPr>
          <w:t xml:space="preserve">27 </w:t>
        </w:r>
      </w:ins>
      <w:r w:rsidR="0085523F">
        <w:rPr>
          <w:lang w:val="en-US"/>
        </w:rPr>
        <w:t xml:space="preserve">topics </w:t>
      </w:r>
      <w:r w:rsidR="00D43E47">
        <w:rPr>
          <w:lang w:val="en-US"/>
        </w:rPr>
        <w:t>across</w:t>
      </w:r>
      <w:r w:rsidR="0085523F">
        <w:rPr>
          <w:lang w:val="en-US"/>
        </w:rPr>
        <w:t xml:space="preserve"> </w:t>
      </w:r>
      <w:del w:id="1011" w:author="William Lamb" w:date="2017-10-24T14:16:00Z">
        <w:r w:rsidR="0085523F" w:rsidDel="006B2969">
          <w:rPr>
            <w:lang w:val="en-US"/>
          </w:rPr>
          <w:delText>this</w:delText>
        </w:r>
      </w:del>
      <w:ins w:id="1012" w:author="William Lamb" w:date="2017-10-24T14:16:00Z">
        <w:r>
          <w:rPr>
            <w:lang w:val="en-US"/>
          </w:rPr>
          <w:t>the</w:t>
        </w:r>
      </w:ins>
      <w:r w:rsidR="0085523F">
        <w:rPr>
          <w:lang w:val="en-US"/>
        </w:rPr>
        <w:t xml:space="preserve"> document set</w:t>
      </w:r>
      <w:r w:rsidR="00CA14A7">
        <w:rPr>
          <w:lang w:val="en-US"/>
        </w:rPr>
        <w:t xml:space="preserve"> (table 1). </w:t>
      </w:r>
      <w:ins w:id="1013" w:author="William Lamb" w:date="2017-10-24T15:04:00Z">
        <w:r w:rsidR="006A1740">
          <w:rPr>
            <w:lang w:val="en-US"/>
          </w:rPr>
          <w:t xml:space="preserve">These include </w:t>
        </w:r>
      </w:ins>
      <w:ins w:id="1014" w:author="William Lamb" w:date="2017-10-25T10:57:00Z">
        <w:r w:rsidR="00C60D4C">
          <w:rPr>
            <w:lang w:val="en-US"/>
          </w:rPr>
          <w:t>subject areas</w:t>
        </w:r>
      </w:ins>
      <w:ins w:id="1015" w:author="William Lamb" w:date="2017-10-24T15:04:00Z">
        <w:r w:rsidR="006A1740">
          <w:rPr>
            <w:lang w:val="en-US"/>
          </w:rPr>
          <w:t xml:space="preserve"> that were explicitly specified in our search (e.g. “active travel” and “urban </w:t>
        </w:r>
        <w:r w:rsidR="006A1740">
          <w:rPr>
            <w:lang w:val="en-US"/>
          </w:rPr>
          <w:lastRenderedPageBreak/>
          <w:t xml:space="preserve">form”), as well as latent topics discovered by the </w:t>
        </w:r>
      </w:ins>
      <w:r w:rsidR="001B2473">
        <w:rPr>
          <w:lang w:val="en-US"/>
        </w:rPr>
        <w:t>analysis</w:t>
      </w:r>
      <w:ins w:id="1016" w:author="William Lamb" w:date="2017-10-24T15:04:00Z">
        <w:r w:rsidR="006A1740">
          <w:rPr>
            <w:lang w:val="en-US"/>
          </w:rPr>
          <w:t xml:space="preserve"> (e.g. “network optimization”, “travel behavior”</w:t>
        </w:r>
      </w:ins>
      <w:ins w:id="1017" w:author="William Lamb" w:date="2017-10-25T10:57:00Z">
        <w:r w:rsidR="00C60D4C">
          <w:rPr>
            <w:lang w:val="en-US"/>
          </w:rPr>
          <w:t>, “air quality”</w:t>
        </w:r>
      </w:ins>
      <w:ins w:id="1018" w:author="William Lamb" w:date="2017-10-24T15:04:00Z">
        <w:r w:rsidR="006A1740">
          <w:rPr>
            <w:lang w:val="en-US"/>
          </w:rPr>
          <w:t>).</w:t>
        </w:r>
      </w:ins>
      <w:ins w:id="1019" w:author="William Lamb" w:date="2017-10-24T15:08:00Z">
        <w:r w:rsidR="00FB6A46">
          <w:rPr>
            <w:lang w:val="en-US"/>
          </w:rPr>
          <w:t xml:space="preserve"> </w:t>
        </w:r>
      </w:ins>
      <w:r w:rsidR="001B2473">
        <w:rPr>
          <w:lang w:val="en-US"/>
        </w:rPr>
        <w:t>T</w:t>
      </w:r>
      <w:ins w:id="1020" w:author="William Lamb" w:date="2017-10-24T15:08:00Z">
        <w:r w:rsidR="00FB6A46">
          <w:rPr>
            <w:lang w:val="en-US"/>
          </w:rPr>
          <w:t>here are many topics</w:t>
        </w:r>
      </w:ins>
      <w:ins w:id="1021" w:author="William Lamb" w:date="2017-10-24T15:09:00Z">
        <w:r w:rsidR="00FB6A46">
          <w:rPr>
            <w:lang w:val="en-US"/>
          </w:rPr>
          <w:t xml:space="preserve"> related to transportation research (#2, #9, #10, #12, #14, #16, #20, #21, #22, #24, </w:t>
        </w:r>
      </w:ins>
      <w:ins w:id="1022" w:author="William Lamb" w:date="2017-10-24T15:14:00Z">
        <w:r w:rsidR="00FB6A46">
          <w:rPr>
            <w:lang w:val="en-US"/>
          </w:rPr>
          <w:t>#25, #27), fewer on buildings (#</w:t>
        </w:r>
      </w:ins>
      <w:ins w:id="1023" w:author="William Lamb" w:date="2017-10-24T15:15:00Z">
        <w:r w:rsidR="00FB6A46">
          <w:rPr>
            <w:lang w:val="en-US"/>
          </w:rPr>
          <w:t xml:space="preserve">4, #5, #13, #19, #26), </w:t>
        </w:r>
      </w:ins>
      <w:ins w:id="1024" w:author="William Lamb" w:date="2017-10-24T15:16:00Z">
        <w:r w:rsidR="00FB6A46">
          <w:rPr>
            <w:lang w:val="en-US"/>
          </w:rPr>
          <w:t xml:space="preserve">only 3 on waste (#8, #15, #23), </w:t>
        </w:r>
      </w:ins>
      <w:ins w:id="1025" w:author="William Lamb" w:date="2017-11-02T11:10:00Z">
        <w:r w:rsidR="00D47C98">
          <w:rPr>
            <w:lang w:val="en-US"/>
          </w:rPr>
          <w:t xml:space="preserve">and </w:t>
        </w:r>
      </w:ins>
      <w:ins w:id="1026" w:author="William Lamb" w:date="2017-10-24T15:17:00Z">
        <w:r w:rsidR="0001202F">
          <w:rPr>
            <w:lang w:val="en-US"/>
          </w:rPr>
          <w:t>a single topic on urban form (#6)</w:t>
        </w:r>
      </w:ins>
      <w:ins w:id="1027" w:author="William Lamb" w:date="2017-10-25T10:14:00Z">
        <w:r w:rsidR="00CA0EB9">
          <w:rPr>
            <w:lang w:val="en-US"/>
          </w:rPr>
          <w:t xml:space="preserve">. </w:t>
        </w:r>
      </w:ins>
      <w:ins w:id="1028" w:author="William Lamb" w:date="2017-11-02T11:09:00Z">
        <w:r w:rsidR="00D47C98">
          <w:rPr>
            <w:lang w:val="en-US"/>
          </w:rPr>
          <w:t xml:space="preserve">In </w:t>
        </w:r>
      </w:ins>
      <w:ins w:id="1029" w:author="William Lamb" w:date="2017-11-02T11:11:00Z">
        <w:r w:rsidR="00D47C98">
          <w:rPr>
            <w:lang w:val="en-US"/>
          </w:rPr>
          <w:t xml:space="preserve">the </w:t>
        </w:r>
      </w:ins>
      <w:ins w:id="1030" w:author="William Lamb" w:date="2017-11-02T11:09:00Z">
        <w:r w:rsidR="00D47C98">
          <w:rPr>
            <w:lang w:val="en-US"/>
          </w:rPr>
          <w:t xml:space="preserve">automated content analysis </w:t>
        </w:r>
      </w:ins>
      <w:ins w:id="1031" w:author="William Lamb" w:date="2017-11-02T11:11:00Z">
        <w:r w:rsidR="00D47C98">
          <w:rPr>
            <w:lang w:val="en-US"/>
          </w:rPr>
          <w:t xml:space="preserve">a </w:t>
        </w:r>
      </w:ins>
      <w:ins w:id="1032" w:author="William Lamb" w:date="2017-11-02T11:09:00Z">
        <w:r w:rsidR="00D47C98">
          <w:rPr>
            <w:lang w:val="en-US"/>
          </w:rPr>
          <w:t xml:space="preserve">paper </w:t>
        </w:r>
      </w:ins>
      <w:ins w:id="1033" w:author="William Lamb" w:date="2017-11-02T11:11:00Z">
        <w:r w:rsidR="00D47C98">
          <w:rPr>
            <w:lang w:val="en-US"/>
          </w:rPr>
          <w:t xml:space="preserve">may </w:t>
        </w:r>
      </w:ins>
      <w:ins w:id="1034" w:author="William Lamb" w:date="2017-11-02T11:09:00Z">
        <w:r w:rsidR="00C80F58">
          <w:rPr>
            <w:lang w:val="en-US"/>
          </w:rPr>
          <w:t>contain multiple topics; some topics</w:t>
        </w:r>
        <w:r w:rsidR="00D47C98">
          <w:rPr>
            <w:lang w:val="en-US"/>
          </w:rPr>
          <w:t xml:space="preserve"> therefore </w:t>
        </w:r>
      </w:ins>
      <w:ins w:id="1035" w:author="William Lamb" w:date="2017-11-10T12:51:00Z">
        <w:r w:rsidR="00C80F58">
          <w:rPr>
            <w:lang w:val="en-US"/>
          </w:rPr>
          <w:t xml:space="preserve">represent </w:t>
        </w:r>
      </w:ins>
      <w:ins w:id="1036" w:author="William Lamb" w:date="2017-11-03T17:12:00Z">
        <w:r w:rsidR="00DB24E1">
          <w:rPr>
            <w:lang w:val="en-US"/>
          </w:rPr>
          <w:t xml:space="preserve">more general discourses that appear across </w:t>
        </w:r>
      </w:ins>
      <w:ins w:id="1037" w:author="William Lamb" w:date="2017-11-10T12:51:00Z">
        <w:r w:rsidR="00C80F58">
          <w:rPr>
            <w:lang w:val="en-US"/>
          </w:rPr>
          <w:t xml:space="preserve">multiple </w:t>
        </w:r>
      </w:ins>
      <w:ins w:id="1038" w:author="William Lamb" w:date="2017-11-03T17:13:00Z">
        <w:r w:rsidR="00DB24E1">
          <w:rPr>
            <w:lang w:val="en-US"/>
          </w:rPr>
          <w:t>areas of research</w:t>
        </w:r>
      </w:ins>
      <w:ins w:id="1039" w:author="William Lamb" w:date="2017-11-02T11:11:00Z">
        <w:r w:rsidR="00D47C98">
          <w:rPr>
            <w:lang w:val="en-US"/>
          </w:rPr>
          <w:t xml:space="preserve">. </w:t>
        </w:r>
      </w:ins>
      <w:ins w:id="1040" w:author="William Lamb" w:date="2017-11-02T11:12:00Z">
        <w:r w:rsidR="00D47C98">
          <w:rPr>
            <w:lang w:val="en-US"/>
          </w:rPr>
          <w:t xml:space="preserve">For instance, </w:t>
        </w:r>
      </w:ins>
      <w:ins w:id="1041" w:author="William Lamb" w:date="2017-10-25T10:14:00Z">
        <w:r w:rsidR="00CA0EB9">
          <w:rPr>
            <w:lang w:val="en-US"/>
          </w:rPr>
          <w:t>the most prevalent topic</w:t>
        </w:r>
      </w:ins>
      <w:ins w:id="1042" w:author="William Lamb" w:date="2017-10-25T10:15:00Z">
        <w:r w:rsidR="00CA0EB9">
          <w:rPr>
            <w:lang w:val="en-US"/>
          </w:rPr>
          <w:t xml:space="preserve"> </w:t>
        </w:r>
      </w:ins>
      <w:ins w:id="1043" w:author="William Lamb" w:date="2017-11-02T11:12:00Z">
        <w:r w:rsidR="00D47C98">
          <w:rPr>
            <w:lang w:val="en-US"/>
          </w:rPr>
          <w:t>is</w:t>
        </w:r>
      </w:ins>
      <w:ins w:id="1044" w:author="William Lamb" w:date="2017-10-25T10:14:00Z">
        <w:r w:rsidR="00CA0EB9">
          <w:rPr>
            <w:lang w:val="en-US"/>
          </w:rPr>
          <w:t xml:space="preserve"> “planning &amp; governance”</w:t>
        </w:r>
      </w:ins>
      <w:ins w:id="1045" w:author="William Lamb" w:date="2017-10-25T10:15:00Z">
        <w:r w:rsidR="00D47C98">
          <w:rPr>
            <w:lang w:val="en-US"/>
          </w:rPr>
          <w:t>, a policy-oriented discourse</w:t>
        </w:r>
      </w:ins>
      <w:ins w:id="1046" w:author="William Lamb" w:date="2017-11-02T11:13:00Z">
        <w:r w:rsidR="00D47C98">
          <w:rPr>
            <w:lang w:val="en-US"/>
          </w:rPr>
          <w:t xml:space="preserve"> that can be found in </w:t>
        </w:r>
      </w:ins>
      <w:ins w:id="1047" w:author="William Lamb" w:date="2017-11-10T22:24:00Z">
        <w:r w:rsidR="00EA4B27">
          <w:rPr>
            <w:lang w:val="en-US"/>
          </w:rPr>
          <w:t>at least</w:t>
        </w:r>
      </w:ins>
      <w:ins w:id="1048" w:author="William Lamb" w:date="2017-11-02T11:13:00Z">
        <w:r w:rsidR="00D47C98">
          <w:rPr>
            <w:lang w:val="en-US"/>
          </w:rPr>
          <w:t xml:space="preserve"> 10% of the literature we identify</w:t>
        </w:r>
      </w:ins>
      <w:ins w:id="1049" w:author="William Lamb" w:date="2017-10-25T10:16:00Z">
        <w:r w:rsidR="00CA0EB9">
          <w:rPr>
            <w:lang w:val="en-US"/>
          </w:rPr>
          <w:t>.</w:t>
        </w:r>
      </w:ins>
    </w:p>
    <w:p w14:paraId="6FD09704" w14:textId="58D1AF29" w:rsidR="001B2473" w:rsidDel="00CA0EB9" w:rsidRDefault="00091DCE">
      <w:pPr>
        <w:rPr>
          <w:del w:id="1050" w:author="William Lamb" w:date="2017-10-25T10:16:00Z"/>
          <w:lang w:val="en-US"/>
        </w:rPr>
      </w:pPr>
      <w:ins w:id="1051" w:author="William Lamb" w:date="2017-10-25T15:49:00Z">
        <w:r>
          <w:rPr>
            <w:lang w:val="en-US"/>
          </w:rPr>
          <w:t xml:space="preserve">A range of competing discourses and priorities are apparent across the literature. </w:t>
        </w:r>
      </w:ins>
      <w:ins w:id="1052" w:author="William Lamb" w:date="2017-10-25T15:48:00Z">
        <w:r>
          <w:rPr>
            <w:lang w:val="en-US"/>
          </w:rPr>
          <w:t>T</w:t>
        </w:r>
      </w:ins>
      <w:ins w:id="1053" w:author="William Lamb" w:date="2017-10-25T14:35:00Z">
        <w:r w:rsidR="00365DB0">
          <w:rPr>
            <w:lang w:val="en-US"/>
          </w:rPr>
          <w:t xml:space="preserve">he </w:t>
        </w:r>
      </w:ins>
      <w:ins w:id="1054" w:author="William Lamb" w:date="2017-11-02T11:14:00Z">
        <w:r w:rsidR="00D47C98">
          <w:rPr>
            <w:lang w:val="en-US"/>
          </w:rPr>
          <w:t xml:space="preserve">keywords listed in </w:t>
        </w:r>
      </w:ins>
      <w:ins w:id="1055" w:author="William Lamb" w:date="2017-10-25T14:35:00Z">
        <w:r w:rsidR="00365DB0">
          <w:rPr>
            <w:lang w:val="en-US"/>
          </w:rPr>
          <w:t>building energy standards (#5) show a consistent theme of energy performance assessment in relation to national building standards and codes (</w:t>
        </w:r>
      </w:ins>
      <w:ins w:id="1056" w:author="William Lamb" w:date="2017-11-02T11:15:00Z">
        <w:r w:rsidR="00D47C98">
          <w:rPr>
            <w:lang w:val="en-US"/>
          </w:rPr>
          <w:t>the documents hig</w:t>
        </w:r>
        <w:r w:rsidR="00C80F58">
          <w:rPr>
            <w:lang w:val="en-US"/>
          </w:rPr>
          <w:t>hly correlated with this topic</w:t>
        </w:r>
        <w:r w:rsidR="00D47C98">
          <w:rPr>
            <w:lang w:val="en-US"/>
          </w:rPr>
          <w:t xml:space="preserve"> discuss the </w:t>
        </w:r>
      </w:ins>
      <w:ins w:id="1057" w:author="William Lamb" w:date="2017-10-25T14:35:00Z">
        <w:r w:rsidR="00365DB0">
          <w:rPr>
            <w:lang w:val="en-US"/>
          </w:rPr>
          <w:t>LEED certification</w:t>
        </w:r>
      </w:ins>
      <w:ins w:id="1058" w:author="William Lamb" w:date="2017-11-02T11:15:00Z">
        <w:r w:rsidR="00D47C98">
          <w:rPr>
            <w:lang w:val="en-US"/>
          </w:rPr>
          <w:t xml:space="preserve"> and </w:t>
        </w:r>
      </w:ins>
      <w:ins w:id="1059" w:author="William Lamb" w:date="2017-11-02T16:46:00Z">
        <w:r w:rsidR="00A230FA">
          <w:rPr>
            <w:lang w:val="en-US"/>
          </w:rPr>
          <w:t>similar</w:t>
        </w:r>
      </w:ins>
      <w:ins w:id="1060" w:author="William Lamb" w:date="2017-11-02T11:15:00Z">
        <w:r w:rsidR="00D47C98">
          <w:rPr>
            <w:lang w:val="en-US"/>
          </w:rPr>
          <w:t xml:space="preserve"> schemes</w:t>
        </w:r>
      </w:ins>
      <w:ins w:id="1061" w:author="William Lamb" w:date="2017-10-25T14:35:00Z">
        <w:r w:rsidR="00365DB0">
          <w:rPr>
            <w:lang w:val="en-US"/>
          </w:rPr>
          <w:t xml:space="preserve">). </w:t>
        </w:r>
      </w:ins>
      <w:ins w:id="1062" w:author="William Lamb" w:date="2017-11-02T11:16:00Z">
        <w:r w:rsidR="00D47C98">
          <w:rPr>
            <w:lang w:val="en-US"/>
          </w:rPr>
          <w:t>E</w:t>
        </w:r>
      </w:ins>
      <w:ins w:id="1063" w:author="William Lamb" w:date="2017-10-25T14:35:00Z">
        <w:r w:rsidR="00365DB0">
          <w:rPr>
            <w:lang w:val="en-US"/>
          </w:rPr>
          <w:t>nergy efficiency &amp; consumption (#4) and thermal comfort (#13) capture technical aspects of energy use in buildings (e.g. appliance efficiency), as well as their interface with human behavior (e.g. thermostat preferences).</w:t>
        </w:r>
      </w:ins>
      <w:ins w:id="1064" w:author="William Lamb" w:date="2017-10-25T15:48:00Z">
        <w:r>
          <w:rPr>
            <w:lang w:val="en-US"/>
          </w:rPr>
          <w:t xml:space="preserve"> </w:t>
        </w:r>
      </w:ins>
      <w:ins w:id="1065" w:author="William Lamb" w:date="2017-11-02T11:17:00Z">
        <w:r w:rsidR="00D569C0">
          <w:rPr>
            <w:lang w:val="en-US"/>
          </w:rPr>
          <w:t>W</w:t>
        </w:r>
      </w:ins>
      <w:ins w:id="1066" w:author="William Lamb" w:date="2017-10-25T14:39:00Z">
        <w:r w:rsidR="00365DB0">
          <w:rPr>
            <w:lang w:val="en-US"/>
          </w:rPr>
          <w:t xml:space="preserve">ithin transportation research, </w:t>
        </w:r>
      </w:ins>
      <w:ins w:id="1067" w:author="William Lamb" w:date="2017-10-25T14:40:00Z">
        <w:r w:rsidR="00365DB0">
          <w:rPr>
            <w:lang w:val="en-US"/>
          </w:rPr>
          <w:t>congestion charging (#10) is clearly oriented towards traffic management</w:t>
        </w:r>
      </w:ins>
      <w:ins w:id="1068" w:author="William Lamb" w:date="2017-10-25T14:41:00Z">
        <w:r w:rsidR="001A6218">
          <w:rPr>
            <w:lang w:val="en-US"/>
          </w:rPr>
          <w:t xml:space="preserve">; </w:t>
        </w:r>
      </w:ins>
      <w:ins w:id="1069" w:author="William Lamb" w:date="2017-10-25T15:50:00Z">
        <w:r>
          <w:rPr>
            <w:lang w:val="en-US"/>
          </w:rPr>
          <w:t xml:space="preserve">the </w:t>
        </w:r>
      </w:ins>
      <w:ins w:id="1070" w:author="William Lamb" w:date="2017-10-25T14:43:00Z">
        <w:r w:rsidR="00365DB0">
          <w:rPr>
            <w:lang w:val="en-US"/>
          </w:rPr>
          <w:t xml:space="preserve">public transportation modes (#9, </w:t>
        </w:r>
        <w:r w:rsidR="00F059B0">
          <w:rPr>
            <w:lang w:val="en-US"/>
          </w:rPr>
          <w:t>#16</w:t>
        </w:r>
      </w:ins>
      <w:ins w:id="1071" w:author="William Lamb" w:date="2017-10-25T14:44:00Z">
        <w:r w:rsidR="00F059B0">
          <w:rPr>
            <w:lang w:val="en-US"/>
          </w:rPr>
          <w:t>) emphasize access</w:t>
        </w:r>
      </w:ins>
      <w:ins w:id="1072" w:author="William Lamb" w:date="2017-10-25T14:45:00Z">
        <w:r w:rsidR="00F059B0">
          <w:rPr>
            <w:lang w:val="en-US"/>
          </w:rPr>
          <w:t xml:space="preserve"> and ridership</w:t>
        </w:r>
      </w:ins>
      <w:ins w:id="1073" w:author="William Lamb" w:date="2017-10-25T14:46:00Z">
        <w:r w:rsidR="00F059B0">
          <w:rPr>
            <w:lang w:val="en-US"/>
          </w:rPr>
          <w:t xml:space="preserve"> levels</w:t>
        </w:r>
      </w:ins>
      <w:ins w:id="1074" w:author="William Lamb" w:date="2017-10-25T15:01:00Z">
        <w:r w:rsidR="001A6218">
          <w:rPr>
            <w:lang w:val="en-US"/>
          </w:rPr>
          <w:t>;</w:t>
        </w:r>
      </w:ins>
      <w:ins w:id="1075" w:author="William Lamb" w:date="2017-10-25T15:50:00Z">
        <w:r>
          <w:rPr>
            <w:lang w:val="en-US"/>
          </w:rPr>
          <w:t xml:space="preserve"> while </w:t>
        </w:r>
      </w:ins>
      <w:ins w:id="1076" w:author="William Lamb" w:date="2017-10-25T14:41:00Z">
        <w:r w:rsidR="00365DB0">
          <w:rPr>
            <w:lang w:val="en-US"/>
          </w:rPr>
          <w:t xml:space="preserve">active travel (#2) </w:t>
        </w:r>
      </w:ins>
      <w:ins w:id="1077" w:author="William Lamb" w:date="2017-10-25T15:01:00Z">
        <w:r w:rsidR="001A6218">
          <w:rPr>
            <w:lang w:val="en-US"/>
          </w:rPr>
          <w:t>remains</w:t>
        </w:r>
      </w:ins>
      <w:ins w:id="1078" w:author="William Lamb" w:date="2017-10-25T14:41:00Z">
        <w:r w:rsidR="00365DB0">
          <w:rPr>
            <w:lang w:val="en-US"/>
          </w:rPr>
          <w:t xml:space="preserve"> very much grounded in </w:t>
        </w:r>
      </w:ins>
      <w:ins w:id="1079" w:author="William Lamb" w:date="2017-10-25T15:01:00Z">
        <w:r w:rsidR="001A6218">
          <w:rPr>
            <w:lang w:val="en-US"/>
          </w:rPr>
          <w:t xml:space="preserve">a </w:t>
        </w:r>
      </w:ins>
      <w:ins w:id="1080" w:author="William Lamb" w:date="2017-10-25T14:46:00Z">
        <w:r w:rsidR="00F059B0">
          <w:rPr>
            <w:lang w:val="en-US"/>
          </w:rPr>
          <w:t>public health discourse.</w:t>
        </w:r>
      </w:ins>
      <w:del w:id="1081" w:author="William Lamb" w:date="2017-10-25T10:16:00Z">
        <w:r w:rsidR="00CA0EB9" w:rsidDel="00CA0EB9">
          <w:rPr>
            <w:lang w:val="en-US"/>
          </w:rPr>
          <w:delText xml:space="preserve"> </w:delText>
        </w:r>
      </w:del>
    </w:p>
    <w:p w14:paraId="1F0D58C2" w14:textId="3FFD0D54" w:rsidR="0037617C" w:rsidDel="00365DB0" w:rsidRDefault="001B2473">
      <w:pPr>
        <w:rPr>
          <w:del w:id="1082" w:author="William Lamb" w:date="2017-10-25T14:35:00Z"/>
          <w:lang w:val="en-US"/>
        </w:rPr>
      </w:pPr>
      <w:del w:id="1083" w:author="William Lamb" w:date="2017-10-25T10:16:00Z">
        <w:r w:rsidDel="00CA0EB9">
          <w:rPr>
            <w:lang w:val="en-US"/>
          </w:rPr>
          <w:delText>t</w:delText>
        </w:r>
        <w:r w:rsidR="00903DBF" w:rsidDel="00CA0EB9">
          <w:rPr>
            <w:lang w:val="en-US"/>
          </w:rPr>
          <w:delText xml:space="preserve">he most prevalent topic – planning and governance </w:delText>
        </w:r>
      </w:del>
      <w:del w:id="1084" w:author="William Lamb" w:date="2017-10-24T15:04:00Z">
        <w:r w:rsidR="0085523F" w:rsidDel="006A1740">
          <w:rPr>
            <w:lang w:val="en-US"/>
          </w:rPr>
          <w:delText xml:space="preserve">are identified by </w:delText>
        </w:r>
        <w:r w:rsidR="00006ABA" w:rsidDel="006A1740">
          <w:rPr>
            <w:lang w:val="en-US"/>
          </w:rPr>
          <w:delText>the</w:delText>
        </w:r>
        <w:r w:rsidR="0085523F" w:rsidDel="006A1740">
          <w:rPr>
            <w:lang w:val="en-US"/>
          </w:rPr>
          <w:delText xml:space="preserve"> topic </w:delText>
        </w:r>
        <w:r w:rsidR="00706462" w:rsidDel="006A1740">
          <w:rPr>
            <w:lang w:val="en-US"/>
          </w:rPr>
          <w:delText>model</w:delText>
        </w:r>
        <w:r w:rsidR="006C2C52" w:rsidDel="006A1740">
          <w:rPr>
            <w:lang w:val="en-US"/>
          </w:rPr>
          <w:delText>, described in</w:delText>
        </w:r>
        <w:r w:rsidR="0085523F" w:rsidDel="006A1740">
          <w:rPr>
            <w:lang w:val="en-US"/>
          </w:rPr>
          <w:delText xml:space="preserve"> Table 1</w:delText>
        </w:r>
        <w:r w:rsidR="006C2C52" w:rsidDel="006A1740">
          <w:rPr>
            <w:lang w:val="en-US"/>
          </w:rPr>
          <w:delText>.</w:delText>
        </w:r>
        <w:r w:rsidR="0085523F" w:rsidDel="006A1740">
          <w:rPr>
            <w:lang w:val="en-US"/>
          </w:rPr>
          <w:delText xml:space="preserve"> </w:delText>
        </w:r>
        <w:r w:rsidR="0037617C" w:rsidDel="006A1740">
          <w:rPr>
            <w:lang w:val="en-US"/>
          </w:rPr>
          <w:delText>The largest topic – planning and governance (#1) – well represents the policy and planning aspects of urban mitigation that were an explicit condition in our search</w:delText>
        </w:r>
        <w:r w:rsidR="00E10A08" w:rsidRPr="008F7593" w:rsidDel="006A1740">
          <w:rPr>
            <w:rStyle w:val="FootnoteReference"/>
            <w:rPrChange w:id="1085" w:author="William Lamb" w:date="2017-11-02T16:26:00Z">
              <w:rPr>
                <w:rStyle w:val="FootnoteReference"/>
                <w:lang w:val="en-US"/>
              </w:rPr>
            </w:rPrChange>
          </w:rPr>
          <w:footnoteReference w:id="2"/>
        </w:r>
        <w:r w:rsidR="0037617C" w:rsidDel="006A1740">
          <w:rPr>
            <w:lang w:val="en-US"/>
          </w:rPr>
          <w:delText>. Building energy consumption (#2) is also a large topic, but this may reflect the fact that building topics are more aggregated (fewer) in this model, in contrast to transport, which has considerably more granularity due to its relatively larger set of documents.</w:delText>
        </w:r>
      </w:del>
      <w:del w:id="1088" w:author="William Lamb" w:date="2017-10-25T10:16:00Z">
        <w:r w:rsidDel="00CA0EB9">
          <w:rPr>
            <w:lang w:val="en-US"/>
          </w:rPr>
          <w:delText xml:space="preserve">– describes a discourse of urban policies and governance, a topic that is likely to appear </w:delText>
        </w:r>
      </w:del>
    </w:p>
    <w:p w14:paraId="26101AFD" w14:textId="3EF04423" w:rsidR="00903DBF" w:rsidDel="00FD7E7D" w:rsidRDefault="00903DBF">
      <w:pPr>
        <w:rPr>
          <w:del w:id="1089" w:author="William Lamb" w:date="2017-10-25T10:49:00Z"/>
          <w:lang w:val="en-US"/>
        </w:rPr>
        <w:pPrChange w:id="1090" w:author="William Lamb" w:date="2017-10-24T14:17:00Z">
          <w:pPr>
            <w:pStyle w:val="Caption"/>
          </w:pPr>
        </w:pPrChange>
      </w:pPr>
      <w:del w:id="1091" w:author="William Lamb" w:date="2017-10-25T10:49:00Z">
        <w:r w:rsidDel="00FD7E7D">
          <w:rPr>
            <w:lang w:val="en-US"/>
          </w:rPr>
          <w:delText xml:space="preserve">Accordingly, </w:delText>
        </w:r>
      </w:del>
      <w:del w:id="1092" w:author="William Lamb" w:date="2017-10-24T15:24:00Z">
        <w:r w:rsidR="000C5E34" w:rsidDel="0001202F">
          <w:rPr>
            <w:lang w:val="en-US"/>
          </w:rPr>
          <w:delText xml:space="preserve">Figure 3 presents the correlations between topics, based on their co-occurrence within documents. </w:delText>
        </w:r>
      </w:del>
      <w:del w:id="1093" w:author="William Lamb" w:date="2017-10-25T10:49:00Z">
        <w:r w:rsidDel="00FD7E7D">
          <w:rPr>
            <w:lang w:val="en-US"/>
          </w:rPr>
          <w:delText>u</w:delText>
        </w:r>
        <w:r w:rsidR="000C5E34" w:rsidDel="00FD7E7D">
          <w:rPr>
            <w:lang w:val="en-US"/>
          </w:rPr>
          <w:delText>rban form, climate change mitigation,</w:delText>
        </w:r>
        <w:r w:rsidR="00FD5D50" w:rsidDel="00FD7E7D">
          <w:rPr>
            <w:lang w:val="en-US"/>
          </w:rPr>
          <w:delText xml:space="preserve"> and</w:delText>
        </w:r>
        <w:r w:rsidR="000C5E34" w:rsidDel="00FD7E7D">
          <w:rPr>
            <w:lang w:val="en-US"/>
          </w:rPr>
          <w:delText xml:space="preserve"> planning and governance</w:delText>
        </w:r>
        <w:r w:rsidR="00FD5D50" w:rsidDel="00FD7E7D">
          <w:rPr>
            <w:lang w:val="en-US"/>
          </w:rPr>
          <w:delText xml:space="preserve"> tend to co-occur. As</w:delText>
        </w:r>
      </w:del>
      <w:del w:id="1094" w:author="William Lamb" w:date="2017-10-25T10:17:00Z">
        <w:r w:rsidR="00FD5D50" w:rsidDel="00CA0EB9">
          <w:rPr>
            <w:lang w:val="en-US"/>
          </w:rPr>
          <w:delText xml:space="preserve"> do </w:delText>
        </w:r>
        <w:r w:rsidDel="00CA0EB9">
          <w:rPr>
            <w:lang w:val="en-US"/>
          </w:rPr>
          <w:delText xml:space="preserve">topics focusing on </w:delText>
        </w:r>
        <w:r w:rsidR="000C5E34" w:rsidDel="00CA0EB9">
          <w:rPr>
            <w:lang w:val="en-US"/>
          </w:rPr>
          <w:delText>energy and water use in buildings</w:delText>
        </w:r>
      </w:del>
      <w:del w:id="1095" w:author="William Lamb" w:date="2017-10-24T15:25:00Z">
        <w:r w:rsidR="000C5E34" w:rsidDel="0001202F">
          <w:rPr>
            <w:lang w:val="en-US"/>
          </w:rPr>
          <w:delText>; the three waste management topics</w:delText>
        </w:r>
      </w:del>
      <w:del w:id="1096" w:author="William Lamb" w:date="2017-10-25T10:49:00Z">
        <w:r w:rsidDel="00FD7E7D">
          <w:rPr>
            <w:lang w:val="en-US"/>
          </w:rPr>
          <w:delText>. T</w:delText>
        </w:r>
        <w:r w:rsidR="000C5E34" w:rsidDel="00FD7E7D">
          <w:rPr>
            <w:lang w:val="en-US"/>
          </w:rPr>
          <w:delText>he transportation topics</w:delText>
        </w:r>
        <w:r w:rsidDel="00FD7E7D">
          <w:rPr>
            <w:lang w:val="en-US"/>
          </w:rPr>
          <w:delText xml:space="preserve"> are also densely connected</w:delText>
        </w:r>
        <w:r w:rsidR="000C5E34" w:rsidDel="00FD7E7D">
          <w:rPr>
            <w:lang w:val="en-US"/>
          </w:rPr>
          <w:delText xml:space="preserve">. </w:delText>
        </w:r>
      </w:del>
    </w:p>
    <w:p w14:paraId="2C1055B9" w14:textId="40E81302" w:rsidR="00903DBF" w:rsidDel="00C60D4C" w:rsidRDefault="00903DBF" w:rsidP="00903DBF">
      <w:pPr>
        <w:rPr>
          <w:del w:id="1097" w:author="William Lamb" w:date="2017-10-25T10:56:00Z"/>
          <w:lang w:val="en-US"/>
        </w:rPr>
      </w:pPr>
    </w:p>
    <w:p w14:paraId="14C449CD" w14:textId="024DF005" w:rsidR="00435256" w:rsidRDefault="000C5E34" w:rsidP="00903DBF">
      <w:pPr>
        <w:rPr>
          <w:b/>
          <w:sz w:val="20"/>
          <w:lang w:val="en-GB"/>
        </w:rPr>
      </w:pPr>
      <w:del w:id="1098" w:author="William Lamb" w:date="2017-10-25T10:56:00Z">
        <w:r w:rsidDel="00C60D4C">
          <w:rPr>
            <w:lang w:val="en-US"/>
          </w:rPr>
          <w:delText>These correlations help identify the role of latent topics not explicit in our search query. For instance, “</w:delText>
        </w:r>
      </w:del>
      <w:del w:id="1099" w:author="William Lamb" w:date="2017-10-24T15:26:00Z">
        <w:r w:rsidDel="0001202F">
          <w:rPr>
            <w:lang w:val="en-US"/>
          </w:rPr>
          <w:delText xml:space="preserve">system </w:delText>
        </w:r>
      </w:del>
      <w:del w:id="1100" w:author="William Lamb" w:date="2017-10-25T10:56:00Z">
        <w:r w:rsidDel="00C60D4C">
          <w:rPr>
            <w:lang w:val="en-US"/>
          </w:rPr>
          <w:delText>optimization” (#3) implies a strong discourse of pricing and network optimization within transportation research. “Travel behavior” (#</w:delText>
        </w:r>
      </w:del>
      <w:del w:id="1101" w:author="William Lamb" w:date="2017-10-24T15:26:00Z">
        <w:r w:rsidDel="0001202F">
          <w:rPr>
            <w:lang w:val="en-US"/>
          </w:rPr>
          <w:delText>4</w:delText>
        </w:r>
      </w:del>
      <w:del w:id="1102" w:author="William Lamb" w:date="2017-10-25T10:56:00Z">
        <w:r w:rsidDel="00C60D4C">
          <w:rPr>
            <w:lang w:val="en-US"/>
          </w:rPr>
          <w:delText>) is also central within the transportation cluster and presents a complementary discourse on individual choice and behavior with respect to different modes of travel.</w:delText>
        </w:r>
      </w:del>
    </w:p>
    <w:tbl>
      <w:tblPr>
        <w:tblW w:w="9072" w:type="dxa"/>
        <w:tblLook w:val="04A0" w:firstRow="1" w:lastRow="0" w:firstColumn="1" w:lastColumn="0" w:noHBand="0" w:noVBand="1"/>
      </w:tblPr>
      <w:tblGrid>
        <w:gridCol w:w="567"/>
        <w:gridCol w:w="2552"/>
        <w:gridCol w:w="4254"/>
        <w:gridCol w:w="284"/>
        <w:gridCol w:w="1415"/>
      </w:tblGrid>
      <w:tr w:rsidR="00435256" w:rsidRPr="00435256" w14:paraId="0B2BC7E5" w14:textId="77777777" w:rsidTr="00435256">
        <w:trPr>
          <w:trHeight w:val="615"/>
        </w:trPr>
        <w:tc>
          <w:tcPr>
            <w:tcW w:w="567" w:type="dxa"/>
            <w:tcBorders>
              <w:top w:val="single" w:sz="4" w:space="0" w:color="auto"/>
              <w:left w:val="nil"/>
              <w:bottom w:val="single" w:sz="4" w:space="0" w:color="auto"/>
              <w:right w:val="nil"/>
            </w:tcBorders>
            <w:shd w:val="clear" w:color="auto" w:fill="auto"/>
            <w:noWrap/>
            <w:vAlign w:val="bottom"/>
            <w:hideMark/>
          </w:tcPr>
          <w:p w14:paraId="31BEE522" w14:textId="41B1C1C3" w:rsidR="00435256" w:rsidRPr="00435256" w:rsidRDefault="00435256" w:rsidP="00435256">
            <w:pPr>
              <w:spacing w:after="0" w:line="240" w:lineRule="auto"/>
              <w:rPr>
                <w:rFonts w:ascii="Calibri" w:eastAsia="Times New Roman" w:hAnsi="Calibri" w:cs="Calibri"/>
                <w:b/>
                <w:bCs/>
                <w:color w:val="000000"/>
                <w:lang w:val="en-GB" w:eastAsia="en-GB"/>
              </w:rPr>
            </w:pPr>
            <w:bookmarkStart w:id="1103" w:name="RANGE!A1:D28"/>
            <w:r>
              <w:rPr>
                <w:rFonts w:ascii="Calibri" w:eastAsia="Times New Roman" w:hAnsi="Calibri" w:cs="Calibri"/>
                <w:b/>
                <w:bCs/>
                <w:color w:val="000000"/>
                <w:lang w:val="en-GB" w:eastAsia="en-GB"/>
              </w:rPr>
              <w:t>I</w:t>
            </w:r>
            <w:r w:rsidRPr="00435256">
              <w:rPr>
                <w:rFonts w:ascii="Calibri" w:eastAsia="Times New Roman" w:hAnsi="Calibri" w:cs="Calibri"/>
                <w:b/>
                <w:bCs/>
                <w:color w:val="000000"/>
                <w:lang w:val="en-GB" w:eastAsia="en-GB"/>
              </w:rPr>
              <w:t>D</w:t>
            </w:r>
            <w:bookmarkEnd w:id="1103"/>
          </w:p>
        </w:tc>
        <w:tc>
          <w:tcPr>
            <w:tcW w:w="2552" w:type="dxa"/>
            <w:tcBorders>
              <w:top w:val="single" w:sz="4" w:space="0" w:color="auto"/>
              <w:left w:val="nil"/>
              <w:bottom w:val="single" w:sz="4" w:space="0" w:color="auto"/>
              <w:right w:val="nil"/>
            </w:tcBorders>
            <w:shd w:val="clear" w:color="auto" w:fill="auto"/>
            <w:noWrap/>
            <w:vAlign w:val="bottom"/>
            <w:hideMark/>
          </w:tcPr>
          <w:p w14:paraId="03690D17"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Topic Name</w:t>
            </w:r>
          </w:p>
        </w:tc>
        <w:tc>
          <w:tcPr>
            <w:tcW w:w="4254" w:type="dxa"/>
            <w:tcBorders>
              <w:top w:val="single" w:sz="4" w:space="0" w:color="auto"/>
              <w:left w:val="nil"/>
              <w:bottom w:val="single" w:sz="4" w:space="0" w:color="auto"/>
              <w:right w:val="nil"/>
            </w:tcBorders>
            <w:shd w:val="clear" w:color="auto" w:fill="auto"/>
            <w:noWrap/>
            <w:vAlign w:val="bottom"/>
            <w:hideMark/>
          </w:tcPr>
          <w:p w14:paraId="7027E69F"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Stemmed Keywords</w:t>
            </w:r>
          </w:p>
        </w:tc>
        <w:tc>
          <w:tcPr>
            <w:tcW w:w="1699" w:type="dxa"/>
            <w:gridSpan w:val="2"/>
            <w:tcBorders>
              <w:top w:val="single" w:sz="4" w:space="0" w:color="auto"/>
              <w:left w:val="nil"/>
              <w:bottom w:val="single" w:sz="4" w:space="0" w:color="auto"/>
              <w:right w:val="nil"/>
            </w:tcBorders>
            <w:shd w:val="clear" w:color="auto" w:fill="auto"/>
            <w:vAlign w:val="bottom"/>
            <w:hideMark/>
          </w:tcPr>
          <w:p w14:paraId="45C7559A" w14:textId="77777777" w:rsidR="00435256" w:rsidRPr="00435256" w:rsidRDefault="00435256" w:rsidP="00435256">
            <w:pPr>
              <w:spacing w:after="0" w:line="240" w:lineRule="auto"/>
              <w:jc w:val="right"/>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Marginal Topic Distribution (%)</w:t>
            </w:r>
          </w:p>
        </w:tc>
      </w:tr>
      <w:tr w:rsidR="00435256" w:rsidRPr="00435256" w14:paraId="71A3F5C4" w14:textId="77777777" w:rsidTr="00D569C0">
        <w:trPr>
          <w:trHeight w:val="300"/>
        </w:trPr>
        <w:tc>
          <w:tcPr>
            <w:tcW w:w="567" w:type="dxa"/>
            <w:tcBorders>
              <w:top w:val="single" w:sz="4" w:space="0" w:color="auto"/>
              <w:left w:val="nil"/>
              <w:bottom w:val="nil"/>
              <w:right w:val="nil"/>
            </w:tcBorders>
            <w:shd w:val="clear" w:color="auto" w:fill="auto"/>
            <w:noWrap/>
            <w:hideMark/>
          </w:tcPr>
          <w:p w14:paraId="29A052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w:t>
            </w:r>
          </w:p>
        </w:tc>
        <w:tc>
          <w:tcPr>
            <w:tcW w:w="2552" w:type="dxa"/>
            <w:tcBorders>
              <w:top w:val="single" w:sz="4" w:space="0" w:color="auto"/>
              <w:left w:val="nil"/>
              <w:bottom w:val="nil"/>
              <w:right w:val="nil"/>
            </w:tcBorders>
            <w:shd w:val="clear" w:color="auto" w:fill="auto"/>
            <w:noWrap/>
            <w:hideMark/>
          </w:tcPr>
          <w:p w14:paraId="068D3FC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Planning &amp; governance</w:t>
            </w:r>
          </w:p>
        </w:tc>
        <w:tc>
          <w:tcPr>
            <w:tcW w:w="4538" w:type="dxa"/>
            <w:gridSpan w:val="2"/>
            <w:tcBorders>
              <w:top w:val="single" w:sz="4" w:space="0" w:color="auto"/>
              <w:left w:val="nil"/>
              <w:bottom w:val="nil"/>
              <w:right w:val="nil"/>
            </w:tcBorders>
            <w:shd w:val="clear" w:color="auto" w:fill="auto"/>
            <w:noWrap/>
            <w:hideMark/>
          </w:tcPr>
          <w:p w14:paraId="73D37ADE" w14:textId="77777777" w:rsidR="00435256" w:rsidRPr="00435256" w:rsidRDefault="00435256" w:rsidP="00D569C0">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develop,  sustain,  govern,  polici,  project</w:t>
            </w:r>
          </w:p>
        </w:tc>
        <w:tc>
          <w:tcPr>
            <w:tcW w:w="1415" w:type="dxa"/>
            <w:tcBorders>
              <w:top w:val="single" w:sz="4" w:space="0" w:color="auto"/>
              <w:left w:val="nil"/>
              <w:bottom w:val="nil"/>
              <w:right w:val="nil"/>
            </w:tcBorders>
            <w:shd w:val="clear" w:color="auto" w:fill="auto"/>
            <w:noWrap/>
            <w:hideMark/>
          </w:tcPr>
          <w:p w14:paraId="131D99D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9.7</w:t>
            </w:r>
          </w:p>
        </w:tc>
      </w:tr>
      <w:tr w:rsidR="00435256" w:rsidRPr="00435256" w14:paraId="35C6CD07" w14:textId="77777777" w:rsidTr="00D569C0">
        <w:trPr>
          <w:trHeight w:val="300"/>
        </w:trPr>
        <w:tc>
          <w:tcPr>
            <w:tcW w:w="567" w:type="dxa"/>
            <w:tcBorders>
              <w:top w:val="nil"/>
              <w:left w:val="nil"/>
              <w:bottom w:val="nil"/>
              <w:right w:val="nil"/>
            </w:tcBorders>
            <w:shd w:val="clear" w:color="auto" w:fill="auto"/>
            <w:noWrap/>
            <w:hideMark/>
          </w:tcPr>
          <w:p w14:paraId="3A185B8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w:t>
            </w:r>
          </w:p>
        </w:tc>
        <w:tc>
          <w:tcPr>
            <w:tcW w:w="2552" w:type="dxa"/>
            <w:tcBorders>
              <w:top w:val="nil"/>
              <w:left w:val="nil"/>
              <w:bottom w:val="nil"/>
              <w:right w:val="nil"/>
            </w:tcBorders>
            <w:shd w:val="clear" w:color="auto" w:fill="auto"/>
            <w:noWrap/>
            <w:hideMark/>
          </w:tcPr>
          <w:p w14:paraId="537C7002"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Active travel</w:t>
            </w:r>
          </w:p>
        </w:tc>
        <w:tc>
          <w:tcPr>
            <w:tcW w:w="4538" w:type="dxa"/>
            <w:gridSpan w:val="2"/>
            <w:tcBorders>
              <w:top w:val="nil"/>
              <w:left w:val="nil"/>
              <w:bottom w:val="nil"/>
              <w:right w:val="nil"/>
            </w:tcBorders>
            <w:shd w:val="clear" w:color="auto" w:fill="auto"/>
            <w:noWrap/>
            <w:hideMark/>
          </w:tcPr>
          <w:p w14:paraId="67E1E36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activ,  health,  household,  school,  walk</w:t>
            </w:r>
          </w:p>
        </w:tc>
        <w:tc>
          <w:tcPr>
            <w:tcW w:w="1415" w:type="dxa"/>
            <w:tcBorders>
              <w:top w:val="nil"/>
              <w:left w:val="nil"/>
              <w:bottom w:val="nil"/>
              <w:right w:val="nil"/>
            </w:tcBorders>
            <w:shd w:val="clear" w:color="auto" w:fill="auto"/>
            <w:noWrap/>
            <w:hideMark/>
          </w:tcPr>
          <w:p w14:paraId="5FDCD43B"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6.5</w:t>
            </w:r>
          </w:p>
        </w:tc>
      </w:tr>
      <w:tr w:rsidR="00435256" w:rsidRPr="00435256" w14:paraId="35A8E806" w14:textId="77777777" w:rsidTr="00D569C0">
        <w:trPr>
          <w:trHeight w:val="300"/>
        </w:trPr>
        <w:tc>
          <w:tcPr>
            <w:tcW w:w="567" w:type="dxa"/>
            <w:tcBorders>
              <w:top w:val="nil"/>
              <w:left w:val="nil"/>
              <w:bottom w:val="nil"/>
              <w:right w:val="nil"/>
            </w:tcBorders>
            <w:shd w:val="clear" w:color="auto" w:fill="auto"/>
            <w:noWrap/>
            <w:hideMark/>
          </w:tcPr>
          <w:p w14:paraId="26B4471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w:t>
            </w:r>
          </w:p>
        </w:tc>
        <w:tc>
          <w:tcPr>
            <w:tcW w:w="2552" w:type="dxa"/>
            <w:tcBorders>
              <w:top w:val="nil"/>
              <w:left w:val="nil"/>
              <w:bottom w:val="nil"/>
              <w:right w:val="nil"/>
            </w:tcBorders>
            <w:shd w:val="clear" w:color="auto" w:fill="auto"/>
            <w:noWrap/>
            <w:hideMark/>
          </w:tcPr>
          <w:p w14:paraId="6D18AE2C"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Network optimisation</w:t>
            </w:r>
          </w:p>
        </w:tc>
        <w:tc>
          <w:tcPr>
            <w:tcW w:w="4538" w:type="dxa"/>
            <w:gridSpan w:val="2"/>
            <w:tcBorders>
              <w:top w:val="nil"/>
              <w:left w:val="nil"/>
              <w:bottom w:val="nil"/>
              <w:right w:val="nil"/>
            </w:tcBorders>
            <w:shd w:val="clear" w:color="auto" w:fill="auto"/>
            <w:noWrap/>
            <w:hideMark/>
          </w:tcPr>
          <w:p w14:paraId="66DEC63E"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model,  network,  optim,  propos,  problem</w:t>
            </w:r>
          </w:p>
        </w:tc>
        <w:tc>
          <w:tcPr>
            <w:tcW w:w="1415" w:type="dxa"/>
            <w:tcBorders>
              <w:top w:val="nil"/>
              <w:left w:val="nil"/>
              <w:bottom w:val="nil"/>
              <w:right w:val="nil"/>
            </w:tcBorders>
            <w:shd w:val="clear" w:color="auto" w:fill="auto"/>
            <w:noWrap/>
            <w:hideMark/>
          </w:tcPr>
          <w:p w14:paraId="0B6826E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6.2</w:t>
            </w:r>
          </w:p>
        </w:tc>
      </w:tr>
      <w:tr w:rsidR="00435256" w:rsidRPr="00435256" w14:paraId="3A6F0DA6" w14:textId="77777777" w:rsidTr="00D569C0">
        <w:trPr>
          <w:trHeight w:val="300"/>
        </w:trPr>
        <w:tc>
          <w:tcPr>
            <w:tcW w:w="567" w:type="dxa"/>
            <w:tcBorders>
              <w:top w:val="nil"/>
              <w:left w:val="nil"/>
              <w:bottom w:val="nil"/>
              <w:right w:val="nil"/>
            </w:tcBorders>
            <w:shd w:val="clear" w:color="auto" w:fill="auto"/>
            <w:noWrap/>
            <w:hideMark/>
          </w:tcPr>
          <w:p w14:paraId="2BD9F6F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lastRenderedPageBreak/>
              <w:t>4</w:t>
            </w:r>
          </w:p>
        </w:tc>
        <w:tc>
          <w:tcPr>
            <w:tcW w:w="2552" w:type="dxa"/>
            <w:tcBorders>
              <w:top w:val="nil"/>
              <w:left w:val="nil"/>
              <w:bottom w:val="nil"/>
              <w:right w:val="nil"/>
            </w:tcBorders>
            <w:shd w:val="clear" w:color="auto" w:fill="auto"/>
            <w:noWrap/>
            <w:hideMark/>
          </w:tcPr>
          <w:p w14:paraId="63E316F9"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Energy efficiency &amp; consumption</w:t>
            </w:r>
          </w:p>
        </w:tc>
        <w:tc>
          <w:tcPr>
            <w:tcW w:w="4538" w:type="dxa"/>
            <w:gridSpan w:val="2"/>
            <w:tcBorders>
              <w:top w:val="nil"/>
              <w:left w:val="nil"/>
              <w:bottom w:val="nil"/>
              <w:right w:val="nil"/>
            </w:tcBorders>
            <w:shd w:val="clear" w:color="auto" w:fill="auto"/>
            <w:noWrap/>
            <w:hideMark/>
          </w:tcPr>
          <w:p w14:paraId="19F53ABB"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energi,  effici,  consumpt,  save,  household</w:t>
            </w:r>
          </w:p>
        </w:tc>
        <w:tc>
          <w:tcPr>
            <w:tcW w:w="1415" w:type="dxa"/>
            <w:tcBorders>
              <w:top w:val="nil"/>
              <w:left w:val="nil"/>
              <w:bottom w:val="nil"/>
              <w:right w:val="nil"/>
            </w:tcBorders>
            <w:shd w:val="clear" w:color="auto" w:fill="auto"/>
            <w:noWrap/>
            <w:hideMark/>
          </w:tcPr>
          <w:p w14:paraId="6FDADD7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6.0</w:t>
            </w:r>
          </w:p>
        </w:tc>
      </w:tr>
      <w:tr w:rsidR="00435256" w:rsidRPr="00435256" w14:paraId="1C2CF218" w14:textId="77777777" w:rsidTr="00D569C0">
        <w:trPr>
          <w:trHeight w:val="300"/>
        </w:trPr>
        <w:tc>
          <w:tcPr>
            <w:tcW w:w="567" w:type="dxa"/>
            <w:tcBorders>
              <w:top w:val="nil"/>
              <w:left w:val="nil"/>
              <w:bottom w:val="nil"/>
              <w:right w:val="nil"/>
            </w:tcBorders>
            <w:shd w:val="clear" w:color="auto" w:fill="auto"/>
            <w:noWrap/>
            <w:hideMark/>
          </w:tcPr>
          <w:p w14:paraId="516B77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w:t>
            </w:r>
          </w:p>
        </w:tc>
        <w:tc>
          <w:tcPr>
            <w:tcW w:w="2552" w:type="dxa"/>
            <w:tcBorders>
              <w:top w:val="nil"/>
              <w:left w:val="nil"/>
              <w:bottom w:val="nil"/>
              <w:right w:val="nil"/>
            </w:tcBorders>
            <w:shd w:val="clear" w:color="auto" w:fill="auto"/>
            <w:noWrap/>
            <w:hideMark/>
          </w:tcPr>
          <w:p w14:paraId="22C29D64" w14:textId="238F46BB" w:rsidR="00435256" w:rsidRPr="00D569C0" w:rsidRDefault="00435256" w:rsidP="00C74998">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Building energy standards</w:t>
            </w:r>
          </w:p>
        </w:tc>
        <w:tc>
          <w:tcPr>
            <w:tcW w:w="4538" w:type="dxa"/>
            <w:gridSpan w:val="2"/>
            <w:tcBorders>
              <w:top w:val="nil"/>
              <w:left w:val="nil"/>
              <w:bottom w:val="nil"/>
              <w:right w:val="nil"/>
            </w:tcBorders>
            <w:shd w:val="clear" w:color="auto" w:fill="auto"/>
            <w:noWrap/>
            <w:hideMark/>
          </w:tcPr>
          <w:p w14:paraId="1F1CC83E"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  energi,  perform,  green,  design</w:t>
            </w:r>
          </w:p>
        </w:tc>
        <w:tc>
          <w:tcPr>
            <w:tcW w:w="1415" w:type="dxa"/>
            <w:tcBorders>
              <w:top w:val="nil"/>
              <w:left w:val="nil"/>
              <w:bottom w:val="nil"/>
              <w:right w:val="nil"/>
            </w:tcBorders>
            <w:shd w:val="clear" w:color="auto" w:fill="auto"/>
            <w:noWrap/>
            <w:hideMark/>
          </w:tcPr>
          <w:p w14:paraId="2E3AADDE"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5.0</w:t>
            </w:r>
          </w:p>
        </w:tc>
      </w:tr>
      <w:tr w:rsidR="00435256" w:rsidRPr="00435256" w14:paraId="136286EA" w14:textId="77777777" w:rsidTr="00D569C0">
        <w:trPr>
          <w:trHeight w:val="300"/>
        </w:trPr>
        <w:tc>
          <w:tcPr>
            <w:tcW w:w="567" w:type="dxa"/>
            <w:tcBorders>
              <w:top w:val="nil"/>
              <w:left w:val="nil"/>
              <w:bottom w:val="nil"/>
              <w:right w:val="nil"/>
            </w:tcBorders>
            <w:shd w:val="clear" w:color="auto" w:fill="auto"/>
            <w:noWrap/>
            <w:hideMark/>
          </w:tcPr>
          <w:p w14:paraId="0350516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w:t>
            </w:r>
          </w:p>
        </w:tc>
        <w:tc>
          <w:tcPr>
            <w:tcW w:w="2552" w:type="dxa"/>
            <w:tcBorders>
              <w:top w:val="nil"/>
              <w:left w:val="nil"/>
              <w:bottom w:val="nil"/>
              <w:right w:val="nil"/>
            </w:tcBorders>
            <w:shd w:val="clear" w:color="auto" w:fill="auto"/>
            <w:noWrap/>
            <w:hideMark/>
          </w:tcPr>
          <w:p w14:paraId="3B4F5EE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Urban form</w:t>
            </w:r>
          </w:p>
        </w:tc>
        <w:tc>
          <w:tcPr>
            <w:tcW w:w="4538" w:type="dxa"/>
            <w:gridSpan w:val="2"/>
            <w:tcBorders>
              <w:top w:val="nil"/>
              <w:left w:val="nil"/>
              <w:bottom w:val="nil"/>
              <w:right w:val="nil"/>
            </w:tcBorders>
            <w:shd w:val="clear" w:color="auto" w:fill="auto"/>
            <w:noWrap/>
            <w:hideMark/>
          </w:tcPr>
          <w:p w14:paraId="6EF82A71"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urban,  citi,  land,  area,  green</w:t>
            </w:r>
          </w:p>
        </w:tc>
        <w:tc>
          <w:tcPr>
            <w:tcW w:w="1415" w:type="dxa"/>
            <w:tcBorders>
              <w:top w:val="nil"/>
              <w:left w:val="nil"/>
              <w:bottom w:val="nil"/>
              <w:right w:val="nil"/>
            </w:tcBorders>
            <w:shd w:val="clear" w:color="auto" w:fill="auto"/>
            <w:noWrap/>
            <w:hideMark/>
          </w:tcPr>
          <w:p w14:paraId="41812B2F"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4.5</w:t>
            </w:r>
          </w:p>
        </w:tc>
      </w:tr>
      <w:tr w:rsidR="00435256" w:rsidRPr="00435256" w14:paraId="0B7677E7" w14:textId="77777777" w:rsidTr="00D569C0">
        <w:trPr>
          <w:trHeight w:val="300"/>
        </w:trPr>
        <w:tc>
          <w:tcPr>
            <w:tcW w:w="567" w:type="dxa"/>
            <w:tcBorders>
              <w:top w:val="nil"/>
              <w:left w:val="nil"/>
              <w:bottom w:val="nil"/>
              <w:right w:val="nil"/>
            </w:tcBorders>
            <w:shd w:val="clear" w:color="auto" w:fill="auto"/>
            <w:noWrap/>
            <w:hideMark/>
          </w:tcPr>
          <w:p w14:paraId="45DE748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7</w:t>
            </w:r>
          </w:p>
        </w:tc>
        <w:tc>
          <w:tcPr>
            <w:tcW w:w="2552" w:type="dxa"/>
            <w:tcBorders>
              <w:top w:val="nil"/>
              <w:left w:val="nil"/>
              <w:bottom w:val="nil"/>
              <w:right w:val="nil"/>
            </w:tcBorders>
            <w:shd w:val="clear" w:color="auto" w:fill="auto"/>
            <w:noWrap/>
            <w:hideMark/>
          </w:tcPr>
          <w:p w14:paraId="02286D3B"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GHG emissions</w:t>
            </w:r>
          </w:p>
        </w:tc>
        <w:tc>
          <w:tcPr>
            <w:tcW w:w="4538" w:type="dxa"/>
            <w:gridSpan w:val="2"/>
            <w:tcBorders>
              <w:top w:val="nil"/>
              <w:left w:val="nil"/>
              <w:bottom w:val="nil"/>
              <w:right w:val="nil"/>
            </w:tcBorders>
            <w:shd w:val="clear" w:color="auto" w:fill="auto"/>
            <w:noWrap/>
            <w:hideMark/>
          </w:tcPr>
          <w:p w14:paraId="63F32747"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emiss,  carbon,  ghg,  reduct,  gas</w:t>
            </w:r>
          </w:p>
        </w:tc>
        <w:tc>
          <w:tcPr>
            <w:tcW w:w="1415" w:type="dxa"/>
            <w:tcBorders>
              <w:top w:val="nil"/>
              <w:left w:val="nil"/>
              <w:bottom w:val="nil"/>
              <w:right w:val="nil"/>
            </w:tcBorders>
            <w:shd w:val="clear" w:color="auto" w:fill="auto"/>
            <w:noWrap/>
            <w:hideMark/>
          </w:tcPr>
          <w:p w14:paraId="0236CD81"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599AE4DA" w14:textId="77777777" w:rsidTr="00D569C0">
        <w:trPr>
          <w:trHeight w:val="300"/>
        </w:trPr>
        <w:tc>
          <w:tcPr>
            <w:tcW w:w="567" w:type="dxa"/>
            <w:tcBorders>
              <w:top w:val="nil"/>
              <w:left w:val="nil"/>
              <w:bottom w:val="nil"/>
              <w:right w:val="nil"/>
            </w:tcBorders>
            <w:shd w:val="clear" w:color="auto" w:fill="auto"/>
            <w:noWrap/>
            <w:hideMark/>
          </w:tcPr>
          <w:p w14:paraId="5AE2889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8</w:t>
            </w:r>
          </w:p>
        </w:tc>
        <w:tc>
          <w:tcPr>
            <w:tcW w:w="2552" w:type="dxa"/>
            <w:tcBorders>
              <w:top w:val="nil"/>
              <w:left w:val="nil"/>
              <w:bottom w:val="nil"/>
              <w:right w:val="nil"/>
            </w:tcBorders>
            <w:shd w:val="clear" w:color="auto" w:fill="auto"/>
            <w:noWrap/>
            <w:hideMark/>
          </w:tcPr>
          <w:p w14:paraId="3F9E4DF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Waste management</w:t>
            </w:r>
          </w:p>
        </w:tc>
        <w:tc>
          <w:tcPr>
            <w:tcW w:w="4538" w:type="dxa"/>
            <w:gridSpan w:val="2"/>
            <w:tcBorders>
              <w:top w:val="nil"/>
              <w:left w:val="nil"/>
              <w:bottom w:val="nil"/>
              <w:right w:val="nil"/>
            </w:tcBorders>
            <w:shd w:val="clear" w:color="auto" w:fill="auto"/>
            <w:noWrap/>
            <w:hideMark/>
          </w:tcPr>
          <w:p w14:paraId="37215D09"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  manag,  solid,  landfil,  municip</w:t>
            </w:r>
          </w:p>
        </w:tc>
        <w:tc>
          <w:tcPr>
            <w:tcW w:w="1415" w:type="dxa"/>
            <w:tcBorders>
              <w:top w:val="nil"/>
              <w:left w:val="nil"/>
              <w:bottom w:val="nil"/>
              <w:right w:val="nil"/>
            </w:tcBorders>
            <w:shd w:val="clear" w:color="auto" w:fill="auto"/>
            <w:noWrap/>
            <w:hideMark/>
          </w:tcPr>
          <w:p w14:paraId="15FB027B"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669C342F" w14:textId="77777777" w:rsidTr="00D569C0">
        <w:trPr>
          <w:trHeight w:val="300"/>
        </w:trPr>
        <w:tc>
          <w:tcPr>
            <w:tcW w:w="567" w:type="dxa"/>
            <w:tcBorders>
              <w:top w:val="nil"/>
              <w:left w:val="nil"/>
              <w:bottom w:val="nil"/>
              <w:right w:val="nil"/>
            </w:tcBorders>
            <w:shd w:val="clear" w:color="auto" w:fill="auto"/>
            <w:noWrap/>
            <w:hideMark/>
          </w:tcPr>
          <w:p w14:paraId="264A53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w:t>
            </w:r>
          </w:p>
        </w:tc>
        <w:tc>
          <w:tcPr>
            <w:tcW w:w="2552" w:type="dxa"/>
            <w:tcBorders>
              <w:top w:val="nil"/>
              <w:left w:val="nil"/>
              <w:bottom w:val="nil"/>
              <w:right w:val="nil"/>
            </w:tcBorders>
            <w:shd w:val="clear" w:color="auto" w:fill="auto"/>
            <w:noWrap/>
            <w:hideMark/>
          </w:tcPr>
          <w:p w14:paraId="0C74A963"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Public transport</w:t>
            </w:r>
          </w:p>
        </w:tc>
        <w:tc>
          <w:tcPr>
            <w:tcW w:w="4538" w:type="dxa"/>
            <w:gridSpan w:val="2"/>
            <w:tcBorders>
              <w:top w:val="nil"/>
              <w:left w:val="nil"/>
              <w:bottom w:val="nil"/>
              <w:right w:val="nil"/>
            </w:tcBorders>
            <w:shd w:val="clear" w:color="auto" w:fill="auto"/>
            <w:noWrap/>
            <w:hideMark/>
          </w:tcPr>
          <w:p w14:paraId="7292E7EB"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transport,  public,  car,  access,  polici</w:t>
            </w:r>
          </w:p>
        </w:tc>
        <w:tc>
          <w:tcPr>
            <w:tcW w:w="1415" w:type="dxa"/>
            <w:tcBorders>
              <w:top w:val="nil"/>
              <w:left w:val="nil"/>
              <w:bottom w:val="nil"/>
              <w:right w:val="nil"/>
            </w:tcBorders>
            <w:shd w:val="clear" w:color="auto" w:fill="auto"/>
            <w:noWrap/>
            <w:hideMark/>
          </w:tcPr>
          <w:p w14:paraId="08D821F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4.3</w:t>
            </w:r>
          </w:p>
        </w:tc>
      </w:tr>
      <w:tr w:rsidR="00435256" w:rsidRPr="00435256" w14:paraId="2F251A46" w14:textId="77777777" w:rsidTr="00D569C0">
        <w:trPr>
          <w:trHeight w:val="300"/>
        </w:trPr>
        <w:tc>
          <w:tcPr>
            <w:tcW w:w="567" w:type="dxa"/>
            <w:tcBorders>
              <w:top w:val="nil"/>
              <w:left w:val="nil"/>
              <w:bottom w:val="nil"/>
              <w:right w:val="nil"/>
            </w:tcBorders>
            <w:shd w:val="clear" w:color="auto" w:fill="auto"/>
            <w:noWrap/>
            <w:hideMark/>
          </w:tcPr>
          <w:p w14:paraId="118ACA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10</w:t>
            </w:r>
          </w:p>
        </w:tc>
        <w:tc>
          <w:tcPr>
            <w:tcW w:w="2552" w:type="dxa"/>
            <w:tcBorders>
              <w:top w:val="nil"/>
              <w:left w:val="nil"/>
              <w:bottom w:val="nil"/>
              <w:right w:val="nil"/>
            </w:tcBorders>
            <w:shd w:val="clear" w:color="auto" w:fill="auto"/>
            <w:noWrap/>
            <w:hideMark/>
          </w:tcPr>
          <w:p w14:paraId="1475A8BE"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Congestion charging</w:t>
            </w:r>
          </w:p>
        </w:tc>
        <w:tc>
          <w:tcPr>
            <w:tcW w:w="4538" w:type="dxa"/>
            <w:gridSpan w:val="2"/>
            <w:tcBorders>
              <w:top w:val="nil"/>
              <w:left w:val="nil"/>
              <w:bottom w:val="nil"/>
              <w:right w:val="nil"/>
            </w:tcBorders>
            <w:shd w:val="clear" w:color="auto" w:fill="auto"/>
            <w:noWrap/>
            <w:hideMark/>
          </w:tcPr>
          <w:p w14:paraId="00D742F7"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price,  congest,  road,  traffic,  cost</w:t>
            </w:r>
          </w:p>
        </w:tc>
        <w:tc>
          <w:tcPr>
            <w:tcW w:w="1415" w:type="dxa"/>
            <w:tcBorders>
              <w:top w:val="nil"/>
              <w:left w:val="nil"/>
              <w:bottom w:val="nil"/>
              <w:right w:val="nil"/>
            </w:tcBorders>
            <w:shd w:val="clear" w:color="auto" w:fill="auto"/>
            <w:noWrap/>
            <w:hideMark/>
          </w:tcPr>
          <w:p w14:paraId="5D30AB36"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3.8</w:t>
            </w:r>
          </w:p>
        </w:tc>
      </w:tr>
      <w:tr w:rsidR="00435256" w:rsidRPr="00435256" w14:paraId="21BD1186" w14:textId="77777777" w:rsidTr="00D569C0">
        <w:trPr>
          <w:trHeight w:val="300"/>
        </w:trPr>
        <w:tc>
          <w:tcPr>
            <w:tcW w:w="567" w:type="dxa"/>
            <w:tcBorders>
              <w:top w:val="nil"/>
              <w:left w:val="nil"/>
              <w:bottom w:val="nil"/>
              <w:right w:val="nil"/>
            </w:tcBorders>
            <w:shd w:val="clear" w:color="auto" w:fill="auto"/>
            <w:noWrap/>
            <w:hideMark/>
          </w:tcPr>
          <w:p w14:paraId="3D6DC4B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11</w:t>
            </w:r>
          </w:p>
        </w:tc>
        <w:tc>
          <w:tcPr>
            <w:tcW w:w="2552" w:type="dxa"/>
            <w:tcBorders>
              <w:top w:val="nil"/>
              <w:left w:val="nil"/>
              <w:bottom w:val="nil"/>
              <w:right w:val="nil"/>
            </w:tcBorders>
            <w:shd w:val="clear" w:color="auto" w:fill="auto"/>
            <w:noWrap/>
            <w:hideMark/>
          </w:tcPr>
          <w:p w14:paraId="371FD5A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System design</w:t>
            </w:r>
          </w:p>
        </w:tc>
        <w:tc>
          <w:tcPr>
            <w:tcW w:w="4538" w:type="dxa"/>
            <w:gridSpan w:val="2"/>
            <w:tcBorders>
              <w:top w:val="nil"/>
              <w:left w:val="nil"/>
              <w:bottom w:val="nil"/>
              <w:right w:val="nil"/>
            </w:tcBorders>
            <w:shd w:val="clear" w:color="auto" w:fill="auto"/>
            <w:noWrap/>
            <w:hideMark/>
          </w:tcPr>
          <w:p w14:paraId="5B5349B8"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system,  oper,  cost,  control,  perform</w:t>
            </w:r>
          </w:p>
        </w:tc>
        <w:tc>
          <w:tcPr>
            <w:tcW w:w="1415" w:type="dxa"/>
            <w:tcBorders>
              <w:top w:val="nil"/>
              <w:left w:val="nil"/>
              <w:bottom w:val="nil"/>
              <w:right w:val="nil"/>
            </w:tcBorders>
            <w:shd w:val="clear" w:color="auto" w:fill="auto"/>
            <w:noWrap/>
            <w:hideMark/>
          </w:tcPr>
          <w:p w14:paraId="253FF59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3.7</w:t>
            </w:r>
          </w:p>
        </w:tc>
      </w:tr>
      <w:tr w:rsidR="00435256" w:rsidRPr="00435256" w14:paraId="4791DA5E" w14:textId="77777777" w:rsidTr="00D569C0">
        <w:trPr>
          <w:trHeight w:val="300"/>
        </w:trPr>
        <w:tc>
          <w:tcPr>
            <w:tcW w:w="567" w:type="dxa"/>
            <w:tcBorders>
              <w:top w:val="nil"/>
              <w:left w:val="nil"/>
              <w:bottom w:val="nil"/>
              <w:right w:val="nil"/>
            </w:tcBorders>
            <w:shd w:val="clear" w:color="auto" w:fill="auto"/>
            <w:noWrap/>
            <w:hideMark/>
          </w:tcPr>
          <w:p w14:paraId="6D5604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12</w:t>
            </w:r>
          </w:p>
        </w:tc>
        <w:tc>
          <w:tcPr>
            <w:tcW w:w="2552" w:type="dxa"/>
            <w:tcBorders>
              <w:top w:val="nil"/>
              <w:left w:val="nil"/>
              <w:bottom w:val="nil"/>
              <w:right w:val="nil"/>
            </w:tcBorders>
            <w:shd w:val="clear" w:color="auto" w:fill="auto"/>
            <w:noWrap/>
            <w:hideMark/>
          </w:tcPr>
          <w:p w14:paraId="17FAF69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Travel behaviour</w:t>
            </w:r>
          </w:p>
        </w:tc>
        <w:tc>
          <w:tcPr>
            <w:tcW w:w="4538" w:type="dxa"/>
            <w:gridSpan w:val="2"/>
            <w:tcBorders>
              <w:top w:val="nil"/>
              <w:left w:val="nil"/>
              <w:bottom w:val="nil"/>
              <w:right w:val="nil"/>
            </w:tcBorders>
            <w:shd w:val="clear" w:color="auto" w:fill="auto"/>
            <w:noWrap/>
            <w:hideMark/>
          </w:tcPr>
          <w:p w14:paraId="11D1C6C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travel,  mode,  choic,  car,  time</w:t>
            </w:r>
          </w:p>
        </w:tc>
        <w:tc>
          <w:tcPr>
            <w:tcW w:w="1415" w:type="dxa"/>
            <w:tcBorders>
              <w:top w:val="nil"/>
              <w:left w:val="nil"/>
              <w:bottom w:val="nil"/>
              <w:right w:val="nil"/>
            </w:tcBorders>
            <w:shd w:val="clear" w:color="auto" w:fill="auto"/>
            <w:noWrap/>
            <w:hideMark/>
          </w:tcPr>
          <w:p w14:paraId="37C2CF2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3.4</w:t>
            </w:r>
          </w:p>
        </w:tc>
      </w:tr>
      <w:tr w:rsidR="00435256" w:rsidRPr="00435256" w14:paraId="444312E2" w14:textId="77777777" w:rsidTr="00D569C0">
        <w:trPr>
          <w:trHeight w:val="300"/>
        </w:trPr>
        <w:tc>
          <w:tcPr>
            <w:tcW w:w="567" w:type="dxa"/>
            <w:tcBorders>
              <w:top w:val="nil"/>
              <w:left w:val="nil"/>
              <w:bottom w:val="nil"/>
              <w:right w:val="nil"/>
            </w:tcBorders>
            <w:shd w:val="clear" w:color="auto" w:fill="auto"/>
            <w:noWrap/>
            <w:hideMark/>
          </w:tcPr>
          <w:p w14:paraId="417321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13</w:t>
            </w:r>
          </w:p>
        </w:tc>
        <w:tc>
          <w:tcPr>
            <w:tcW w:w="2552" w:type="dxa"/>
            <w:tcBorders>
              <w:top w:val="nil"/>
              <w:left w:val="nil"/>
              <w:bottom w:val="nil"/>
              <w:right w:val="nil"/>
            </w:tcBorders>
            <w:shd w:val="clear" w:color="auto" w:fill="auto"/>
            <w:noWrap/>
            <w:hideMark/>
          </w:tcPr>
          <w:p w14:paraId="78E318F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Thermal comfort</w:t>
            </w:r>
          </w:p>
        </w:tc>
        <w:tc>
          <w:tcPr>
            <w:tcW w:w="4538" w:type="dxa"/>
            <w:gridSpan w:val="2"/>
            <w:tcBorders>
              <w:top w:val="nil"/>
              <w:left w:val="nil"/>
              <w:bottom w:val="nil"/>
              <w:right w:val="nil"/>
            </w:tcBorders>
            <w:shd w:val="clear" w:color="auto" w:fill="auto"/>
            <w:noWrap/>
            <w:hideMark/>
          </w:tcPr>
          <w:p w14:paraId="3B41C7D9"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thermal,  comfort,  temperatur,  indoor,  occup</w:t>
            </w:r>
          </w:p>
        </w:tc>
        <w:tc>
          <w:tcPr>
            <w:tcW w:w="1415" w:type="dxa"/>
            <w:tcBorders>
              <w:top w:val="nil"/>
              <w:left w:val="nil"/>
              <w:bottom w:val="nil"/>
              <w:right w:val="nil"/>
            </w:tcBorders>
            <w:shd w:val="clear" w:color="auto" w:fill="auto"/>
            <w:noWrap/>
            <w:hideMark/>
          </w:tcPr>
          <w:p w14:paraId="659C9D1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2BC200A" w14:textId="77777777" w:rsidTr="00D569C0">
        <w:trPr>
          <w:trHeight w:val="300"/>
        </w:trPr>
        <w:tc>
          <w:tcPr>
            <w:tcW w:w="567" w:type="dxa"/>
            <w:tcBorders>
              <w:top w:val="nil"/>
              <w:left w:val="nil"/>
              <w:bottom w:val="nil"/>
              <w:right w:val="nil"/>
            </w:tcBorders>
            <w:shd w:val="clear" w:color="auto" w:fill="auto"/>
            <w:noWrap/>
            <w:hideMark/>
          </w:tcPr>
          <w:p w14:paraId="5C38434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14</w:t>
            </w:r>
          </w:p>
        </w:tc>
        <w:tc>
          <w:tcPr>
            <w:tcW w:w="2552" w:type="dxa"/>
            <w:tcBorders>
              <w:top w:val="nil"/>
              <w:left w:val="nil"/>
              <w:bottom w:val="nil"/>
              <w:right w:val="nil"/>
            </w:tcBorders>
            <w:shd w:val="clear" w:color="auto" w:fill="auto"/>
            <w:noWrap/>
            <w:hideMark/>
          </w:tcPr>
          <w:p w14:paraId="757A49E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e-Vehicles</w:t>
            </w:r>
          </w:p>
        </w:tc>
        <w:tc>
          <w:tcPr>
            <w:tcW w:w="4538" w:type="dxa"/>
            <w:gridSpan w:val="2"/>
            <w:tcBorders>
              <w:top w:val="nil"/>
              <w:left w:val="nil"/>
              <w:bottom w:val="nil"/>
              <w:right w:val="nil"/>
            </w:tcBorders>
            <w:shd w:val="clear" w:color="auto" w:fill="auto"/>
            <w:noWrap/>
            <w:hideMark/>
          </w:tcPr>
          <w:p w14:paraId="6F71B22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vehicl,  electr,  fuel,  batteri,  power</w:t>
            </w:r>
          </w:p>
        </w:tc>
        <w:tc>
          <w:tcPr>
            <w:tcW w:w="1415" w:type="dxa"/>
            <w:tcBorders>
              <w:top w:val="nil"/>
              <w:left w:val="nil"/>
              <w:bottom w:val="nil"/>
              <w:right w:val="nil"/>
            </w:tcBorders>
            <w:shd w:val="clear" w:color="auto" w:fill="auto"/>
            <w:noWrap/>
            <w:hideMark/>
          </w:tcPr>
          <w:p w14:paraId="77CB710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F68DA56" w14:textId="77777777" w:rsidTr="00D569C0">
        <w:trPr>
          <w:trHeight w:val="300"/>
        </w:trPr>
        <w:tc>
          <w:tcPr>
            <w:tcW w:w="567" w:type="dxa"/>
            <w:tcBorders>
              <w:top w:val="nil"/>
              <w:left w:val="nil"/>
              <w:bottom w:val="nil"/>
              <w:right w:val="nil"/>
            </w:tcBorders>
            <w:shd w:val="clear" w:color="auto" w:fill="auto"/>
            <w:noWrap/>
            <w:hideMark/>
          </w:tcPr>
          <w:p w14:paraId="1625FB4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15</w:t>
            </w:r>
          </w:p>
        </w:tc>
        <w:tc>
          <w:tcPr>
            <w:tcW w:w="2552" w:type="dxa"/>
            <w:tcBorders>
              <w:top w:val="nil"/>
              <w:left w:val="nil"/>
              <w:bottom w:val="nil"/>
              <w:right w:val="nil"/>
            </w:tcBorders>
            <w:shd w:val="clear" w:color="auto" w:fill="auto"/>
            <w:noWrap/>
            <w:hideMark/>
          </w:tcPr>
          <w:p w14:paraId="4A256586"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Waste water</w:t>
            </w:r>
          </w:p>
        </w:tc>
        <w:tc>
          <w:tcPr>
            <w:tcW w:w="4538" w:type="dxa"/>
            <w:gridSpan w:val="2"/>
            <w:tcBorders>
              <w:top w:val="nil"/>
              <w:left w:val="nil"/>
              <w:bottom w:val="nil"/>
              <w:right w:val="nil"/>
            </w:tcBorders>
            <w:shd w:val="clear" w:color="auto" w:fill="auto"/>
            <w:noWrap/>
            <w:hideMark/>
          </w:tcPr>
          <w:p w14:paraId="17B4AF42"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treatment,  wastewat,  plant,  remov,  compost</w:t>
            </w:r>
          </w:p>
        </w:tc>
        <w:tc>
          <w:tcPr>
            <w:tcW w:w="1415" w:type="dxa"/>
            <w:tcBorders>
              <w:top w:val="nil"/>
              <w:left w:val="nil"/>
              <w:bottom w:val="nil"/>
              <w:right w:val="nil"/>
            </w:tcBorders>
            <w:shd w:val="clear" w:color="auto" w:fill="auto"/>
            <w:noWrap/>
            <w:hideMark/>
          </w:tcPr>
          <w:p w14:paraId="09B427D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2B57282B" w14:textId="77777777" w:rsidTr="00D569C0">
        <w:trPr>
          <w:trHeight w:val="300"/>
        </w:trPr>
        <w:tc>
          <w:tcPr>
            <w:tcW w:w="567" w:type="dxa"/>
            <w:tcBorders>
              <w:top w:val="nil"/>
              <w:left w:val="nil"/>
              <w:bottom w:val="nil"/>
              <w:right w:val="nil"/>
            </w:tcBorders>
            <w:shd w:val="clear" w:color="auto" w:fill="auto"/>
            <w:noWrap/>
            <w:hideMark/>
          </w:tcPr>
          <w:p w14:paraId="548D0BC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16</w:t>
            </w:r>
          </w:p>
        </w:tc>
        <w:tc>
          <w:tcPr>
            <w:tcW w:w="2552" w:type="dxa"/>
            <w:tcBorders>
              <w:top w:val="nil"/>
              <w:left w:val="nil"/>
              <w:bottom w:val="nil"/>
              <w:right w:val="nil"/>
            </w:tcBorders>
            <w:shd w:val="clear" w:color="auto" w:fill="auto"/>
            <w:noWrap/>
            <w:hideMark/>
          </w:tcPr>
          <w:p w14:paraId="4209B8C5"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Rail transit</w:t>
            </w:r>
          </w:p>
        </w:tc>
        <w:tc>
          <w:tcPr>
            <w:tcW w:w="4538" w:type="dxa"/>
            <w:gridSpan w:val="2"/>
            <w:tcBorders>
              <w:top w:val="nil"/>
              <w:left w:val="nil"/>
              <w:bottom w:val="nil"/>
              <w:right w:val="nil"/>
            </w:tcBorders>
            <w:shd w:val="clear" w:color="auto" w:fill="auto"/>
            <w:noWrap/>
            <w:hideMark/>
          </w:tcPr>
          <w:p w14:paraId="0A02317D"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transit,  rail,  station,  ridership,  access</w:t>
            </w:r>
          </w:p>
        </w:tc>
        <w:tc>
          <w:tcPr>
            <w:tcW w:w="1415" w:type="dxa"/>
            <w:tcBorders>
              <w:top w:val="nil"/>
              <w:left w:val="nil"/>
              <w:bottom w:val="nil"/>
              <w:right w:val="nil"/>
            </w:tcBorders>
            <w:shd w:val="clear" w:color="auto" w:fill="auto"/>
            <w:noWrap/>
            <w:hideMark/>
          </w:tcPr>
          <w:p w14:paraId="11314CAC"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0D61742A" w14:textId="77777777" w:rsidTr="00D569C0">
        <w:trPr>
          <w:trHeight w:val="300"/>
        </w:trPr>
        <w:tc>
          <w:tcPr>
            <w:tcW w:w="567" w:type="dxa"/>
            <w:tcBorders>
              <w:top w:val="nil"/>
              <w:left w:val="nil"/>
              <w:bottom w:val="nil"/>
              <w:right w:val="nil"/>
            </w:tcBorders>
            <w:shd w:val="clear" w:color="auto" w:fill="auto"/>
            <w:noWrap/>
            <w:hideMark/>
          </w:tcPr>
          <w:p w14:paraId="49ACD09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17</w:t>
            </w:r>
          </w:p>
        </w:tc>
        <w:tc>
          <w:tcPr>
            <w:tcW w:w="2552" w:type="dxa"/>
            <w:tcBorders>
              <w:top w:val="nil"/>
              <w:left w:val="nil"/>
              <w:bottom w:val="nil"/>
              <w:right w:val="nil"/>
            </w:tcBorders>
            <w:shd w:val="clear" w:color="auto" w:fill="auto"/>
            <w:noWrap/>
            <w:hideMark/>
          </w:tcPr>
          <w:p w14:paraId="05CBEC75"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Air quality</w:t>
            </w:r>
          </w:p>
        </w:tc>
        <w:tc>
          <w:tcPr>
            <w:tcW w:w="4538" w:type="dxa"/>
            <w:gridSpan w:val="2"/>
            <w:tcBorders>
              <w:top w:val="nil"/>
              <w:left w:val="nil"/>
              <w:bottom w:val="nil"/>
              <w:right w:val="nil"/>
            </w:tcBorders>
            <w:shd w:val="clear" w:color="auto" w:fill="auto"/>
            <w:noWrap/>
            <w:hideMark/>
          </w:tcPr>
          <w:p w14:paraId="7B3AFAAC"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air,  pollut,  ventil,  qualiti,  indoor</w:t>
            </w:r>
          </w:p>
        </w:tc>
        <w:tc>
          <w:tcPr>
            <w:tcW w:w="1415" w:type="dxa"/>
            <w:tcBorders>
              <w:top w:val="nil"/>
              <w:left w:val="nil"/>
              <w:bottom w:val="nil"/>
              <w:right w:val="nil"/>
            </w:tcBorders>
            <w:shd w:val="clear" w:color="auto" w:fill="auto"/>
            <w:noWrap/>
            <w:hideMark/>
          </w:tcPr>
          <w:p w14:paraId="20AFA534"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2.9</w:t>
            </w:r>
          </w:p>
        </w:tc>
      </w:tr>
      <w:tr w:rsidR="00435256" w:rsidRPr="00435256" w14:paraId="66143AEE" w14:textId="77777777" w:rsidTr="00D569C0">
        <w:trPr>
          <w:trHeight w:val="300"/>
        </w:trPr>
        <w:tc>
          <w:tcPr>
            <w:tcW w:w="567" w:type="dxa"/>
            <w:tcBorders>
              <w:top w:val="nil"/>
              <w:left w:val="nil"/>
              <w:bottom w:val="nil"/>
              <w:right w:val="nil"/>
            </w:tcBorders>
            <w:shd w:val="clear" w:color="auto" w:fill="auto"/>
            <w:noWrap/>
            <w:hideMark/>
          </w:tcPr>
          <w:p w14:paraId="6EB2328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c>
          <w:tcPr>
            <w:tcW w:w="2552" w:type="dxa"/>
            <w:tcBorders>
              <w:top w:val="nil"/>
              <w:left w:val="nil"/>
              <w:bottom w:val="nil"/>
              <w:right w:val="nil"/>
            </w:tcBorders>
            <w:shd w:val="clear" w:color="auto" w:fill="auto"/>
            <w:noWrap/>
            <w:hideMark/>
          </w:tcPr>
          <w:p w14:paraId="4549DCAE"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Climate change mitigation</w:t>
            </w:r>
          </w:p>
        </w:tc>
        <w:tc>
          <w:tcPr>
            <w:tcW w:w="4538" w:type="dxa"/>
            <w:gridSpan w:val="2"/>
            <w:tcBorders>
              <w:top w:val="nil"/>
              <w:left w:val="nil"/>
              <w:bottom w:val="nil"/>
              <w:right w:val="nil"/>
            </w:tcBorders>
            <w:shd w:val="clear" w:color="auto" w:fill="auto"/>
            <w:noWrap/>
            <w:hideMark/>
          </w:tcPr>
          <w:p w14:paraId="3DA3E57D"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climat,  chang,  mitig,  polici,  local</w:t>
            </w:r>
          </w:p>
        </w:tc>
        <w:tc>
          <w:tcPr>
            <w:tcW w:w="1415" w:type="dxa"/>
            <w:tcBorders>
              <w:top w:val="nil"/>
              <w:left w:val="nil"/>
              <w:bottom w:val="nil"/>
              <w:right w:val="nil"/>
            </w:tcBorders>
            <w:shd w:val="clear" w:color="auto" w:fill="auto"/>
            <w:noWrap/>
            <w:hideMark/>
          </w:tcPr>
          <w:p w14:paraId="53A7C3ED"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40061FB5" w14:textId="77777777" w:rsidTr="00D569C0">
        <w:trPr>
          <w:trHeight w:val="300"/>
        </w:trPr>
        <w:tc>
          <w:tcPr>
            <w:tcW w:w="567" w:type="dxa"/>
            <w:tcBorders>
              <w:top w:val="nil"/>
              <w:left w:val="nil"/>
              <w:bottom w:val="nil"/>
              <w:right w:val="nil"/>
            </w:tcBorders>
            <w:shd w:val="clear" w:color="auto" w:fill="auto"/>
            <w:noWrap/>
            <w:hideMark/>
          </w:tcPr>
          <w:p w14:paraId="3125A28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c>
          <w:tcPr>
            <w:tcW w:w="2552" w:type="dxa"/>
            <w:tcBorders>
              <w:top w:val="nil"/>
              <w:left w:val="nil"/>
              <w:bottom w:val="nil"/>
              <w:right w:val="nil"/>
            </w:tcBorders>
            <w:shd w:val="clear" w:color="auto" w:fill="auto"/>
            <w:noWrap/>
            <w:hideMark/>
          </w:tcPr>
          <w:p w14:paraId="0BD8649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Heating &amp; cooling systems</w:t>
            </w:r>
          </w:p>
        </w:tc>
        <w:tc>
          <w:tcPr>
            <w:tcW w:w="4538" w:type="dxa"/>
            <w:gridSpan w:val="2"/>
            <w:tcBorders>
              <w:top w:val="nil"/>
              <w:left w:val="nil"/>
              <w:bottom w:val="nil"/>
              <w:right w:val="nil"/>
            </w:tcBorders>
            <w:shd w:val="clear" w:color="auto" w:fill="auto"/>
            <w:noWrap/>
            <w:hideMark/>
          </w:tcPr>
          <w:p w14:paraId="0796D48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heat,  hous,  pump,  cool,  district</w:t>
            </w:r>
          </w:p>
        </w:tc>
        <w:tc>
          <w:tcPr>
            <w:tcW w:w="1415" w:type="dxa"/>
            <w:tcBorders>
              <w:top w:val="nil"/>
              <w:left w:val="nil"/>
              <w:bottom w:val="nil"/>
              <w:right w:val="nil"/>
            </w:tcBorders>
            <w:shd w:val="clear" w:color="auto" w:fill="auto"/>
            <w:noWrap/>
            <w:hideMark/>
          </w:tcPr>
          <w:p w14:paraId="40636428"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27B8A1C4" w14:textId="77777777" w:rsidTr="00D569C0">
        <w:trPr>
          <w:trHeight w:val="300"/>
        </w:trPr>
        <w:tc>
          <w:tcPr>
            <w:tcW w:w="567" w:type="dxa"/>
            <w:tcBorders>
              <w:top w:val="nil"/>
              <w:left w:val="nil"/>
              <w:bottom w:val="nil"/>
              <w:right w:val="nil"/>
            </w:tcBorders>
            <w:shd w:val="clear" w:color="auto" w:fill="auto"/>
            <w:noWrap/>
            <w:hideMark/>
          </w:tcPr>
          <w:p w14:paraId="45FB40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20</w:t>
            </w:r>
          </w:p>
        </w:tc>
        <w:tc>
          <w:tcPr>
            <w:tcW w:w="2552" w:type="dxa"/>
            <w:tcBorders>
              <w:top w:val="nil"/>
              <w:left w:val="nil"/>
              <w:bottom w:val="nil"/>
              <w:right w:val="nil"/>
            </w:tcBorders>
            <w:shd w:val="clear" w:color="auto" w:fill="auto"/>
            <w:noWrap/>
            <w:hideMark/>
          </w:tcPr>
          <w:p w14:paraId="52D49EF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Transport services &amp; provisioning</w:t>
            </w:r>
          </w:p>
        </w:tc>
        <w:tc>
          <w:tcPr>
            <w:tcW w:w="4538" w:type="dxa"/>
            <w:gridSpan w:val="2"/>
            <w:tcBorders>
              <w:top w:val="nil"/>
              <w:left w:val="nil"/>
              <w:bottom w:val="nil"/>
              <w:right w:val="nil"/>
            </w:tcBorders>
            <w:shd w:val="clear" w:color="auto" w:fill="auto"/>
            <w:noWrap/>
            <w:hideMark/>
          </w:tcPr>
          <w:p w14:paraId="41E25F3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servic,  ecosystem,  oper,  public,  provid</w:t>
            </w:r>
          </w:p>
        </w:tc>
        <w:tc>
          <w:tcPr>
            <w:tcW w:w="1415" w:type="dxa"/>
            <w:tcBorders>
              <w:top w:val="nil"/>
              <w:left w:val="nil"/>
              <w:bottom w:val="nil"/>
              <w:right w:val="nil"/>
            </w:tcBorders>
            <w:shd w:val="clear" w:color="auto" w:fill="auto"/>
            <w:noWrap/>
            <w:hideMark/>
          </w:tcPr>
          <w:p w14:paraId="246A93E6"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r>
      <w:tr w:rsidR="00435256" w:rsidRPr="00435256" w14:paraId="4A1252A7" w14:textId="77777777" w:rsidTr="00D569C0">
        <w:trPr>
          <w:trHeight w:val="300"/>
        </w:trPr>
        <w:tc>
          <w:tcPr>
            <w:tcW w:w="567" w:type="dxa"/>
            <w:tcBorders>
              <w:top w:val="nil"/>
              <w:left w:val="nil"/>
              <w:bottom w:val="nil"/>
              <w:right w:val="nil"/>
            </w:tcBorders>
            <w:shd w:val="clear" w:color="auto" w:fill="auto"/>
            <w:noWrap/>
            <w:hideMark/>
          </w:tcPr>
          <w:p w14:paraId="7122B36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21</w:t>
            </w:r>
          </w:p>
        </w:tc>
        <w:tc>
          <w:tcPr>
            <w:tcW w:w="2552" w:type="dxa"/>
            <w:tcBorders>
              <w:top w:val="nil"/>
              <w:left w:val="nil"/>
              <w:bottom w:val="nil"/>
              <w:right w:val="nil"/>
            </w:tcBorders>
            <w:shd w:val="clear" w:color="auto" w:fill="auto"/>
            <w:noWrap/>
            <w:hideMark/>
          </w:tcPr>
          <w:p w14:paraId="5B49FA3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Car parking</w:t>
            </w:r>
          </w:p>
        </w:tc>
        <w:tc>
          <w:tcPr>
            <w:tcW w:w="4538" w:type="dxa"/>
            <w:gridSpan w:val="2"/>
            <w:tcBorders>
              <w:top w:val="nil"/>
              <w:left w:val="nil"/>
              <w:bottom w:val="nil"/>
              <w:right w:val="nil"/>
            </w:tcBorders>
            <w:shd w:val="clear" w:color="auto" w:fill="auto"/>
            <w:noWrap/>
            <w:hideMark/>
          </w:tcPr>
          <w:p w14:paraId="4010206A"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park,  space,  car,  price,  polici</w:t>
            </w:r>
          </w:p>
        </w:tc>
        <w:tc>
          <w:tcPr>
            <w:tcW w:w="1415" w:type="dxa"/>
            <w:tcBorders>
              <w:top w:val="nil"/>
              <w:left w:val="nil"/>
              <w:bottom w:val="nil"/>
              <w:right w:val="nil"/>
            </w:tcBorders>
            <w:shd w:val="clear" w:color="auto" w:fill="auto"/>
            <w:noWrap/>
            <w:hideMark/>
          </w:tcPr>
          <w:p w14:paraId="45B84A9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r>
      <w:tr w:rsidR="00435256" w:rsidRPr="00435256" w14:paraId="39E93813" w14:textId="77777777" w:rsidTr="00D569C0">
        <w:trPr>
          <w:trHeight w:val="300"/>
        </w:trPr>
        <w:tc>
          <w:tcPr>
            <w:tcW w:w="567" w:type="dxa"/>
            <w:tcBorders>
              <w:top w:val="nil"/>
              <w:left w:val="nil"/>
              <w:bottom w:val="nil"/>
              <w:right w:val="nil"/>
            </w:tcBorders>
            <w:shd w:val="clear" w:color="auto" w:fill="auto"/>
            <w:noWrap/>
            <w:hideMark/>
          </w:tcPr>
          <w:p w14:paraId="3BF9BBA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22</w:t>
            </w:r>
          </w:p>
        </w:tc>
        <w:tc>
          <w:tcPr>
            <w:tcW w:w="2552" w:type="dxa"/>
            <w:tcBorders>
              <w:top w:val="nil"/>
              <w:left w:val="nil"/>
              <w:bottom w:val="nil"/>
              <w:right w:val="nil"/>
            </w:tcBorders>
            <w:shd w:val="clear" w:color="auto" w:fill="auto"/>
            <w:noWrap/>
            <w:hideMark/>
          </w:tcPr>
          <w:p w14:paraId="76A1514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Bus rapid transit</w:t>
            </w:r>
          </w:p>
        </w:tc>
        <w:tc>
          <w:tcPr>
            <w:tcW w:w="4538" w:type="dxa"/>
            <w:gridSpan w:val="2"/>
            <w:tcBorders>
              <w:top w:val="nil"/>
              <w:left w:val="nil"/>
              <w:bottom w:val="nil"/>
              <w:right w:val="nil"/>
            </w:tcBorders>
            <w:shd w:val="clear" w:color="auto" w:fill="auto"/>
            <w:noWrap/>
            <w:hideMark/>
          </w:tcPr>
          <w:p w14:paraId="25B81FE8"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bus,  brt,  buse,  rout,  stop</w:t>
            </w:r>
          </w:p>
        </w:tc>
        <w:tc>
          <w:tcPr>
            <w:tcW w:w="1415" w:type="dxa"/>
            <w:tcBorders>
              <w:top w:val="nil"/>
              <w:left w:val="nil"/>
              <w:bottom w:val="nil"/>
              <w:right w:val="nil"/>
            </w:tcBorders>
            <w:shd w:val="clear" w:color="auto" w:fill="auto"/>
            <w:noWrap/>
            <w:hideMark/>
          </w:tcPr>
          <w:p w14:paraId="23ACDEB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65212F54" w14:textId="77777777" w:rsidTr="00D569C0">
        <w:trPr>
          <w:trHeight w:val="300"/>
        </w:trPr>
        <w:tc>
          <w:tcPr>
            <w:tcW w:w="567" w:type="dxa"/>
            <w:tcBorders>
              <w:top w:val="nil"/>
              <w:left w:val="nil"/>
              <w:bottom w:val="nil"/>
              <w:right w:val="nil"/>
            </w:tcBorders>
            <w:shd w:val="clear" w:color="auto" w:fill="auto"/>
            <w:noWrap/>
            <w:hideMark/>
          </w:tcPr>
          <w:p w14:paraId="4318F4B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c>
          <w:tcPr>
            <w:tcW w:w="2552" w:type="dxa"/>
            <w:tcBorders>
              <w:top w:val="nil"/>
              <w:left w:val="nil"/>
              <w:bottom w:val="nil"/>
              <w:right w:val="nil"/>
            </w:tcBorders>
            <w:shd w:val="clear" w:color="auto" w:fill="auto"/>
            <w:noWrap/>
            <w:hideMark/>
          </w:tcPr>
          <w:p w14:paraId="2F70D2B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Household recycling</w:t>
            </w:r>
          </w:p>
        </w:tc>
        <w:tc>
          <w:tcPr>
            <w:tcW w:w="4538" w:type="dxa"/>
            <w:gridSpan w:val="2"/>
            <w:tcBorders>
              <w:top w:val="nil"/>
              <w:left w:val="nil"/>
              <w:bottom w:val="nil"/>
              <w:right w:val="nil"/>
            </w:tcBorders>
            <w:shd w:val="clear" w:color="auto" w:fill="auto"/>
            <w:noWrap/>
            <w:hideMark/>
          </w:tcPr>
          <w:p w14:paraId="1650A634"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recycl,  household,  collect,  materi,  program</w:t>
            </w:r>
          </w:p>
        </w:tc>
        <w:tc>
          <w:tcPr>
            <w:tcW w:w="1415" w:type="dxa"/>
            <w:tcBorders>
              <w:top w:val="nil"/>
              <w:left w:val="nil"/>
              <w:bottom w:val="nil"/>
              <w:right w:val="nil"/>
            </w:tcBorders>
            <w:shd w:val="clear" w:color="auto" w:fill="auto"/>
            <w:noWrap/>
            <w:hideMark/>
          </w:tcPr>
          <w:p w14:paraId="2F04C5B3"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73F68FAD" w14:textId="77777777" w:rsidTr="00D569C0">
        <w:trPr>
          <w:trHeight w:val="300"/>
        </w:trPr>
        <w:tc>
          <w:tcPr>
            <w:tcW w:w="567" w:type="dxa"/>
            <w:tcBorders>
              <w:top w:val="nil"/>
              <w:left w:val="nil"/>
              <w:bottom w:val="nil"/>
              <w:right w:val="nil"/>
            </w:tcBorders>
            <w:shd w:val="clear" w:color="auto" w:fill="auto"/>
            <w:noWrap/>
            <w:hideMark/>
          </w:tcPr>
          <w:p w14:paraId="4521986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c>
          <w:tcPr>
            <w:tcW w:w="2552" w:type="dxa"/>
            <w:tcBorders>
              <w:top w:val="nil"/>
              <w:left w:val="nil"/>
              <w:bottom w:val="nil"/>
              <w:right w:val="nil"/>
            </w:tcBorders>
            <w:shd w:val="clear" w:color="auto" w:fill="auto"/>
            <w:noWrap/>
            <w:hideMark/>
          </w:tcPr>
          <w:p w14:paraId="34E0C76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Road tolls</w:t>
            </w:r>
          </w:p>
        </w:tc>
        <w:tc>
          <w:tcPr>
            <w:tcW w:w="4538" w:type="dxa"/>
            <w:gridSpan w:val="2"/>
            <w:tcBorders>
              <w:top w:val="nil"/>
              <w:left w:val="nil"/>
              <w:bottom w:val="nil"/>
              <w:right w:val="nil"/>
            </w:tcBorders>
            <w:shd w:val="clear" w:color="auto" w:fill="auto"/>
            <w:noWrap/>
            <w:hideMark/>
          </w:tcPr>
          <w:p w14:paraId="2E4E199A"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toll,  lane,  road,  traffic,  congest</w:t>
            </w:r>
          </w:p>
        </w:tc>
        <w:tc>
          <w:tcPr>
            <w:tcW w:w="1415" w:type="dxa"/>
            <w:tcBorders>
              <w:top w:val="nil"/>
              <w:left w:val="nil"/>
              <w:bottom w:val="nil"/>
              <w:right w:val="nil"/>
            </w:tcBorders>
            <w:shd w:val="clear" w:color="auto" w:fill="auto"/>
            <w:noWrap/>
            <w:hideMark/>
          </w:tcPr>
          <w:p w14:paraId="0538ED5C"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213258E7" w14:textId="77777777" w:rsidTr="00D569C0">
        <w:trPr>
          <w:trHeight w:val="315"/>
        </w:trPr>
        <w:tc>
          <w:tcPr>
            <w:tcW w:w="567" w:type="dxa"/>
            <w:tcBorders>
              <w:top w:val="nil"/>
              <w:left w:val="nil"/>
              <w:bottom w:val="nil"/>
              <w:right w:val="nil"/>
            </w:tcBorders>
            <w:shd w:val="clear" w:color="auto" w:fill="auto"/>
            <w:noWrap/>
            <w:hideMark/>
          </w:tcPr>
          <w:p w14:paraId="54F2D4F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25</w:t>
            </w:r>
          </w:p>
        </w:tc>
        <w:tc>
          <w:tcPr>
            <w:tcW w:w="2552" w:type="dxa"/>
            <w:tcBorders>
              <w:top w:val="nil"/>
              <w:left w:val="nil"/>
              <w:bottom w:val="nil"/>
              <w:right w:val="nil"/>
            </w:tcBorders>
            <w:shd w:val="clear" w:color="auto" w:fill="auto"/>
            <w:noWrap/>
            <w:hideMark/>
          </w:tcPr>
          <w:p w14:paraId="02E0B79D"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Charging stations</w:t>
            </w:r>
          </w:p>
        </w:tc>
        <w:tc>
          <w:tcPr>
            <w:tcW w:w="4538" w:type="dxa"/>
            <w:gridSpan w:val="2"/>
            <w:tcBorders>
              <w:top w:val="nil"/>
              <w:left w:val="nil"/>
              <w:bottom w:val="nil"/>
              <w:right w:val="nil"/>
            </w:tcBorders>
            <w:shd w:val="clear" w:color="auto" w:fill="auto"/>
            <w:noWrap/>
            <w:hideMark/>
          </w:tcPr>
          <w:p w14:paraId="01F0B82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charg,  station,  congest,  ev,  scheme</w:t>
            </w:r>
          </w:p>
        </w:tc>
        <w:tc>
          <w:tcPr>
            <w:tcW w:w="1415" w:type="dxa"/>
            <w:tcBorders>
              <w:top w:val="nil"/>
              <w:left w:val="nil"/>
              <w:bottom w:val="nil"/>
              <w:right w:val="nil"/>
            </w:tcBorders>
            <w:shd w:val="clear" w:color="auto" w:fill="auto"/>
            <w:noWrap/>
            <w:hideMark/>
          </w:tcPr>
          <w:p w14:paraId="0AD4CFBE"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5809F3F7" w14:textId="77777777" w:rsidTr="00D569C0">
        <w:trPr>
          <w:trHeight w:val="300"/>
        </w:trPr>
        <w:tc>
          <w:tcPr>
            <w:tcW w:w="567" w:type="dxa"/>
            <w:tcBorders>
              <w:top w:val="nil"/>
              <w:left w:val="nil"/>
              <w:right w:val="nil"/>
            </w:tcBorders>
            <w:shd w:val="clear" w:color="auto" w:fill="auto"/>
            <w:noWrap/>
            <w:hideMark/>
          </w:tcPr>
          <w:p w14:paraId="238960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26</w:t>
            </w:r>
          </w:p>
        </w:tc>
        <w:tc>
          <w:tcPr>
            <w:tcW w:w="2552" w:type="dxa"/>
            <w:tcBorders>
              <w:top w:val="nil"/>
              <w:left w:val="nil"/>
              <w:right w:val="nil"/>
            </w:tcBorders>
            <w:shd w:val="clear" w:color="auto" w:fill="auto"/>
            <w:noWrap/>
            <w:hideMark/>
          </w:tcPr>
          <w:p w14:paraId="684A6959"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Building water use</w:t>
            </w:r>
          </w:p>
        </w:tc>
        <w:tc>
          <w:tcPr>
            <w:tcW w:w="4538" w:type="dxa"/>
            <w:gridSpan w:val="2"/>
            <w:tcBorders>
              <w:top w:val="nil"/>
              <w:left w:val="nil"/>
              <w:right w:val="nil"/>
            </w:tcBorders>
            <w:shd w:val="clear" w:color="auto" w:fill="auto"/>
            <w:noWrap/>
            <w:hideMark/>
          </w:tcPr>
          <w:p w14:paraId="09B870E6"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water,  suppli,  hot,  solar,  heater</w:t>
            </w:r>
          </w:p>
        </w:tc>
        <w:tc>
          <w:tcPr>
            <w:tcW w:w="1415" w:type="dxa"/>
            <w:tcBorders>
              <w:top w:val="nil"/>
              <w:left w:val="nil"/>
              <w:right w:val="nil"/>
            </w:tcBorders>
            <w:shd w:val="clear" w:color="auto" w:fill="auto"/>
            <w:noWrap/>
            <w:hideMark/>
          </w:tcPr>
          <w:p w14:paraId="03CFDACF"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r w:rsidR="00435256" w:rsidRPr="00435256" w14:paraId="26FFABA4" w14:textId="77777777" w:rsidTr="00D569C0">
        <w:trPr>
          <w:trHeight w:val="300"/>
        </w:trPr>
        <w:tc>
          <w:tcPr>
            <w:tcW w:w="567" w:type="dxa"/>
            <w:tcBorders>
              <w:top w:val="nil"/>
              <w:left w:val="nil"/>
              <w:bottom w:val="single" w:sz="4" w:space="0" w:color="auto"/>
              <w:right w:val="nil"/>
            </w:tcBorders>
            <w:shd w:val="clear" w:color="auto" w:fill="auto"/>
            <w:noWrap/>
            <w:hideMark/>
          </w:tcPr>
          <w:p w14:paraId="10E1307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c>
          <w:tcPr>
            <w:tcW w:w="2552" w:type="dxa"/>
            <w:tcBorders>
              <w:top w:val="nil"/>
              <w:left w:val="nil"/>
              <w:bottom w:val="single" w:sz="4" w:space="0" w:color="auto"/>
              <w:right w:val="nil"/>
            </w:tcBorders>
            <w:shd w:val="clear" w:color="auto" w:fill="auto"/>
            <w:noWrap/>
            <w:hideMark/>
          </w:tcPr>
          <w:p w14:paraId="2A0DD226"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Cycling</w:t>
            </w:r>
          </w:p>
        </w:tc>
        <w:tc>
          <w:tcPr>
            <w:tcW w:w="4538" w:type="dxa"/>
            <w:gridSpan w:val="2"/>
            <w:tcBorders>
              <w:top w:val="nil"/>
              <w:left w:val="nil"/>
              <w:bottom w:val="single" w:sz="4" w:space="0" w:color="auto"/>
              <w:right w:val="nil"/>
            </w:tcBorders>
            <w:shd w:val="clear" w:color="auto" w:fill="auto"/>
            <w:noWrap/>
            <w:hideMark/>
          </w:tcPr>
          <w:p w14:paraId="6F43D21F"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bicycl,  cycl,  cyclist,  pedestrian,  lane</w:t>
            </w:r>
          </w:p>
        </w:tc>
        <w:tc>
          <w:tcPr>
            <w:tcW w:w="1415" w:type="dxa"/>
            <w:tcBorders>
              <w:top w:val="nil"/>
              <w:left w:val="nil"/>
              <w:bottom w:val="single" w:sz="4" w:space="0" w:color="auto"/>
              <w:right w:val="nil"/>
            </w:tcBorders>
            <w:shd w:val="clear" w:color="auto" w:fill="auto"/>
            <w:noWrap/>
            <w:hideMark/>
          </w:tcPr>
          <w:p w14:paraId="17E0D2B2"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bl>
    <w:p w14:paraId="70754C9F" w14:textId="77777777" w:rsidR="00435256" w:rsidRDefault="00435256" w:rsidP="00BA457F">
      <w:pPr>
        <w:pStyle w:val="Caption"/>
        <w:rPr>
          <w:b/>
          <w:sz w:val="20"/>
          <w:lang w:val="en-GB"/>
        </w:rPr>
      </w:pPr>
    </w:p>
    <w:p w14:paraId="041C5CB0" w14:textId="44A3757B" w:rsidR="00BA457F" w:rsidRPr="00762040" w:rsidRDefault="00BA457F" w:rsidP="00BA457F">
      <w:pPr>
        <w:pStyle w:val="Caption"/>
        <w:rPr>
          <w:sz w:val="20"/>
          <w:lang w:val="en-GB"/>
        </w:rPr>
      </w:pPr>
      <w:r w:rsidRPr="00762040">
        <w:rPr>
          <w:b/>
          <w:sz w:val="20"/>
          <w:lang w:val="en-GB"/>
        </w:rPr>
        <w:t xml:space="preserve">Table </w:t>
      </w:r>
      <w:r w:rsidRPr="00762040">
        <w:rPr>
          <w:b/>
          <w:sz w:val="20"/>
        </w:rPr>
        <w:fldChar w:fldCharType="begin"/>
      </w:r>
      <w:r w:rsidRPr="00762040">
        <w:rPr>
          <w:b/>
          <w:sz w:val="20"/>
          <w:lang w:val="en-GB"/>
        </w:rPr>
        <w:instrText xml:space="preserve"> SEQ Table \* ARABIC </w:instrText>
      </w:r>
      <w:r w:rsidRPr="00762040">
        <w:rPr>
          <w:b/>
          <w:sz w:val="20"/>
        </w:rPr>
        <w:fldChar w:fldCharType="separate"/>
      </w:r>
      <w:r w:rsidRPr="00762040">
        <w:rPr>
          <w:b/>
          <w:noProof/>
          <w:sz w:val="20"/>
          <w:lang w:val="en-GB"/>
        </w:rPr>
        <w:t>1</w:t>
      </w:r>
      <w:r w:rsidRPr="00762040">
        <w:rPr>
          <w:b/>
          <w:sz w:val="20"/>
        </w:rPr>
        <w:fldChar w:fldCharType="end"/>
      </w:r>
      <w:r w:rsidRPr="00762040">
        <w:rPr>
          <w:b/>
          <w:sz w:val="20"/>
          <w:lang w:val="en-GB"/>
        </w:rPr>
        <w:t>: List of topics and their keywords</w:t>
      </w:r>
      <w:ins w:id="1104" w:author="William Lamb" w:date="2017-10-24T15:04:00Z">
        <w:r w:rsidR="006A1740">
          <w:rPr>
            <w:b/>
            <w:sz w:val="20"/>
            <w:lang w:val="en-GB"/>
          </w:rPr>
          <w:t xml:space="preserve"> generated by the automatic content analysis</w:t>
        </w:r>
      </w:ins>
      <w:r w:rsidR="00670781" w:rsidRPr="00762040">
        <w:rPr>
          <w:sz w:val="20"/>
          <w:lang w:val="en-GB"/>
        </w:rPr>
        <w:t xml:space="preserve">. </w:t>
      </w:r>
      <w:del w:id="1105" w:author="William Lamb" w:date="2017-10-24T15:04:00Z">
        <w:r w:rsidR="00670781" w:rsidRPr="00762040" w:rsidDel="006A1740">
          <w:rPr>
            <w:sz w:val="20"/>
            <w:lang w:val="en-GB"/>
          </w:rPr>
          <w:delText xml:space="preserve">Topics are estimated based on the systematic co-occurrence of words within document abstracts using non-negative matrix factorisation </w:delText>
        </w:r>
        <w:r w:rsidR="00670781" w:rsidRPr="00762040" w:rsidDel="006A1740">
          <w:rPr>
            <w:sz w:val="20"/>
            <w:lang w:val="en-GB"/>
          </w:rPr>
          <w:fldChar w:fldCharType="begin" w:fldLock="1"/>
        </w:r>
        <w:r w:rsidR="00E021B6" w:rsidDel="006A1740">
          <w:rPr>
            <w:sz w:val="20"/>
            <w:lang w:val="en-GB"/>
          </w:rPr>
          <w:del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"[40]", "plainTextFormattedCitation" : "[40]", "previouslyFormattedCitation" : "[40]" }, "properties" : { "noteIndex" : 0 }, "schema" : "https://github.com/citation-style-language/schema/raw/master/csl-citation.json" }</w:delInstrText>
        </w:r>
        <w:r w:rsidR="00670781" w:rsidRPr="00762040" w:rsidDel="006A1740">
          <w:rPr>
            <w:sz w:val="20"/>
            <w:lang w:val="en-GB"/>
          </w:rPr>
          <w:fldChar w:fldCharType="separate"/>
        </w:r>
        <w:r w:rsidR="003002DF" w:rsidRPr="003002DF" w:rsidDel="006A1740">
          <w:rPr>
            <w:i w:val="0"/>
            <w:noProof/>
            <w:sz w:val="20"/>
            <w:lang w:val="en-GB"/>
          </w:rPr>
          <w:delText>[40]</w:delText>
        </w:r>
        <w:r w:rsidR="00670781" w:rsidRPr="00762040" w:rsidDel="006A1740">
          <w:rPr>
            <w:sz w:val="20"/>
            <w:lang w:val="en-GB"/>
          </w:rPr>
          <w:fldChar w:fldCharType="end"/>
        </w:r>
        <w:r w:rsidR="00670781" w:rsidRPr="00762040" w:rsidDel="006A1740">
          <w:rPr>
            <w:sz w:val="20"/>
            <w:lang w:val="en-GB"/>
          </w:rPr>
          <w:delText xml:space="preserve">. </w:delText>
        </w:r>
      </w:del>
      <w:r w:rsidR="00670781" w:rsidRPr="00762040">
        <w:rPr>
          <w:sz w:val="20"/>
          <w:lang w:val="en-GB"/>
        </w:rPr>
        <w:t xml:space="preserve">Each topic consists of a series of keywords (stemmed to capture multiple word variations), a topic name (assigned by us on manual inspection of keywords and correlated documents), and a marginal </w:t>
      </w:r>
      <w:r w:rsidR="005456AF" w:rsidRPr="00762040">
        <w:rPr>
          <w:sz w:val="20"/>
          <w:lang w:val="en-GB"/>
        </w:rPr>
        <w:t xml:space="preserve">topic </w:t>
      </w:r>
      <w:r w:rsidR="00670781" w:rsidRPr="00762040">
        <w:rPr>
          <w:sz w:val="20"/>
          <w:lang w:val="en-GB"/>
        </w:rPr>
        <w:t xml:space="preserve">distribution (describing the percentage of the </w:t>
      </w:r>
      <w:del w:id="1106" w:author="William Lamb" w:date="2017-10-24T15:04:00Z">
        <w:r w:rsidR="00670781" w:rsidRPr="00762040" w:rsidDel="006A1740">
          <w:rPr>
            <w:sz w:val="20"/>
            <w:lang w:val="en-GB"/>
          </w:rPr>
          <w:delText xml:space="preserve">corpus </w:delText>
        </w:r>
      </w:del>
      <w:ins w:id="1107" w:author="William Lamb" w:date="2017-10-24T15:04:00Z">
        <w:r w:rsidR="006A1740">
          <w:rPr>
            <w:sz w:val="20"/>
            <w:lang w:val="en-GB"/>
          </w:rPr>
          <w:t>document set</w:t>
        </w:r>
        <w:r w:rsidR="006A1740" w:rsidRPr="00762040">
          <w:rPr>
            <w:sz w:val="20"/>
            <w:lang w:val="en-GB"/>
          </w:rPr>
          <w:t xml:space="preserve"> </w:t>
        </w:r>
      </w:ins>
      <w:ins w:id="1108" w:author="William Lamb" w:date="2017-10-24T15:05:00Z">
        <w:r w:rsidR="006A1740">
          <w:rPr>
            <w:sz w:val="20"/>
            <w:lang w:val="en-GB"/>
          </w:rPr>
          <w:t xml:space="preserve">where this </w:t>
        </w:r>
      </w:ins>
      <w:del w:id="1109" w:author="William Lamb" w:date="2017-10-24T15:05:00Z">
        <w:r w:rsidR="00670781" w:rsidRPr="00762040" w:rsidDel="006A1740">
          <w:rPr>
            <w:sz w:val="20"/>
            <w:lang w:val="en-GB"/>
          </w:rPr>
          <w:delText xml:space="preserve">represented by a </w:delText>
        </w:r>
      </w:del>
      <w:r w:rsidR="00670781" w:rsidRPr="00762040">
        <w:rPr>
          <w:sz w:val="20"/>
          <w:lang w:val="en-GB"/>
        </w:rPr>
        <w:t>topic</w:t>
      </w:r>
      <w:ins w:id="1110" w:author="William Lamb" w:date="2017-10-24T15:05:00Z">
        <w:r w:rsidR="006A1740">
          <w:rPr>
            <w:sz w:val="20"/>
            <w:lang w:val="en-GB"/>
          </w:rPr>
          <w:t xml:space="preserve"> is found</w:t>
        </w:r>
      </w:ins>
      <w:r w:rsidR="00670781" w:rsidRPr="00762040">
        <w:rPr>
          <w:sz w:val="20"/>
          <w:lang w:val="en-GB"/>
        </w:rPr>
        <w:t xml:space="preserve">). </w:t>
      </w:r>
      <w:del w:id="1111" w:author="William Lamb" w:date="2017-10-24T15:05:00Z">
        <w:r w:rsidR="00762040" w:rsidDel="006A1740">
          <w:rPr>
            <w:sz w:val="20"/>
            <w:lang w:val="en-GB"/>
          </w:rPr>
          <w:delText>Each document may consist of multiple topics, hence topics are correlated to one another (Figure 3), and</w:delText>
        </w:r>
      </w:del>
      <w:ins w:id="1112" w:author="William Lamb" w:date="2017-10-24T15:05:00Z">
        <w:r w:rsidR="006A1740">
          <w:rPr>
            <w:sz w:val="20"/>
            <w:lang w:val="en-GB"/>
          </w:rPr>
          <w:t>Topics</w:t>
        </w:r>
      </w:ins>
      <w:r w:rsidR="00762040">
        <w:rPr>
          <w:sz w:val="20"/>
          <w:lang w:val="en-GB"/>
        </w:rPr>
        <w:t xml:space="preserve"> may be </w:t>
      </w:r>
      <w:del w:id="1113" w:author="William Lamb" w:date="2017-10-25T10:56:00Z">
        <w:r w:rsidR="00762040" w:rsidDel="00C60D4C">
          <w:rPr>
            <w:sz w:val="20"/>
            <w:lang w:val="en-GB"/>
          </w:rPr>
          <w:delText xml:space="preserve">highly </w:delText>
        </w:r>
      </w:del>
      <w:r w:rsidR="00762040">
        <w:rPr>
          <w:sz w:val="20"/>
          <w:lang w:val="en-GB"/>
        </w:rPr>
        <w:t xml:space="preserve">similar in some cases owing to different nomenclature within the same </w:t>
      </w:r>
      <w:r w:rsidR="00E10A08">
        <w:rPr>
          <w:sz w:val="20"/>
          <w:lang w:val="en-GB"/>
        </w:rPr>
        <w:t xml:space="preserve">subject area </w:t>
      </w:r>
      <w:r w:rsidR="00762040">
        <w:rPr>
          <w:sz w:val="20"/>
          <w:lang w:val="en-GB"/>
        </w:rPr>
        <w:t xml:space="preserve">(e.g. </w:t>
      </w:r>
      <w:del w:id="1114" w:author="William Lamb" w:date="2017-10-24T15:06:00Z">
        <w:r w:rsidR="00762040" w:rsidDel="006A1740">
          <w:rPr>
            <w:sz w:val="20"/>
            <w:lang w:val="en-GB"/>
          </w:rPr>
          <w:delText>bus rapid transit vs. bus services</w:delText>
        </w:r>
      </w:del>
      <w:ins w:id="1115" w:author="William Lamb" w:date="2017-10-24T15:06:00Z">
        <w:r w:rsidR="006A1740">
          <w:rPr>
            <w:sz w:val="20"/>
            <w:lang w:val="en-GB"/>
          </w:rPr>
          <w:t>congestion charging vs. road tolls</w:t>
        </w:r>
      </w:ins>
      <w:r w:rsidR="00762040">
        <w:rPr>
          <w:sz w:val="20"/>
          <w:lang w:val="en-GB"/>
        </w:rPr>
        <w:t>).</w:t>
      </w:r>
    </w:p>
    <w:p w14:paraId="3793B021" w14:textId="2932ABC1" w:rsidR="00F059B0" w:rsidRDefault="00365DB0">
      <w:pPr>
        <w:rPr>
          <w:ins w:id="1116" w:author="William Lamb" w:date="2017-10-25T14:48:00Z"/>
          <w:lang w:val="en-US"/>
        </w:rPr>
      </w:pPr>
      <w:ins w:id="1117" w:author="William Lamb" w:date="2017-10-25T14:35:00Z">
        <w:r>
          <w:rPr>
            <w:lang w:val="en-US"/>
          </w:rPr>
          <w:t xml:space="preserve">A useful way to visualize and interpret these results is via a correlation network, showing the propensity for topics to occur together within documents (Figure 3). As </w:t>
        </w:r>
      </w:ins>
      <w:ins w:id="1118" w:author="William Lamb" w:date="2017-11-10T12:53:00Z">
        <w:r w:rsidR="00C80F58">
          <w:rPr>
            <w:lang w:val="en-US"/>
          </w:rPr>
          <w:t xml:space="preserve">might be </w:t>
        </w:r>
      </w:ins>
      <w:ins w:id="1119" w:author="William Lamb" w:date="2017-10-25T14:35:00Z">
        <w:r>
          <w:rPr>
            <w:lang w:val="en-US"/>
          </w:rPr>
          <w:t xml:space="preserve">expected, the topics on energy, heating and water use in buildings </w:t>
        </w:r>
      </w:ins>
      <w:ins w:id="1120" w:author="William Lamb" w:date="2017-10-25T20:54:00Z">
        <w:r w:rsidR="002C6B77">
          <w:rPr>
            <w:lang w:val="en-US"/>
          </w:rPr>
          <w:t>are grouped together</w:t>
        </w:r>
      </w:ins>
      <w:ins w:id="1121" w:author="William Lamb" w:date="2017-10-25T14:35:00Z">
        <w:r>
          <w:rPr>
            <w:lang w:val="en-US"/>
          </w:rPr>
          <w:t>.</w:t>
        </w:r>
      </w:ins>
      <w:ins w:id="1122" w:author="William Lamb" w:date="2017-10-25T20:54:00Z">
        <w:r w:rsidR="002C6B77">
          <w:rPr>
            <w:lang w:val="en-US"/>
          </w:rPr>
          <w:t xml:space="preserve"> The transportation topics are also densely connected – in particular to </w:t>
        </w:r>
      </w:ins>
      <w:ins w:id="1123" w:author="William Lamb" w:date="2017-10-25T14:35:00Z">
        <w:r>
          <w:rPr>
            <w:lang w:val="en-US"/>
          </w:rPr>
          <w:t>network optimization</w:t>
        </w:r>
      </w:ins>
      <w:ins w:id="1124" w:author="William Lamb" w:date="2017-10-25T14:52:00Z">
        <w:r w:rsidR="00F059B0">
          <w:rPr>
            <w:lang w:val="en-US"/>
          </w:rPr>
          <w:t xml:space="preserve"> (#3)</w:t>
        </w:r>
      </w:ins>
      <w:ins w:id="1125" w:author="William Lamb" w:date="2017-10-25T14:53:00Z">
        <w:r w:rsidR="00FF5A88">
          <w:rPr>
            <w:lang w:val="en-US"/>
          </w:rPr>
          <w:t xml:space="preserve">, </w:t>
        </w:r>
      </w:ins>
      <w:ins w:id="1126" w:author="William Lamb" w:date="2017-10-25T20:48:00Z">
        <w:r w:rsidR="002C6B77">
          <w:rPr>
            <w:lang w:val="en-US"/>
          </w:rPr>
          <w:t xml:space="preserve">which describes </w:t>
        </w:r>
      </w:ins>
      <w:ins w:id="1127" w:author="William Lamb" w:date="2017-10-25T20:49:00Z">
        <w:r w:rsidR="002C6B77">
          <w:rPr>
            <w:lang w:val="en-US"/>
          </w:rPr>
          <w:t>the</w:t>
        </w:r>
      </w:ins>
      <w:ins w:id="1128" w:author="William Lamb" w:date="2017-10-25T14:35:00Z">
        <w:r w:rsidR="00FF5A88">
          <w:rPr>
            <w:lang w:val="en-US"/>
          </w:rPr>
          <w:t xml:space="preserve"> modelling, </w:t>
        </w:r>
        <w:r w:rsidR="002C6B77">
          <w:rPr>
            <w:lang w:val="en-US"/>
          </w:rPr>
          <w:t>simulation</w:t>
        </w:r>
        <w:r>
          <w:rPr>
            <w:lang w:val="en-US"/>
          </w:rPr>
          <w:t xml:space="preserve"> </w:t>
        </w:r>
      </w:ins>
      <w:ins w:id="1129" w:author="William Lamb" w:date="2017-10-25T14:55:00Z">
        <w:r w:rsidR="002C6B77">
          <w:rPr>
            <w:lang w:val="en-US"/>
          </w:rPr>
          <w:t>and optimization of</w:t>
        </w:r>
        <w:r w:rsidR="00FF5A88">
          <w:rPr>
            <w:lang w:val="en-US"/>
          </w:rPr>
          <w:t xml:space="preserve"> </w:t>
        </w:r>
      </w:ins>
      <w:ins w:id="1130" w:author="William Lamb" w:date="2017-10-25T14:35:00Z">
        <w:r>
          <w:rPr>
            <w:lang w:val="en-US"/>
          </w:rPr>
          <w:t>traffic flow</w:t>
        </w:r>
      </w:ins>
      <w:ins w:id="1131" w:author="William Lamb" w:date="2017-10-25T14:55:00Z">
        <w:r w:rsidR="002C6B77">
          <w:rPr>
            <w:lang w:val="en-US"/>
          </w:rPr>
          <w:t xml:space="preserve">, and to a </w:t>
        </w:r>
        <w:r w:rsidR="00FF5A88">
          <w:rPr>
            <w:lang w:val="en-US"/>
          </w:rPr>
          <w:t>lesser extent travel behavior (#12).</w:t>
        </w:r>
      </w:ins>
      <w:ins w:id="1132" w:author="William Lamb" w:date="2017-10-25T14:35:00Z">
        <w:r w:rsidDel="006B2969">
          <w:rPr>
            <w:lang w:val="en-US"/>
          </w:rPr>
          <w:t xml:space="preserve"> </w:t>
        </w:r>
        <w:r>
          <w:rPr>
            <w:lang w:val="en-US"/>
          </w:rPr>
          <w:t>System design</w:t>
        </w:r>
      </w:ins>
      <w:ins w:id="1133" w:author="William Lamb" w:date="2017-10-25T14:56:00Z">
        <w:r w:rsidR="00FF5A88">
          <w:rPr>
            <w:lang w:val="en-US"/>
          </w:rPr>
          <w:t xml:space="preserve"> (#11)</w:t>
        </w:r>
      </w:ins>
      <w:ins w:id="1134" w:author="William Lamb" w:date="2017-10-25T14:35:00Z">
        <w:r>
          <w:rPr>
            <w:lang w:val="en-US"/>
          </w:rPr>
          <w:t xml:space="preserve"> is a central but more generic topic on the efficient design of building and transport systems.</w:t>
        </w:r>
      </w:ins>
    </w:p>
    <w:p w14:paraId="39CC2749" w14:textId="1F19AF8E" w:rsidR="0037617C" w:rsidDel="00BF0912" w:rsidRDefault="0037617C" w:rsidP="0037617C">
      <w:pPr>
        <w:rPr>
          <w:del w:id="1135" w:author="William Lamb" w:date="2017-10-25T14:28:00Z"/>
          <w:lang w:val="en-US"/>
        </w:rPr>
      </w:pPr>
      <w:del w:id="1136" w:author="William Lamb" w:date="2017-10-25T14:13:00Z">
        <w:r w:rsidDel="00015202">
          <w:rPr>
            <w:lang w:val="en-US"/>
          </w:rPr>
          <w:delText>A surprising feature of the correlation network is the relative</w:delText>
        </w:r>
        <w:r w:rsidR="00762040" w:rsidDel="00015202">
          <w:rPr>
            <w:lang w:val="en-US"/>
          </w:rPr>
          <w:delText>ly</w:delText>
        </w:r>
        <w:r w:rsidDel="00015202">
          <w:rPr>
            <w:lang w:val="en-US"/>
          </w:rPr>
          <w:delText xml:space="preserve"> </w:delText>
        </w:r>
        <w:r w:rsidR="00E022A9" w:rsidDel="00015202">
          <w:rPr>
            <w:lang w:val="en-US"/>
          </w:rPr>
          <w:delText xml:space="preserve">weak </w:delText>
        </w:r>
        <w:r w:rsidDel="00015202">
          <w:rPr>
            <w:lang w:val="en-US"/>
          </w:rPr>
          <w:delText xml:space="preserve">policy and behavior oriented discourses in the buildings literature, compared to transportation and waste research. </w:delText>
        </w:r>
      </w:del>
      <w:del w:id="1137" w:author="William Lamb" w:date="2017-10-25T14:19:00Z">
        <w:r w:rsidDel="00015202">
          <w:rPr>
            <w:lang w:val="en-US"/>
          </w:rPr>
          <w:delText xml:space="preserve">A closer look at </w:delText>
        </w:r>
      </w:del>
      <w:del w:id="1138" w:author="William Lamb" w:date="2017-10-25T14:35:00Z">
        <w:r w:rsidDel="00365DB0">
          <w:rPr>
            <w:lang w:val="en-US"/>
          </w:rPr>
          <w:delText xml:space="preserve">the documents and keywords highly correlated with building energy </w:delText>
        </w:r>
      </w:del>
      <w:del w:id="1139" w:author="William Lamb" w:date="2017-10-25T14:14:00Z">
        <w:r w:rsidDel="00015202">
          <w:rPr>
            <w:lang w:val="en-US"/>
          </w:rPr>
          <w:delText xml:space="preserve">performance </w:delText>
        </w:r>
      </w:del>
      <w:del w:id="1140" w:author="William Lamb" w:date="2017-10-25T14:35:00Z">
        <w:r w:rsidDel="00365DB0">
          <w:rPr>
            <w:lang w:val="en-US"/>
          </w:rPr>
          <w:delText>(#</w:delText>
        </w:r>
      </w:del>
      <w:del w:id="1141" w:author="William Lamb" w:date="2017-10-25T14:14:00Z">
        <w:r w:rsidDel="00015202">
          <w:rPr>
            <w:lang w:val="en-US"/>
          </w:rPr>
          <w:delText>2</w:delText>
        </w:r>
      </w:del>
      <w:del w:id="1142" w:author="William Lamb" w:date="2017-10-25T14:35:00Z">
        <w:r w:rsidDel="00365DB0">
          <w:rPr>
            <w:lang w:val="en-US"/>
          </w:rPr>
          <w:delText xml:space="preserve">) shows a </w:delText>
        </w:r>
        <w:r w:rsidDel="00365DB0">
          <w:rPr>
            <w:lang w:val="en-US"/>
          </w:rPr>
          <w:lastRenderedPageBreak/>
          <w:delText xml:space="preserve">consistent theme of energy performance assessment in relation to national building standards and codes. </w:delText>
        </w:r>
      </w:del>
      <w:del w:id="1143" w:author="William Lamb" w:date="2017-10-25T14:16:00Z">
        <w:r w:rsidDel="00015202">
          <w:rPr>
            <w:lang w:val="en-US"/>
          </w:rPr>
          <w:delText>T</w:delText>
        </w:r>
      </w:del>
      <w:del w:id="1144" w:author="William Lamb" w:date="2017-10-25T14:35:00Z">
        <w:r w:rsidDel="00365DB0">
          <w:rPr>
            <w:lang w:val="en-US"/>
          </w:rPr>
          <w:delText>hermal comfort (#</w:delText>
        </w:r>
      </w:del>
      <w:del w:id="1145" w:author="William Lamb" w:date="2017-10-25T14:17:00Z">
        <w:r w:rsidDel="00015202">
          <w:rPr>
            <w:lang w:val="en-US"/>
          </w:rPr>
          <w:delText>7</w:delText>
        </w:r>
      </w:del>
      <w:del w:id="1146" w:author="William Lamb" w:date="2017-10-25T14:35:00Z">
        <w:r w:rsidDel="00365DB0">
          <w:rPr>
            <w:lang w:val="en-US"/>
          </w:rPr>
          <w:delText xml:space="preserve">) </w:delText>
        </w:r>
      </w:del>
      <w:del w:id="1147" w:author="William Lamb" w:date="2017-10-25T14:28:00Z">
        <w:r w:rsidDel="00BF0912">
          <w:rPr>
            <w:lang w:val="en-US"/>
          </w:rPr>
          <w:delText xml:space="preserve">is similarly technical in scope, focusing predominantly on the assessment of heating demand and supply systems. Neither topics include a strong behavioral aspect, nor are they </w:delText>
        </w:r>
        <w:r w:rsidR="003710A7" w:rsidDel="00BF0912">
          <w:rPr>
            <w:lang w:val="en-US"/>
          </w:rPr>
          <w:delText xml:space="preserve">predominantly </w:delText>
        </w:r>
        <w:r w:rsidDel="00BF0912">
          <w:rPr>
            <w:lang w:val="en-US"/>
          </w:rPr>
          <w:delText>connected to topics such as planning and governance (#1) or policy instruments (#17).</w:delText>
        </w:r>
      </w:del>
    </w:p>
    <w:p w14:paraId="5470F3E0" w14:textId="01A824D5" w:rsidR="00C27830" w:rsidRPr="00B7244F" w:rsidRDefault="00D540CC" w:rsidP="00B7244F">
      <w:pPr>
        <w:keepNext/>
        <w:rPr>
          <w:lang w:val="en-GB"/>
        </w:rPr>
      </w:pPr>
      <w:del w:id="1148" w:author="William Lamb" w:date="2017-10-13T14:56:00Z">
        <w:r w:rsidDel="00435256">
          <w:rPr>
            <w:noProof/>
            <w:lang w:val="en-GB" w:eastAsia="en-GB"/>
          </w:rPr>
          <w:drawing>
            <wp:inline distT="0" distB="0" distL="0" distR="0" wp14:anchorId="02BD1C93" wp14:editId="0BF70A16">
              <wp:extent cx="576072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ic correla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del>
      <w:r w:rsidR="00C74998">
        <w:rPr>
          <w:noProof/>
          <w:lang w:val="en-GB" w:eastAsia="en-GB"/>
        </w:rPr>
        <w:drawing>
          <wp:inline distT="0" distB="0" distL="0" distR="0" wp14:anchorId="2A99B3C1" wp14:editId="7E697711">
            <wp:extent cx="5760720" cy="3616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networ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5D9094C7" w14:textId="52097B9E" w:rsidR="00FC7BCF" w:rsidRDefault="00C27830" w:rsidP="00B7244F">
      <w:pPr>
        <w:pStyle w:val="Caption"/>
        <w:rPr>
          <w:ins w:id="1149" w:author="William Lamb" w:date="2017-10-25T15:53:00Z"/>
          <w:sz w:val="20"/>
          <w:szCs w:val="20"/>
          <w:lang w:val="en-GB"/>
        </w:rPr>
      </w:pPr>
      <w:r w:rsidRPr="00762040">
        <w:rPr>
          <w:b/>
          <w:sz w:val="20"/>
          <w:szCs w:val="20"/>
          <w:lang w:val="en-GB"/>
        </w:rPr>
        <w:t xml:space="preserve">Figure </w:t>
      </w:r>
      <w:del w:id="1150" w:author="William Lamb" w:date="2017-11-10T22:28:00Z">
        <w:r w:rsidRPr="00762040" w:rsidDel="00090601">
          <w:rPr>
            <w:b/>
            <w:sz w:val="20"/>
            <w:szCs w:val="20"/>
          </w:rPr>
          <w:fldChar w:fldCharType="begin"/>
        </w:r>
        <w:r w:rsidRPr="00090601" w:rsidDel="00090601">
          <w:rPr>
            <w:b/>
            <w:sz w:val="20"/>
            <w:szCs w:val="20"/>
            <w:lang w:val="en-GB"/>
            <w:rPrChange w:id="1151" w:author="William Lamb" w:date="2017-11-10T22:28:00Z">
              <w:rPr>
                <w:b/>
                <w:sz w:val="20"/>
                <w:szCs w:val="20"/>
                <w:lang w:val="en-GB"/>
              </w:rPr>
            </w:rPrChange>
          </w:rPr>
          <w:delInstrText xml:space="preserve"> SEQ Figure \* ARABIC </w:delInstrText>
        </w:r>
        <w:r w:rsidRPr="00762040" w:rsidDel="00090601">
          <w:rPr>
            <w:b/>
            <w:sz w:val="20"/>
            <w:szCs w:val="20"/>
          </w:rPr>
          <w:fldChar w:fldCharType="separate"/>
        </w:r>
        <w:r w:rsidR="00DF2488" w:rsidRPr="00C25E07" w:rsidDel="00090601">
          <w:rPr>
            <w:b/>
            <w:noProof/>
            <w:sz w:val="20"/>
            <w:szCs w:val="20"/>
            <w:lang w:val="en-GB"/>
          </w:rPr>
          <w:delText>3</w:delText>
        </w:r>
        <w:r w:rsidRPr="00762040" w:rsidDel="00090601">
          <w:rPr>
            <w:b/>
            <w:sz w:val="20"/>
            <w:szCs w:val="20"/>
          </w:rPr>
          <w:fldChar w:fldCharType="end"/>
        </w:r>
      </w:del>
      <w:ins w:id="1152" w:author="William Lamb" w:date="2017-11-10T22:28:00Z">
        <w:r w:rsidR="00090601" w:rsidRPr="00090601">
          <w:rPr>
            <w:b/>
            <w:sz w:val="20"/>
            <w:szCs w:val="20"/>
            <w:lang w:val="en-GB"/>
            <w:rPrChange w:id="1153" w:author="William Lamb" w:date="2017-11-10T22:28:00Z">
              <w:rPr>
                <w:b/>
                <w:sz w:val="20"/>
                <w:szCs w:val="20"/>
              </w:rPr>
            </w:rPrChange>
          </w:rPr>
          <w:t>2</w:t>
        </w:r>
      </w:ins>
      <w:r w:rsidRPr="00762040">
        <w:rPr>
          <w:b/>
          <w:sz w:val="20"/>
          <w:szCs w:val="20"/>
          <w:lang w:val="en-GB"/>
        </w:rPr>
        <w:t xml:space="preserve">: </w:t>
      </w:r>
      <w:r w:rsidR="00A97ACC" w:rsidRPr="00762040">
        <w:rPr>
          <w:b/>
          <w:sz w:val="20"/>
          <w:szCs w:val="20"/>
          <w:lang w:val="en-GB"/>
        </w:rPr>
        <w:t>Correlation structure of urban mitigation topics.</w:t>
      </w:r>
      <w:r w:rsidR="00A97ACC" w:rsidRPr="00762040">
        <w:rPr>
          <w:sz w:val="20"/>
          <w:szCs w:val="20"/>
          <w:lang w:val="en-GB"/>
        </w:rPr>
        <w:t xml:space="preserve"> Each node is a topic, scaled by the marginal distribution (see Table 1); each line represents a correlation, based on the co-occurrence of two topics within</w:t>
      </w:r>
      <w:r w:rsidR="00A97ACC" w:rsidRPr="00781B0D">
        <w:rPr>
          <w:sz w:val="20"/>
          <w:szCs w:val="20"/>
          <w:lang w:val="en-GB"/>
        </w:rPr>
        <w:t xml:space="preserve"> document abstracts</w:t>
      </w:r>
      <w:r w:rsidR="00A97ACC" w:rsidRPr="00762040">
        <w:rPr>
          <w:sz w:val="20"/>
          <w:szCs w:val="20"/>
          <w:lang w:val="en-GB"/>
        </w:rPr>
        <w:t xml:space="preserve">. The highest correlation is 0.3 (between thermal comfort and building energy performance); the lowest is 0.025 (between climate change mitigation and green infrastructure). The visualisation is generated using the </w:t>
      </w:r>
      <w:r w:rsidR="00A97ACC" w:rsidRPr="00781B0D">
        <w:rPr>
          <w:sz w:val="20"/>
          <w:szCs w:val="20"/>
          <w:lang w:val="en-GB"/>
        </w:rPr>
        <w:t>force-</w:t>
      </w:r>
      <w:r w:rsidR="00A97ACC" w:rsidRPr="00762040">
        <w:rPr>
          <w:sz w:val="20"/>
          <w:szCs w:val="20"/>
          <w:lang w:val="en-GB"/>
        </w:rPr>
        <w:t xml:space="preserve">directed algorithm ForceAtlas2 in Gephi </w:t>
      </w:r>
      <w:r w:rsidR="00A97ACC" w:rsidRPr="00762040">
        <w:rPr>
          <w:sz w:val="20"/>
          <w:szCs w:val="20"/>
          <w:lang w:val="en-GB"/>
        </w:rPr>
        <w:fldChar w:fldCharType="begin" w:fldLock="1"/>
      </w:r>
      <w:r w:rsidR="008517E2">
        <w:rPr>
          <w:sz w:val="20"/>
          <w:szCs w:val="20"/>
          <w:lang w:val="en-GB"/>
        </w:rPr>
        <w:instrText>ADDIN CSL_CITATION { "citationItems" : [ { "id" : "ITEM-1", "itemData" : { "DOI" : "10.1371/journal.pone.0098679", "ISBN" : "10.1371/journal.pone.0098679", "ISSN" : "19326203", "PMID" : "24914678", "abstract" : "Gephi is a network visualization software used in various disciplines (social network analysis, biology, genomics...). One of its key features is the ability to display the spatialization process, aiming at transforming the network into a map, and ForceAtlas2 is its default layout algorithm. The latter is developed by the Gephi team as an all-around solution to Gephi users' typical networks (scale-free, 10 to 10,000 nodes). We present here for the first time its functioning and settings. ForceAtlas2 is a force-directed layout close to other algorithms used for network spatialization. We do not claim a theoretical advance but an attempt to integrate different techniques such as the Barnes Hut simulation, degree-dependent repulsive force, and local and global adaptive temperatures. It is designed for the Gephi user experience (it is a continuous algorithm), and we explain which constraints it implies. The algorithm benefits from much feedback and is developed in order to provide many possibilities through its settings. We lay out its complete functioning for the users who need a precise understanding of its behaviour, from the formulas to graphic illustration of the result. We propose a benchmark for our compromise between performance and quality. We also explain why we integrated its various features and discuss our design choices.", "author" : [ { "dropping-particle" : "", "family" : "Jacomy", "given" : "Mathieu", "non-dropping-particle" : "", "parse-names" : false, "suffix" : "" }, { "dropping-particle" : "", "family" : "Venturini", "given" : "Tommaso", "non-dropping-particle" : "", "parse-names" : false, "suffix" : "" }, { "dropping-particle" : "", "family" : "Heymann", "given" : "Sebastien", "non-dropping-particle" : "", "parse-names" : false, "suffix" : "" }, { "dropping-particle" : "", "family" : "Bastian", "given" : "Mathieu", "non-dropping-particle" : "", "parse-names" : false, "suffix" : "" } ], "container-title" : "PLoS ONE", "id" : "ITEM-1", "issue" : "6", "issued" : { "date-parts" : [ [ "2014" ] ] }, "page" : "1-12", "title" : "ForceAtlas2, a continuous graph layout algorithm for handy network visualization designed for the Gephi software", "type" : "article-journal", "volume" : "9" }, "uris" : [ "http://www.mendeley.com/documents/?uuid=de978305-1790-4b74-9128-609941baea46" ] } ], "mendeley" : { "formattedCitation" : "[39]", "plainTextFormattedCitation" : "[39]", "previouslyFormattedCitation" : "[39]" }, "properties" : { "noteIndex" : 0 }, "schema" : "https://github.com/citation-style-language/schema/raw/master/csl-citation.json" }</w:instrText>
      </w:r>
      <w:r w:rsidR="00A97ACC" w:rsidRPr="00762040">
        <w:rPr>
          <w:sz w:val="20"/>
          <w:szCs w:val="20"/>
          <w:lang w:val="en-GB"/>
        </w:rPr>
        <w:fldChar w:fldCharType="separate"/>
      </w:r>
      <w:r w:rsidR="008517E2" w:rsidRPr="008517E2">
        <w:rPr>
          <w:i w:val="0"/>
          <w:noProof/>
          <w:sz w:val="20"/>
          <w:szCs w:val="20"/>
          <w:lang w:val="en-GB"/>
        </w:rPr>
        <w:t>[39]</w:t>
      </w:r>
      <w:r w:rsidR="00A97ACC" w:rsidRPr="00762040">
        <w:rPr>
          <w:sz w:val="20"/>
          <w:szCs w:val="20"/>
          <w:lang w:val="en-GB"/>
        </w:rPr>
        <w:fldChar w:fldCharType="end"/>
      </w:r>
      <w:r w:rsidR="00A97ACC" w:rsidRPr="00762040">
        <w:rPr>
          <w:sz w:val="20"/>
          <w:szCs w:val="20"/>
          <w:lang w:val="en-GB"/>
        </w:rPr>
        <w:t xml:space="preserve">.  </w:t>
      </w:r>
      <w:r w:rsidR="005456AF" w:rsidRPr="00762040">
        <w:rPr>
          <w:sz w:val="20"/>
          <w:szCs w:val="20"/>
          <w:lang w:val="en-GB"/>
        </w:rPr>
        <w:t xml:space="preserve"> </w:t>
      </w:r>
    </w:p>
    <w:p w14:paraId="76BB8E50" w14:textId="67C73501" w:rsidR="00091DCE" w:rsidRDefault="00091DCE" w:rsidP="00091DCE">
      <w:pPr>
        <w:rPr>
          <w:ins w:id="1154" w:author="William Lamb" w:date="2017-10-25T15:53:00Z"/>
          <w:lang w:val="en-US"/>
        </w:rPr>
      </w:pPr>
      <w:ins w:id="1155" w:author="William Lamb" w:date="2017-10-25T15:53:00Z">
        <w:r>
          <w:rPr>
            <w:lang w:val="en-US"/>
          </w:rPr>
          <w:t xml:space="preserve">To what extent is climate change mitigation a prominent discourse in these fields? Table 1 and Figure 3 suggest that it remains rather marginal: papers with climate change mitigation as their main topic </w:t>
        </w:r>
        <w:r>
          <w:rPr>
            <w:lang w:val="en-US"/>
          </w:rPr>
          <w:lastRenderedPageBreak/>
          <w:t xml:space="preserve">tend to focus on macro issues of urban </w:t>
        </w:r>
      </w:ins>
      <w:ins w:id="1156" w:author="William Lamb" w:date="2017-10-25T20:46:00Z">
        <w:r w:rsidR="002C6B77">
          <w:rPr>
            <w:lang w:val="en-US"/>
          </w:rPr>
          <w:t>form</w:t>
        </w:r>
      </w:ins>
      <w:ins w:id="1157" w:author="William Lamb" w:date="2017-10-25T15:53:00Z">
        <w:r>
          <w:rPr>
            <w:lang w:val="en-US"/>
          </w:rPr>
          <w:t>, GHG (greenhouse gas) emissions accounting in cities, and building interventions (via energy efficiency), but less so on</w:t>
        </w:r>
      </w:ins>
      <w:ins w:id="1158" w:author="William Lamb" w:date="2017-10-25T20:56:00Z">
        <w:r w:rsidR="002C6B77">
          <w:rPr>
            <w:lang w:val="en-US"/>
          </w:rPr>
          <w:t xml:space="preserve"> waste management and</w:t>
        </w:r>
      </w:ins>
      <w:ins w:id="1159" w:author="William Lamb" w:date="2017-10-25T15:53:00Z">
        <w:r>
          <w:rPr>
            <w:lang w:val="en-US"/>
          </w:rPr>
          <w:t xml:space="preserve"> specific transportation options</w:t>
        </w:r>
      </w:ins>
      <w:r w:rsidR="00D569C0">
        <w:rPr>
          <w:lang w:val="en-US"/>
        </w:rPr>
        <w:t xml:space="preserve">. In these mitigation-relevant research fields, </w:t>
      </w:r>
      <w:ins w:id="1160" w:author="William Lamb" w:date="2017-10-25T20:56:00Z">
        <w:r w:rsidR="0078295C">
          <w:rPr>
            <w:lang w:val="en-US"/>
          </w:rPr>
          <w:t xml:space="preserve">alternative framings </w:t>
        </w:r>
      </w:ins>
      <w:r w:rsidR="00053D8E">
        <w:rPr>
          <w:lang w:val="en-US"/>
        </w:rPr>
        <w:t>of</w:t>
      </w:r>
      <w:ins w:id="1161" w:author="William Lamb" w:date="2017-10-25T20:56:00Z">
        <w:r w:rsidR="0078295C">
          <w:rPr>
            <w:lang w:val="en-US"/>
          </w:rPr>
          <w:t xml:space="preserve"> congestion</w:t>
        </w:r>
      </w:ins>
      <w:r w:rsidR="00D569C0">
        <w:rPr>
          <w:lang w:val="en-US"/>
        </w:rPr>
        <w:t>, access,</w:t>
      </w:r>
      <w:ins w:id="1162" w:author="William Lamb" w:date="2017-10-25T20:56:00Z">
        <w:r w:rsidR="0078295C">
          <w:rPr>
            <w:lang w:val="en-US"/>
          </w:rPr>
          <w:t xml:space="preserve"> and public health dominate</w:t>
        </w:r>
      </w:ins>
      <w:ins w:id="1163" w:author="Radhika Khosla" w:date="2017-11-08T16:07:00Z">
        <w:r w:rsidR="003E0B60">
          <w:rPr>
            <w:lang w:val="en-US"/>
          </w:rPr>
          <w:t>, instead of a climate-first perspective</w:t>
        </w:r>
      </w:ins>
      <w:ins w:id="1164" w:author="William Lamb" w:date="2017-10-25T15:53:00Z">
        <w:r>
          <w:rPr>
            <w:lang w:val="en-US"/>
          </w:rPr>
          <w:t>.</w:t>
        </w:r>
      </w:ins>
    </w:p>
    <w:p w14:paraId="3770A01F" w14:textId="144F9717" w:rsidR="00091DCE" w:rsidRPr="00091DCE" w:rsidDel="00091DCE" w:rsidRDefault="00091DCE">
      <w:pPr>
        <w:rPr>
          <w:del w:id="1165" w:author="William Lamb" w:date="2017-10-25T15:53:00Z"/>
          <w:lang w:val="en-US"/>
          <w:rPrChange w:id="1166" w:author="William Lamb" w:date="2017-10-25T15:53:00Z">
            <w:rPr>
              <w:del w:id="1167" w:author="William Lamb" w:date="2017-10-25T15:53:00Z"/>
              <w:sz w:val="20"/>
              <w:szCs w:val="20"/>
              <w:lang w:val="en-GB"/>
            </w:rPr>
          </w:rPrChange>
        </w:rPr>
        <w:pPrChange w:id="1168" w:author="William Lamb" w:date="2017-10-25T15:53:00Z">
          <w:pPr>
            <w:pStyle w:val="Caption"/>
          </w:pPr>
        </w:pPrChange>
      </w:pPr>
    </w:p>
    <w:p w14:paraId="79E17AC8" w14:textId="660A1B6E" w:rsidR="007B426D" w:rsidRDefault="001E7F7C">
      <w:pPr>
        <w:pStyle w:val="Heading2"/>
        <w:rPr>
          <w:lang w:val="en-US"/>
        </w:rPr>
        <w:pPrChange w:id="1169" w:author="William Lamb" w:date="2017-10-23T16:53:00Z">
          <w:pPr/>
        </w:pPrChange>
      </w:pPr>
      <w:del w:id="1170" w:author="William Lamb" w:date="2017-10-25T15:00:00Z">
        <w:r w:rsidDel="00FF5A88">
          <w:rPr>
            <w:lang w:val="en-US"/>
          </w:rPr>
          <w:delText xml:space="preserve">It is further interesting to note the position and predominance of the topics that directly reference climate issues: </w:delText>
        </w:r>
        <w:r w:rsidR="00706462" w:rsidDel="00FF5A88">
          <w:rPr>
            <w:lang w:val="en-US"/>
          </w:rPr>
          <w:delText>climate change mitigation (#</w:delText>
        </w:r>
        <w:r w:rsidDel="00FF5A88">
          <w:rPr>
            <w:lang w:val="en-US"/>
          </w:rPr>
          <w:delText>18</w:delText>
        </w:r>
        <w:r w:rsidR="00706462" w:rsidDel="00FF5A88">
          <w:rPr>
            <w:lang w:val="en-US"/>
          </w:rPr>
          <w:delText>)</w:delText>
        </w:r>
        <w:r w:rsidDel="00FF5A88">
          <w:rPr>
            <w:lang w:val="en-US"/>
          </w:rPr>
          <w:delText xml:space="preserve"> and GHG emissions </w:delText>
        </w:r>
        <w:r w:rsidR="00706462" w:rsidDel="00FF5A88">
          <w:rPr>
            <w:lang w:val="en-US"/>
          </w:rPr>
          <w:delText>(#</w:delText>
        </w:r>
        <w:r w:rsidDel="00FF5A88">
          <w:rPr>
            <w:lang w:val="en-US"/>
          </w:rPr>
          <w:delText>10</w:delText>
        </w:r>
        <w:r w:rsidR="00706462" w:rsidDel="00FF5A88">
          <w:rPr>
            <w:lang w:val="en-US"/>
          </w:rPr>
          <w:delText>)</w:delText>
        </w:r>
        <w:r w:rsidDel="00FF5A88">
          <w:rPr>
            <w:lang w:val="en-US"/>
          </w:rPr>
          <w:delText>. The former is st</w:delText>
        </w:r>
        <w:r w:rsidR="00706462" w:rsidDel="00FF5A88">
          <w:rPr>
            <w:lang w:val="en-US"/>
          </w:rPr>
          <w:delText>rongly connected to urban form (#</w:delText>
        </w:r>
        <w:r w:rsidDel="00FF5A88">
          <w:rPr>
            <w:lang w:val="en-US"/>
          </w:rPr>
          <w:delText>6</w:delText>
        </w:r>
        <w:r w:rsidR="00706462" w:rsidDel="00FF5A88">
          <w:rPr>
            <w:lang w:val="en-US"/>
          </w:rPr>
          <w:delText>)</w:delText>
        </w:r>
        <w:r w:rsidDel="00FF5A88">
          <w:rPr>
            <w:lang w:val="en-US"/>
          </w:rPr>
          <w:delText>, planning and governance</w:delText>
        </w:r>
        <w:r w:rsidR="00706462" w:rsidDel="00FF5A88">
          <w:rPr>
            <w:lang w:val="en-US"/>
          </w:rPr>
          <w:delText xml:space="preserve"> (#</w:delText>
        </w:r>
        <w:r w:rsidDel="00FF5A88">
          <w:rPr>
            <w:lang w:val="en-US"/>
          </w:rPr>
          <w:delText>1</w:delText>
        </w:r>
        <w:r w:rsidR="00706462" w:rsidDel="00FF5A88">
          <w:rPr>
            <w:lang w:val="en-US"/>
          </w:rPr>
          <w:delText>), and policy instruments (#</w:delText>
        </w:r>
        <w:r w:rsidDel="00FF5A88">
          <w:rPr>
            <w:lang w:val="en-US"/>
          </w:rPr>
          <w:delText>17</w:delText>
        </w:r>
        <w:r w:rsidR="00706462" w:rsidDel="00FF5A88">
          <w:rPr>
            <w:lang w:val="en-US"/>
          </w:rPr>
          <w:delText>)</w:delText>
        </w:r>
        <w:r w:rsidDel="00FF5A88">
          <w:rPr>
            <w:lang w:val="en-US"/>
          </w:rPr>
          <w:delText xml:space="preserve">, but remains relatively abstracted from specific transportation options, waste management, and the buildings literature (although the latter is indeed correlated with building energy performance). This likely reflects a range of competing discourses and priorities in these research areas: for instance, traffic congestion and cost-efficiency in the case of transportation, public health concerns in the case of active travel </w:delText>
        </w:r>
        <w:r w:rsidR="00706462" w:rsidDel="00FF5A88">
          <w:rPr>
            <w:lang w:val="en-US"/>
          </w:rPr>
          <w:delText>(#</w:delText>
        </w:r>
        <w:r w:rsidDel="00FF5A88">
          <w:rPr>
            <w:lang w:val="en-US"/>
          </w:rPr>
          <w:delText>8</w:delText>
        </w:r>
        <w:r w:rsidR="00706462" w:rsidDel="00FF5A88">
          <w:rPr>
            <w:lang w:val="en-US"/>
          </w:rPr>
          <w:delText>)</w:delText>
        </w:r>
        <w:r w:rsidDel="00FF5A88">
          <w:rPr>
            <w:lang w:val="en-US"/>
          </w:rPr>
          <w:delText>, or thermal comfort in the case of buildings.</w:delText>
        </w:r>
      </w:del>
      <w:ins w:id="1171" w:author="William Lamb" w:date="2017-10-23T16:53:00Z">
        <w:r w:rsidR="007B426D">
          <w:rPr>
            <w:lang w:val="en-US"/>
          </w:rPr>
          <w:t>Epistemic communities in urban mitigation research</w:t>
        </w:r>
      </w:ins>
    </w:p>
    <w:p w14:paraId="29D2BFE8" w14:textId="77777777" w:rsidR="00DF4E4B" w:rsidRDefault="00053D8E">
      <w:pPr>
        <w:rPr>
          <w:ins w:id="1172" w:author="William Lamb" w:date="2017-11-03T14:43:00Z"/>
          <w:lang w:val="en-US"/>
        </w:rPr>
      </w:pPr>
      <w:r>
        <w:rPr>
          <w:lang w:val="en-US"/>
        </w:rPr>
        <w:t xml:space="preserve">What are the epistemic </w:t>
      </w:r>
      <w:ins w:id="1173" w:author="William Lamb" w:date="2017-10-25T11:21:00Z">
        <w:r w:rsidR="00E32EB9">
          <w:rPr>
            <w:lang w:val="en-US"/>
          </w:rPr>
          <w:t xml:space="preserve">research </w:t>
        </w:r>
      </w:ins>
      <w:ins w:id="1174" w:author="William Lamb" w:date="2017-10-25T11:18:00Z">
        <w:r w:rsidR="00E32EB9">
          <w:rPr>
            <w:lang w:val="en-US"/>
          </w:rPr>
          <w:t>communities</w:t>
        </w:r>
      </w:ins>
      <w:r>
        <w:rPr>
          <w:lang w:val="en-US"/>
        </w:rPr>
        <w:t xml:space="preserve"> that drive the urban literature</w:t>
      </w:r>
      <w:ins w:id="1175" w:author="William Lamb" w:date="2017-10-25T11:18:00Z">
        <w:r w:rsidR="00E32EB9">
          <w:rPr>
            <w:lang w:val="en-US"/>
          </w:rPr>
          <w:t xml:space="preserve">? </w:t>
        </w:r>
      </w:ins>
      <w:r>
        <w:rPr>
          <w:lang w:val="en-US"/>
        </w:rPr>
        <w:t xml:space="preserve">Here we examine this question from the perspective of prevailing citation patterns. </w:t>
      </w:r>
      <w:ins w:id="1176" w:author="William Lamb" w:date="2017-10-25T11:18:00Z">
        <w:r w:rsidR="00E32EB9">
          <w:rPr>
            <w:lang w:val="en-US"/>
          </w:rPr>
          <w:t xml:space="preserve">Figure 4 </w:t>
        </w:r>
      </w:ins>
      <w:ins w:id="1177" w:author="William Lamb" w:date="2017-10-25T11:19:00Z">
        <w:r w:rsidR="00E32EB9">
          <w:rPr>
            <w:lang w:val="en-US"/>
          </w:rPr>
          <w:t xml:space="preserve">shows 8 clusters of </w:t>
        </w:r>
      </w:ins>
      <w:ins w:id="1178" w:author="William Lamb" w:date="2017-10-25T11:20:00Z">
        <w:r w:rsidR="00E32EB9">
          <w:rPr>
            <w:lang w:val="en-US"/>
          </w:rPr>
          <w:t>documents</w:t>
        </w:r>
      </w:ins>
      <w:ins w:id="1179" w:author="William Lamb" w:date="2017-10-25T11:19:00Z">
        <w:r w:rsidR="00E32EB9">
          <w:rPr>
            <w:lang w:val="en-US"/>
          </w:rPr>
          <w:t>, grouped by the</w:t>
        </w:r>
      </w:ins>
      <w:ins w:id="1180" w:author="William Lamb" w:date="2017-10-25T11:22:00Z">
        <w:r w:rsidR="00456DE9">
          <w:rPr>
            <w:lang w:val="en-US"/>
          </w:rPr>
          <w:t xml:space="preserve"> references they share in common</w:t>
        </w:r>
        <w:r w:rsidR="00E32EB9">
          <w:rPr>
            <w:lang w:val="en-US"/>
          </w:rPr>
          <w:t xml:space="preserve">, </w:t>
        </w:r>
      </w:ins>
      <w:ins w:id="1181" w:author="William Lamb" w:date="2017-10-25T11:20:00Z">
        <w:r w:rsidR="00E32EB9">
          <w:rPr>
            <w:lang w:val="en-US"/>
          </w:rPr>
          <w:t xml:space="preserve">and labelled by the topics </w:t>
        </w:r>
      </w:ins>
      <w:ins w:id="1182" w:author="William Lamb" w:date="2017-10-25T11:22:00Z">
        <w:r w:rsidR="00E32EB9">
          <w:rPr>
            <w:lang w:val="en-US"/>
          </w:rPr>
          <w:t xml:space="preserve">of research they contain. </w:t>
        </w:r>
      </w:ins>
      <w:ins w:id="1183" w:author="William Lamb" w:date="2017-10-25T11:23:00Z">
        <w:r w:rsidR="00B75146">
          <w:rPr>
            <w:lang w:val="en-US"/>
          </w:rPr>
          <w:t xml:space="preserve">For instance, cluster </w:t>
        </w:r>
        <w:r w:rsidR="00E32EB9">
          <w:rPr>
            <w:lang w:val="en-US"/>
          </w:rPr>
          <w:t xml:space="preserve">1 is a community of research </w:t>
        </w:r>
      </w:ins>
      <w:ins w:id="1184" w:author="William Lamb" w:date="2017-10-25T11:24:00Z">
        <w:r w:rsidR="00E32EB9">
          <w:rPr>
            <w:lang w:val="en-US"/>
          </w:rPr>
          <w:t xml:space="preserve">focused </w:t>
        </w:r>
      </w:ins>
      <w:ins w:id="1185" w:author="William Lamb" w:date="2017-10-25T11:23:00Z">
        <w:r w:rsidR="00E32EB9">
          <w:rPr>
            <w:lang w:val="en-US"/>
          </w:rPr>
          <w:t>on building energy use</w:t>
        </w:r>
      </w:ins>
      <w:ins w:id="1186" w:author="William Lamb" w:date="2017-10-25T11:25:00Z">
        <w:r w:rsidR="00E32EB9">
          <w:rPr>
            <w:lang w:val="en-US"/>
          </w:rPr>
          <w:t>; i</w:t>
        </w:r>
        <w:r w:rsidR="00B75146">
          <w:rPr>
            <w:lang w:val="en-US"/>
          </w:rPr>
          <w:t xml:space="preserve">t is closely linked to cluster </w:t>
        </w:r>
        <w:r w:rsidR="00E32EB9">
          <w:rPr>
            <w:lang w:val="en-US"/>
          </w:rPr>
          <w:t>7</w:t>
        </w:r>
      </w:ins>
      <w:ins w:id="1187" w:author="William Lamb" w:date="2017-10-25T15:54:00Z">
        <w:r w:rsidR="00456DE9">
          <w:rPr>
            <w:lang w:val="en-US"/>
          </w:rPr>
          <w:t>,</w:t>
        </w:r>
      </w:ins>
      <w:ins w:id="1188" w:author="William Lamb" w:date="2017-10-25T11:25:00Z">
        <w:r w:rsidR="00E32EB9">
          <w:rPr>
            <w:lang w:val="en-US"/>
          </w:rPr>
          <w:t xml:space="preserve"> on </w:t>
        </w:r>
      </w:ins>
      <w:ins w:id="1189" w:author="William Lamb" w:date="2017-10-25T11:49:00Z">
        <w:r w:rsidR="00B75146">
          <w:rPr>
            <w:lang w:val="en-US"/>
          </w:rPr>
          <w:t>the</w:t>
        </w:r>
      </w:ins>
      <w:ins w:id="1190" w:author="William Lamb" w:date="2017-10-25T11:25:00Z">
        <w:r w:rsidR="00E32EB9">
          <w:rPr>
            <w:lang w:val="en-US"/>
          </w:rPr>
          <w:t xml:space="preserve"> waste </w:t>
        </w:r>
      </w:ins>
      <w:ins w:id="1191" w:author="William Lamb" w:date="2017-10-25T11:49:00Z">
        <w:r w:rsidR="00B75146">
          <w:rPr>
            <w:lang w:val="en-US"/>
          </w:rPr>
          <w:t xml:space="preserve">topics </w:t>
        </w:r>
      </w:ins>
      <w:ins w:id="1192" w:author="William Lamb" w:date="2017-10-25T11:25:00Z">
        <w:r w:rsidR="00E32EB9">
          <w:rPr>
            <w:lang w:val="en-US"/>
          </w:rPr>
          <w:t>(proximity in this figure denotes a tendency to cite similar literatures)</w:t>
        </w:r>
      </w:ins>
      <w:ins w:id="1193" w:author="William Lamb" w:date="2017-10-25T11:26:00Z">
        <w:r w:rsidR="009356DE">
          <w:rPr>
            <w:lang w:val="en-US"/>
          </w:rPr>
          <w:t xml:space="preserve">. </w:t>
        </w:r>
      </w:ins>
      <w:ins w:id="1194" w:author="William Lamb" w:date="2017-10-25T11:27:00Z">
        <w:r w:rsidR="00B75146">
          <w:rPr>
            <w:lang w:val="en-US"/>
          </w:rPr>
          <w:t xml:space="preserve">Clusters </w:t>
        </w:r>
      </w:ins>
      <w:ins w:id="1195" w:author="William Lamb" w:date="2017-10-25T11:28:00Z">
        <w:r w:rsidR="00B75146">
          <w:rPr>
            <w:lang w:val="en-US"/>
          </w:rPr>
          <w:t xml:space="preserve">4, 5 and </w:t>
        </w:r>
        <w:r w:rsidR="009356DE">
          <w:rPr>
            <w:lang w:val="en-US"/>
          </w:rPr>
          <w:t xml:space="preserve">6 </w:t>
        </w:r>
      </w:ins>
      <w:ins w:id="1196" w:author="William Lamb" w:date="2017-10-25T11:43:00Z">
        <w:r w:rsidR="00E37458">
          <w:rPr>
            <w:lang w:val="en-US"/>
          </w:rPr>
          <w:t>identify</w:t>
        </w:r>
      </w:ins>
      <w:ins w:id="1197" w:author="William Lamb" w:date="2017-10-25T11:28:00Z">
        <w:r w:rsidR="009356DE">
          <w:rPr>
            <w:lang w:val="en-US"/>
          </w:rPr>
          <w:t xml:space="preserve"> focused communities of </w:t>
        </w:r>
      </w:ins>
      <w:ins w:id="1198" w:author="William Lamb" w:date="2017-10-25T11:31:00Z">
        <w:r w:rsidR="009356DE">
          <w:rPr>
            <w:lang w:val="en-US"/>
          </w:rPr>
          <w:t xml:space="preserve">transportation </w:t>
        </w:r>
      </w:ins>
      <w:ins w:id="1199" w:author="William Lamb" w:date="2017-10-25T11:28:00Z">
        <w:r w:rsidR="009356DE">
          <w:rPr>
            <w:lang w:val="en-US"/>
          </w:rPr>
          <w:t>research</w:t>
        </w:r>
      </w:ins>
      <w:ins w:id="1200" w:author="William Lamb" w:date="2017-10-25T15:55:00Z">
        <w:r w:rsidR="00456DE9">
          <w:rPr>
            <w:lang w:val="en-US"/>
          </w:rPr>
          <w:t>;</w:t>
        </w:r>
      </w:ins>
      <w:ins w:id="1201" w:author="William Lamb" w:date="2017-10-25T11:28:00Z">
        <w:r w:rsidR="009356DE">
          <w:rPr>
            <w:lang w:val="en-US"/>
          </w:rPr>
          <w:t xml:space="preserve"> </w:t>
        </w:r>
      </w:ins>
      <w:ins w:id="1202" w:author="William Lamb" w:date="2017-10-25T11:43:00Z">
        <w:r w:rsidR="00E37458">
          <w:rPr>
            <w:lang w:val="en-US"/>
          </w:rPr>
          <w:t>on</w:t>
        </w:r>
      </w:ins>
      <w:ins w:id="1203" w:author="William Lamb" w:date="2017-10-25T11:28:00Z">
        <w:r w:rsidR="009356DE">
          <w:rPr>
            <w:lang w:val="en-US"/>
          </w:rPr>
          <w:t xml:space="preserve"> congestion charging, car parking and active travel, respectively.</w:t>
        </w:r>
      </w:ins>
      <w:ins w:id="1204" w:author="William Lamb" w:date="2017-10-25T11:29:00Z">
        <w:r w:rsidR="009356DE">
          <w:rPr>
            <w:lang w:val="en-US"/>
          </w:rPr>
          <w:t xml:space="preserve"> </w:t>
        </w:r>
      </w:ins>
    </w:p>
    <w:p w14:paraId="360E8757" w14:textId="2CEE2E66" w:rsidR="005C11A3" w:rsidRDefault="009356DE">
      <w:pPr>
        <w:rPr>
          <w:ins w:id="1205" w:author="William Lamb" w:date="2017-11-03T14:39:00Z"/>
          <w:lang w:val="en-US"/>
        </w:rPr>
      </w:pPr>
      <w:ins w:id="1206" w:author="William Lamb" w:date="2017-10-25T11:32:00Z">
        <w:r>
          <w:rPr>
            <w:lang w:val="en-US"/>
          </w:rPr>
          <w:t xml:space="preserve">More interesting are </w:t>
        </w:r>
      </w:ins>
      <w:ins w:id="1207" w:author="William Lamb" w:date="2017-10-25T11:49:00Z">
        <w:r w:rsidR="00B75146">
          <w:rPr>
            <w:lang w:val="en-US"/>
          </w:rPr>
          <w:t>communities</w:t>
        </w:r>
      </w:ins>
      <w:ins w:id="1208" w:author="William Lamb" w:date="2017-10-25T11:32:00Z">
        <w:r>
          <w:rPr>
            <w:lang w:val="en-US"/>
          </w:rPr>
          <w:t xml:space="preserve"> of research where multiple topics intersect</w:t>
        </w:r>
      </w:ins>
      <w:ins w:id="1209" w:author="William Lamb" w:date="2017-10-25T11:49:00Z">
        <w:r w:rsidR="00B75146">
          <w:rPr>
            <w:lang w:val="en-US"/>
          </w:rPr>
          <w:t xml:space="preserve">, </w:t>
        </w:r>
      </w:ins>
      <w:ins w:id="1210" w:author="William Lamb" w:date="2017-11-10T12:55:00Z">
        <w:r w:rsidR="00C80F58">
          <w:rPr>
            <w:lang w:val="en-US"/>
          </w:rPr>
          <w:t xml:space="preserve">such </w:t>
        </w:r>
      </w:ins>
      <w:ins w:id="1211" w:author="William Lamb" w:date="2017-10-25T11:49:00Z">
        <w:r w:rsidR="00B75146">
          <w:rPr>
            <w:lang w:val="en-US"/>
          </w:rPr>
          <w:t>as in</w:t>
        </w:r>
      </w:ins>
      <w:ins w:id="1212" w:author="William Lamb" w:date="2017-10-25T11:32:00Z">
        <w:r>
          <w:rPr>
            <w:lang w:val="en-US"/>
          </w:rPr>
          <w:t xml:space="preserve"> </w:t>
        </w:r>
      </w:ins>
      <w:ins w:id="1213" w:author="William Lamb" w:date="2017-10-25T11:33:00Z">
        <w:r>
          <w:rPr>
            <w:lang w:val="en-US"/>
          </w:rPr>
          <w:t>cluster</w:t>
        </w:r>
        <w:r w:rsidR="00B75146">
          <w:rPr>
            <w:lang w:val="en-US"/>
          </w:rPr>
          <w:t xml:space="preserve"> </w:t>
        </w:r>
        <w:r>
          <w:rPr>
            <w:lang w:val="en-US"/>
          </w:rPr>
          <w:t>2</w:t>
        </w:r>
      </w:ins>
      <w:ins w:id="1214" w:author="William Lamb" w:date="2017-10-25T11:50:00Z">
        <w:r w:rsidR="00DF4E4B">
          <w:rPr>
            <w:lang w:val="en-US"/>
          </w:rPr>
          <w:t xml:space="preserve">, which </w:t>
        </w:r>
      </w:ins>
      <w:del w:id="1215" w:author="William Lamb" w:date="2017-11-03T14:42:00Z">
        <w:r w:rsidR="00B23AD7" w:rsidDel="00DF4E4B">
          <w:rPr>
            <w:lang w:val="en-US"/>
          </w:rPr>
          <w:delText xml:space="preserve">Cluster 2 </w:delText>
        </w:r>
      </w:del>
      <w:r w:rsidR="00B23AD7">
        <w:rPr>
          <w:lang w:val="en-US"/>
        </w:rPr>
        <w:t xml:space="preserve">appears to be the main </w:t>
      </w:r>
      <w:del w:id="1216" w:author="William Lamb" w:date="2017-11-03T14:43:00Z">
        <w:r w:rsidR="00B23AD7" w:rsidDel="00DF4E4B">
          <w:rPr>
            <w:lang w:val="en-US"/>
          </w:rPr>
          <w:delText xml:space="preserve">community </w:delText>
        </w:r>
      </w:del>
      <w:ins w:id="1217" w:author="William Lamb" w:date="2017-11-03T14:43:00Z">
        <w:r w:rsidR="00DF4E4B">
          <w:rPr>
            <w:lang w:val="en-US"/>
          </w:rPr>
          <w:t xml:space="preserve">group of papers </w:t>
        </w:r>
      </w:ins>
      <w:r w:rsidR="00B23AD7">
        <w:rPr>
          <w:lang w:val="en-US"/>
        </w:rPr>
        <w:t xml:space="preserve">in which </w:t>
      </w:r>
      <w:ins w:id="1218" w:author="William Lamb" w:date="2017-11-03T14:46:00Z">
        <w:r w:rsidR="00682AD6">
          <w:rPr>
            <w:lang w:val="en-US"/>
          </w:rPr>
          <w:t xml:space="preserve">urban </w:t>
        </w:r>
      </w:ins>
      <w:ins w:id="1219" w:author="William Lamb" w:date="2017-11-03T14:32:00Z">
        <w:r w:rsidR="008A176C">
          <w:rPr>
            <w:lang w:val="en-US"/>
          </w:rPr>
          <w:t xml:space="preserve">climate change </w:t>
        </w:r>
      </w:ins>
      <w:r w:rsidR="00B23AD7">
        <w:rPr>
          <w:lang w:val="en-US"/>
        </w:rPr>
        <w:t xml:space="preserve">mitigation is a key priority. </w:t>
      </w:r>
      <w:del w:id="1220" w:author="William Lamb" w:date="2017-11-03T14:42:00Z">
        <w:r w:rsidR="00B23AD7" w:rsidDel="00DF4E4B">
          <w:rPr>
            <w:lang w:val="en-US"/>
          </w:rPr>
          <w:delText xml:space="preserve">Note again the macro-focus of this </w:delText>
        </w:r>
      </w:del>
      <w:del w:id="1221" w:author="William Lamb" w:date="2017-11-03T13:38:00Z">
        <w:r w:rsidR="00B23AD7" w:rsidDel="00E542C8">
          <w:rPr>
            <w:lang w:val="en-US"/>
          </w:rPr>
          <w:delText>community</w:delText>
        </w:r>
      </w:del>
      <w:del w:id="1222" w:author="William Lamb" w:date="2017-11-03T14:42:00Z">
        <w:r w:rsidR="00B23AD7" w:rsidDel="00DF4E4B">
          <w:rPr>
            <w:lang w:val="en-US"/>
          </w:rPr>
          <w:delText xml:space="preserve">: on planning, urban form, and GHG emissions. </w:delText>
        </w:r>
      </w:del>
      <w:ins w:id="1223" w:author="William Lamb" w:date="2017-11-03T14:29:00Z">
        <w:r w:rsidR="008A176C">
          <w:rPr>
            <w:lang w:val="en-US"/>
          </w:rPr>
          <w:t xml:space="preserve">Highly cited papers </w:t>
        </w:r>
      </w:ins>
      <w:ins w:id="1224" w:author="William Lamb" w:date="2017-11-03T14:43:00Z">
        <w:r w:rsidR="00DF4E4B">
          <w:rPr>
            <w:lang w:val="en-US"/>
          </w:rPr>
          <w:t xml:space="preserve">here </w:t>
        </w:r>
      </w:ins>
      <w:ins w:id="1225" w:author="William Lamb" w:date="2017-11-03T14:29:00Z">
        <w:r w:rsidR="008A176C">
          <w:rPr>
            <w:lang w:val="en-US"/>
          </w:rPr>
          <w:t>include</w:t>
        </w:r>
      </w:ins>
      <w:ins w:id="1226" w:author="William Lamb" w:date="2017-11-03T14:35:00Z">
        <w:r w:rsidR="00DF4E4B">
          <w:rPr>
            <w:lang w:val="en-US"/>
          </w:rPr>
          <w:t xml:space="preserve"> Bulkeley and Bestill</w:t>
        </w:r>
      </w:ins>
      <w:ins w:id="1227" w:author="William Lamb" w:date="2017-11-10T12:56:00Z">
        <w:r w:rsidR="00C80F58">
          <w:rPr>
            <w:lang w:val="en-US"/>
          </w:rPr>
          <w:t>’s</w:t>
        </w:r>
      </w:ins>
      <w:ins w:id="1228" w:author="William Lamb" w:date="2017-11-03T14:36:00Z">
        <w:r w:rsidR="00C80F58">
          <w:rPr>
            <w:lang w:val="en-US"/>
          </w:rPr>
          <w:t xml:space="preserve"> (2005)</w:t>
        </w:r>
      </w:ins>
      <w:ins w:id="1229" w:author="William Lamb" w:date="2017-11-03T14:35:00Z">
        <w:r w:rsidR="00DF4E4B">
          <w:rPr>
            <w:lang w:val="en-US"/>
          </w:rPr>
          <w:t xml:space="preserve"> </w:t>
        </w:r>
      </w:ins>
      <w:ins w:id="1230" w:author="William Lamb" w:date="2017-11-03T14:36:00Z">
        <w:r w:rsidR="00DF4E4B">
          <w:rPr>
            <w:lang w:val="en-US"/>
          </w:rPr>
          <w:t xml:space="preserve">study on </w:t>
        </w:r>
      </w:ins>
      <w:ins w:id="1231" w:author="William Lamb" w:date="2017-11-03T14:32:00Z">
        <w:r w:rsidR="008A176C">
          <w:rPr>
            <w:lang w:val="en-US"/>
          </w:rPr>
          <w:t>cities in the multi-level governance of climate change</w:t>
        </w:r>
      </w:ins>
      <w:ins w:id="1232" w:author="William Lamb" w:date="2017-11-03T14:36:00Z">
        <w:r w:rsidR="00DF4E4B">
          <w:rPr>
            <w:lang w:val="en-US"/>
          </w:rPr>
          <w:t xml:space="preserve"> </w:t>
        </w:r>
        <w:r w:rsidR="00DF4E4B">
          <w:rPr>
            <w:lang w:val="en-US"/>
          </w:rPr>
          <w:fldChar w:fldCharType="begin" w:fldLock="1"/>
        </w:r>
      </w:ins>
      <w:r w:rsidR="008517E2">
        <w:rPr>
          <w:lang w:val="en-US"/>
        </w:rPr>
        <w:instrText>ADDIN CSL_CITATION { "citationItems" : [ { "id" : "ITEM-1", "itemData" : { "DOI" : "10.1080/0964401042000310178", "ISBN" : "0964401042000", "ISSN" : "09644016", "abstract" : "While sustainable cities have been promoted as a desirable goal within a variety of policy contexts, critical questions concerning the extent to which cities and local governments can address the challenges of sustainability remain unanswered. We use a multilevel governance perspective to examine the discursive and material struggles which take place in creating sustainable cities. In exploring the politics of implementing climate protection through development planning in Newcastle upon Tyne and transport planning in Cambridgeshire, we find that the interpretation and implementation of sustainability are shaped by forms of governance which stretch across geographical scales and beyond the boundary of the urban. We argue that the 'urban' governance of climate protection involves relations between levels of the state and new network spheres of authority which challenge traditional distinctions between local, national and global environmental politics.", "author" : [ { "dropping-particle" : "", "family" : "Bulkeley", "given" : "Harriet", "non-dropping-particle" : "", "parse-names" : false, "suffix" : "" }, { "dropping-particle" : "", "family" : "Betsill", "given" : "Michele M.", "non-dropping-particle" : "", "parse-names" : false, "suffix" : "" } ], "container-title" : "Environmental Politics", "id" : "ITEM-1", "issue" : "1", "issued" : { "date-parts" : [ [ "2005" ] ] }, "page" : "42-63", "title" : "Rethinking sustainable cities: Multilevel governance and the 'urban' politics of climate change", "type" : "article-journal", "volume" : "14" }, "uris" : [ "http://www.mendeley.com/documents/?uuid=952e8035-cd10-46ce-b535-2a20494824a7" ] } ], "mendeley" : { "formattedCitation" : "[40]", "plainTextFormattedCitation" : "[40]", "previouslyFormattedCitation" : "[40]" }, "properties" : { "noteIndex" : 12 }, "schema" : "https://github.com/citation-style-language/schema/raw/master/csl-citation.json" }</w:instrText>
      </w:r>
      <w:ins w:id="1233" w:author="William Lamb" w:date="2017-11-03T14:36:00Z">
        <w:r w:rsidR="00DF4E4B">
          <w:rPr>
            <w:lang w:val="en-US"/>
          </w:rPr>
          <w:fldChar w:fldCharType="separate"/>
        </w:r>
      </w:ins>
      <w:r w:rsidR="008517E2" w:rsidRPr="008517E2">
        <w:rPr>
          <w:noProof/>
          <w:lang w:val="en-US"/>
        </w:rPr>
        <w:t>[40]</w:t>
      </w:r>
      <w:ins w:id="1234" w:author="William Lamb" w:date="2017-11-03T14:36:00Z">
        <w:r w:rsidR="00DF4E4B">
          <w:rPr>
            <w:lang w:val="en-US"/>
          </w:rPr>
          <w:fldChar w:fldCharType="end"/>
        </w:r>
      </w:ins>
      <w:ins w:id="1235" w:author="William Lamb" w:date="2017-11-03T14:32:00Z">
        <w:r w:rsidR="008A176C">
          <w:rPr>
            <w:lang w:val="en-US"/>
          </w:rPr>
          <w:t xml:space="preserve">, and </w:t>
        </w:r>
      </w:ins>
      <w:ins w:id="1236" w:author="William Lamb" w:date="2017-11-03T14:36:00Z">
        <w:r w:rsidR="00DF4E4B">
          <w:rPr>
            <w:lang w:val="en-US"/>
          </w:rPr>
          <w:t xml:space="preserve">Pataki et al. (2011), </w:t>
        </w:r>
      </w:ins>
      <w:ins w:id="1237" w:author="William Lamb" w:date="2017-11-03T14:34:00Z">
        <w:r w:rsidR="008A176C">
          <w:rPr>
            <w:lang w:val="en-US"/>
          </w:rPr>
          <w:t xml:space="preserve">where </w:t>
        </w:r>
      </w:ins>
      <w:ins w:id="1238" w:author="William Lamb" w:date="2017-11-03T14:33:00Z">
        <w:r w:rsidR="008A176C">
          <w:rPr>
            <w:lang w:val="en-US"/>
          </w:rPr>
          <w:t>the role of urban green spaces in reducing GHG emissions</w:t>
        </w:r>
      </w:ins>
      <w:ins w:id="1239" w:author="William Lamb" w:date="2017-11-03T14:34:00Z">
        <w:r w:rsidR="008A176C">
          <w:rPr>
            <w:lang w:val="en-US"/>
          </w:rPr>
          <w:t xml:space="preserve"> is examined</w:t>
        </w:r>
      </w:ins>
      <w:ins w:id="1240" w:author="William Lamb" w:date="2017-11-03T14:36:00Z">
        <w:r w:rsidR="00DF4E4B">
          <w:rPr>
            <w:lang w:val="en-US"/>
          </w:rPr>
          <w:t xml:space="preserve"> </w:t>
        </w:r>
        <w:r w:rsidR="00DF4E4B">
          <w:rPr>
            <w:lang w:val="en-US"/>
          </w:rPr>
          <w:fldChar w:fldCharType="begin" w:fldLock="1"/>
        </w:r>
      </w:ins>
      <w:r w:rsidR="008517E2">
        <w:rPr>
          <w:lang w:val="en-US"/>
        </w:rPr>
        <w:instrText>ADDIN CSL_CITATION { "citationItems" : [ { "id" : "ITEM-1", "itemData" : { "DOI" : "10.1890/090220", "ISBN" : "1540-9295", "ISSN" : "15409295", "abstract" : "Urban green space is purported to offset greenhouse-gas (GHG) emissions, remove air and water pollutants, cool local climate, and improve public health. To use these services, municipalities have focused efforts on designing and implementing ecosystem-services-based \u201cgreen infrastructure\u201d in urban environments. In some cases the environmental benefits of this infrastructure have been well documented, but they are often unclear, unquantified, and/or outweighed by potential costs. Quantifying biogeochemical processes in urban green infrastructure can improve our understanding of urban ecosystem services and disservices (negative or unin- tended consequences) resulting from designed urban green spaces. Here we propose a framework to integrate biogeochemical processes into designing, implementing, and evaluating the net effectiveness of green infra- structure, and provide examples for GHG mitigation, stormwater runoff mitigation, and improvements in air quality and health.", "author" : [ { "dropping-particle" : "", "family" : "Pataki", "given" : "Diane E.", "non-dropping-particle" : "", "parse-names" : false, "suffix" : "" }, { "dropping-particle" : "", "family" : "Carreiro", "given" : "Margaret M.", "non-dropping-particle" : "", "parse-names" : false, "suffix" : "" }, { "dropping-particle" : "", "family" : "Cherrier", "given" : "Jennifer", "non-dropping-particle" : "", "parse-names" : false, "suffix" : "" }, { "dropping-particle" : "", "family" : "Grulke", "given" : "Nancy E.", "non-dropping-particle" : "", "parse-names" : false, "suffix" : "" }, { "dropping-particle" : "", "family" : "Jennings", "given" : "Viniece", "non-dropping-particle" : "", "parse-names" : false, "suffix" : "" }, { "dropping-particle" : "", "family" : "Pincetl", "given" : "Stephanie", "non-dropping-particle" : "", "parse-names" : false, "suffix" : "" }, { "dropping-particle" : "V.", "family" : "Pouyat", "given" : "Richard", "non-dropping-particle" : "", "parse-names" : false, "suffix" : "" }, { "dropping-particle" : "", "family" : "Whitlow", "given" : "Thomas H.", "non-dropping-particle" : "", "parse-names" : false, "suffix" : "" }, { "dropping-particle" : "", "family" : "Zipperer", "given" : "Wayne C.", "non-dropping-particle" : "", "parse-names" : false, "suffix" : "" } ], "container-title" : "Frontiers in Ecology and the Environment", "id" : "ITEM-1", "issue" : "1", "issued" : { "date-parts" : [ [ "2011" ] ] }, "page" : "27-36", "title" : "Coupling biogeochemical cycles in urban environments: Ecosystem services, green solutions, and misconceptions", "type" : "article-journal", "volume" : "9" }, "uris" : [ "http://www.mendeley.com/documents/?uuid=84e6e1c4-2477-4f9d-b9bb-22cee26d4c08" ] } ], "mendeley" : { "formattedCitation" : "[41]", "plainTextFormattedCitation" : "[41]", "previouslyFormattedCitation" : "[41]" }, "properties" : { "noteIndex" : 8 }, "schema" : "https://github.com/citation-style-language/schema/raw/master/csl-citation.json" }</w:instrText>
      </w:r>
      <w:ins w:id="1241" w:author="William Lamb" w:date="2017-11-03T14:36:00Z">
        <w:r w:rsidR="00DF4E4B">
          <w:rPr>
            <w:lang w:val="en-US"/>
          </w:rPr>
          <w:fldChar w:fldCharType="separate"/>
        </w:r>
      </w:ins>
      <w:r w:rsidR="008517E2" w:rsidRPr="008517E2">
        <w:rPr>
          <w:noProof/>
          <w:lang w:val="en-US"/>
        </w:rPr>
        <w:t>[41]</w:t>
      </w:r>
      <w:ins w:id="1242" w:author="William Lamb" w:date="2017-11-03T14:36:00Z">
        <w:r w:rsidR="00DF4E4B">
          <w:rPr>
            <w:lang w:val="en-US"/>
          </w:rPr>
          <w:fldChar w:fldCharType="end"/>
        </w:r>
      </w:ins>
      <w:ins w:id="1243" w:author="William Lamb" w:date="2017-11-03T14:34:00Z">
        <w:r w:rsidR="008A176C">
          <w:rPr>
            <w:lang w:val="en-US"/>
          </w:rPr>
          <w:t>.</w:t>
        </w:r>
      </w:ins>
      <w:ins w:id="1244" w:author="William Lamb" w:date="2017-11-03T14:42:00Z">
        <w:r w:rsidR="00DF4E4B">
          <w:rPr>
            <w:lang w:val="en-US"/>
          </w:rPr>
          <w:t xml:space="preserve"> Note again the macro-focus of the topics in this cluster: on planning, urban form, and GHG emissions.</w:t>
        </w:r>
      </w:ins>
      <w:ins w:id="1245" w:author="William Lamb" w:date="2017-11-03T14:35:00Z">
        <w:r w:rsidR="00DF4E4B">
          <w:rPr>
            <w:lang w:val="en-US"/>
          </w:rPr>
          <w:t xml:space="preserve"> W</w:t>
        </w:r>
      </w:ins>
      <w:ins w:id="1246" w:author="William Lamb" w:date="2017-10-25T15:56:00Z">
        <w:r w:rsidR="00456DE9">
          <w:rPr>
            <w:lang w:val="en-US"/>
          </w:rPr>
          <w:t xml:space="preserve">hile </w:t>
        </w:r>
      </w:ins>
      <w:del w:id="1247" w:author="William Lamb" w:date="2017-11-03T14:43:00Z">
        <w:r w:rsidR="00B23AD7" w:rsidDel="00DF4E4B">
          <w:rPr>
            <w:lang w:val="en-US"/>
          </w:rPr>
          <w:delText xml:space="preserve">cluster 2 </w:delText>
        </w:r>
      </w:del>
      <w:ins w:id="1248" w:author="William Lamb" w:date="2017-11-03T14:44:00Z">
        <w:r w:rsidR="00DF4E4B">
          <w:rPr>
            <w:lang w:val="en-US"/>
          </w:rPr>
          <w:t xml:space="preserve">we do see </w:t>
        </w:r>
      </w:ins>
      <w:ins w:id="1249" w:author="William Lamb" w:date="2017-10-25T11:50:00Z">
        <w:r w:rsidR="00B75146">
          <w:rPr>
            <w:lang w:val="en-US"/>
          </w:rPr>
          <w:t>a promising convergence in literatures on buildings, active travel and public transportation</w:t>
        </w:r>
      </w:ins>
      <w:ins w:id="1250" w:author="William Lamb" w:date="2017-11-03T14:44:00Z">
        <w:r w:rsidR="00DF4E4B">
          <w:rPr>
            <w:lang w:val="en-US"/>
          </w:rPr>
          <w:t xml:space="preserve"> around cluster 2</w:t>
        </w:r>
      </w:ins>
      <w:ins w:id="1251" w:author="William Lamb" w:date="2017-10-25T15:56:00Z">
        <w:r w:rsidR="00456DE9">
          <w:rPr>
            <w:lang w:val="en-US"/>
          </w:rPr>
          <w:t>,</w:t>
        </w:r>
      </w:ins>
      <w:r w:rsidR="00B23AD7">
        <w:rPr>
          <w:lang w:val="en-US"/>
        </w:rPr>
        <w:t xml:space="preserve"> it is nonetheless only indirectly connected to a</w:t>
      </w:r>
      <w:ins w:id="1252" w:author="William Lamb" w:date="2017-10-25T11:42:00Z">
        <w:r w:rsidR="00E37458">
          <w:rPr>
            <w:lang w:val="en-US"/>
          </w:rPr>
          <w:t xml:space="preserve"> </w:t>
        </w:r>
      </w:ins>
      <w:del w:id="1253" w:author="William Lamb" w:date="2017-10-25T11:41:00Z">
        <w:r w:rsidR="005C11A3" w:rsidDel="00E37458">
          <w:rPr>
            <w:lang w:val="en-US"/>
          </w:rPr>
          <w:delText xml:space="preserve">An alternative way to examine this data is to identify bibliographic communities – clusters of documents that cite similar literature – and reveal their topic structure (Figure 4). This confirms the existence of a core set of mitigation papers focused on urban form, planning policy and emissions quantification. A </w:delText>
        </w:r>
      </w:del>
      <w:r w:rsidR="005E6AD9">
        <w:rPr>
          <w:lang w:val="en-US"/>
        </w:rPr>
        <w:t xml:space="preserve">wider </w:t>
      </w:r>
      <w:r w:rsidR="005C11A3">
        <w:rPr>
          <w:lang w:val="en-US"/>
        </w:rPr>
        <w:t xml:space="preserve">periphery of </w:t>
      </w:r>
      <w:ins w:id="1254" w:author="William Lamb" w:date="2017-11-03T14:46:00Z">
        <w:r w:rsidR="00682AD6">
          <w:rPr>
            <w:lang w:val="en-US"/>
          </w:rPr>
          <w:t xml:space="preserve">work </w:t>
        </w:r>
      </w:ins>
      <w:del w:id="1255" w:author="William Lamb" w:date="2017-11-03T14:46:00Z">
        <w:r w:rsidR="005C11A3" w:rsidDel="00682AD6">
          <w:rPr>
            <w:lang w:val="en-US"/>
          </w:rPr>
          <w:delText xml:space="preserve">research </w:delText>
        </w:r>
      </w:del>
      <w:del w:id="1256" w:author="William Lamb" w:date="2017-10-25T11:42:00Z">
        <w:r w:rsidR="005C11A3" w:rsidDel="00E37458">
          <w:rPr>
            <w:lang w:val="en-US"/>
          </w:rPr>
          <w:delText xml:space="preserve">communities </w:delText>
        </w:r>
      </w:del>
      <w:r w:rsidR="00B23AD7">
        <w:rPr>
          <w:lang w:val="en-US"/>
        </w:rPr>
        <w:t>on</w:t>
      </w:r>
      <w:ins w:id="1257" w:author="William Lamb" w:date="2017-10-25T11:41:00Z">
        <w:r w:rsidR="00E37458">
          <w:rPr>
            <w:lang w:val="en-US"/>
          </w:rPr>
          <w:t xml:space="preserve"> </w:t>
        </w:r>
      </w:ins>
      <w:del w:id="1258" w:author="William Lamb" w:date="2017-10-25T11:41:00Z">
        <w:r w:rsidR="005C11A3" w:rsidDel="00E37458">
          <w:rPr>
            <w:lang w:val="en-US"/>
          </w:rPr>
          <w:delText xml:space="preserve">are only indirectly cited by this literature, in particular a large body of work on </w:delText>
        </w:r>
        <w:r w:rsidR="005E6AD9" w:rsidDel="00E37458">
          <w:rPr>
            <w:lang w:val="en-US"/>
          </w:rPr>
          <w:delText xml:space="preserve">travel behavior, </w:delText>
        </w:r>
      </w:del>
      <w:r w:rsidR="005C11A3">
        <w:rPr>
          <w:lang w:val="en-US"/>
        </w:rPr>
        <w:t>congestion charging</w:t>
      </w:r>
      <w:ins w:id="1259" w:author="William Lamb" w:date="2017-10-25T11:41:00Z">
        <w:r w:rsidR="00E37458">
          <w:rPr>
            <w:lang w:val="en-US"/>
          </w:rPr>
          <w:t>,</w:t>
        </w:r>
      </w:ins>
      <w:r w:rsidR="005C11A3">
        <w:rPr>
          <w:lang w:val="en-US"/>
        </w:rPr>
        <w:t xml:space="preserve"> </w:t>
      </w:r>
      <w:del w:id="1260" w:author="William Lamb" w:date="2017-10-25T11:41:00Z">
        <w:r w:rsidR="005C11A3" w:rsidDel="00E37458">
          <w:rPr>
            <w:lang w:val="en-US"/>
          </w:rPr>
          <w:delText xml:space="preserve">and </w:delText>
        </w:r>
      </w:del>
      <w:r w:rsidR="005C11A3">
        <w:rPr>
          <w:lang w:val="en-US"/>
        </w:rPr>
        <w:t xml:space="preserve">car parking, </w:t>
      </w:r>
      <w:del w:id="1261" w:author="William Lamb" w:date="2017-10-25T11:41:00Z">
        <w:r w:rsidR="005C11A3" w:rsidDel="00E37458">
          <w:rPr>
            <w:lang w:val="en-US"/>
          </w:rPr>
          <w:delText xml:space="preserve">but also </w:delText>
        </w:r>
      </w:del>
      <w:ins w:id="1262" w:author="William Lamb" w:date="2017-10-25T11:41:00Z">
        <w:r w:rsidR="00E37458">
          <w:rPr>
            <w:lang w:val="en-US"/>
          </w:rPr>
          <w:t xml:space="preserve">and </w:t>
        </w:r>
      </w:ins>
      <w:r w:rsidR="005477A6">
        <w:rPr>
          <w:lang w:val="en-US"/>
        </w:rPr>
        <w:t>waste management</w:t>
      </w:r>
      <w:del w:id="1263" w:author="William Lamb" w:date="2017-10-25T11:41:00Z">
        <w:r w:rsidR="005C11A3" w:rsidDel="00E37458">
          <w:rPr>
            <w:lang w:val="en-US"/>
          </w:rPr>
          <w:delText>and active travel</w:delText>
        </w:r>
      </w:del>
      <w:del w:id="1264" w:author="William Lamb" w:date="2017-10-25T11:43:00Z">
        <w:r w:rsidR="005C11A3" w:rsidDel="00E37458">
          <w:rPr>
            <w:lang w:val="en-US"/>
          </w:rPr>
          <w:delText>.</w:delText>
        </w:r>
      </w:del>
      <w:r w:rsidR="00B23AD7">
        <w:rPr>
          <w:lang w:val="en-US"/>
        </w:rPr>
        <w:t>.</w:t>
      </w:r>
    </w:p>
    <w:p w14:paraId="0F5F9A2C" w14:textId="48C4A405" w:rsidR="00DF4E4B" w:rsidRPr="00B4774A" w:rsidRDefault="00DF4E4B">
      <w:pPr>
        <w:rPr>
          <w:lang w:val="en-GB"/>
        </w:rPr>
      </w:pPr>
      <w:ins w:id="1265" w:author="William Lamb" w:date="2017-11-03T14:39:00Z">
        <w:r w:rsidRPr="00DF4E4B">
          <w:rPr>
            <w:lang w:val="en-GB"/>
            <w:rPrChange w:id="1266" w:author="William Lamb" w:date="2017-11-03T14:39:00Z">
              <w:rPr>
                <w:sz w:val="20"/>
                <w:lang w:val="en-GB"/>
              </w:rPr>
            </w:rPrChange>
          </w:rPr>
          <w:t xml:space="preserve">In contrast to cluster 2, the epistemic community </w:t>
        </w:r>
      </w:ins>
      <w:ins w:id="1267" w:author="William Lamb" w:date="2017-11-03T14:46:00Z">
        <w:r w:rsidR="00682AD6">
          <w:rPr>
            <w:lang w:val="en-GB"/>
          </w:rPr>
          <w:t xml:space="preserve">around </w:t>
        </w:r>
      </w:ins>
      <w:ins w:id="1268" w:author="William Lamb" w:date="2017-11-03T14:39:00Z">
        <w:r w:rsidRPr="00DF4E4B">
          <w:rPr>
            <w:lang w:val="en-GB"/>
            <w:rPrChange w:id="1269" w:author="William Lamb" w:date="2017-11-03T14:39:00Z">
              <w:rPr>
                <w:sz w:val="20"/>
                <w:lang w:val="en-GB"/>
              </w:rPr>
            </w:rPrChange>
          </w:rPr>
          <w:t xml:space="preserve">buildings (cluster 1) offers a more focused discourse: on direct energy demand reduction via standards </w:t>
        </w:r>
        <w:r w:rsidRPr="00DF4E4B">
          <w:rPr>
            <w:lang w:val="en-GB"/>
            <w:rPrChange w:id="1270" w:author="William Lamb" w:date="2017-11-03T14:39:00Z">
              <w:rPr>
                <w:sz w:val="20"/>
                <w:lang w:val="en-GB"/>
              </w:rPr>
            </w:rPrChange>
          </w:rPr>
          <w:fldChar w:fldCharType="begin" w:fldLock="1"/>
        </w:r>
      </w:ins>
      <w:r w:rsidR="008517E2">
        <w:rPr>
          <w:lang w:val="en-GB"/>
        </w:rPr>
        <w:instrText>ADDIN CSL_CITATION { "citationItems" : [ { "id" : "ITEM-1", "itemData" : { "DOI" : "10.1016/j.enbuild.2009.08.006", "ISBN" : "0378-7788", "ISSN" : "03787788", "PMID" : "15870057", "abstract" : "Newsham et al. have recently published a re-analysis of energy-consumption data for LEED-certified commercial buildings supplied by the New Buildings Institute (NBI) and US Green Building Council. They find that, on average, LEED buildings use 18-39% less energy per floor area than their conventional counterparts, consistent with and adding clarity to conclusions originally reached by NBI. These conclusions, however, hang on a particular definition of the mean energy intensity of a collection of buildings that is not related to the total energy used by those buildings. Furthermore, site energy considered by Newsham et al. and NBI, unlike source energy used for the EPA's building Energy Star rating, does not account for the energy consumed off-site in generating and delivering electric energy to the building, whose inclusion is crucial for understanding greenhouse gas emission associated with building operation. Here I demonstrate that both the site energy and source energy used by the set of 35 LEED office buildings and Newsham et al.'s matching CBECS office buildings are statistically equivalent. Hence Newsham et al. offer no evidence that LEED-certification has collectively lowered either site or source energy for office buildings. \u00a9 2009 Elsevier B.V. All rights reserved.", "author" : [ { "dropping-particle" : "", "family" : "Newsham", "given" : "Guy R.", "non-dropping-particle" : "", "parse-names" : false, "suffix" : "" }, { "dropping-particle" : "", "family" : "Mancini", "given" : "Sandra", "non-dropping-particle" : "", "parse-names" : false, "suffix" : "" }, { "dropping-particle" : "", "family" : "Birt", "given" : "Benjamin J.", "non-dropping-particle" : "", "parse-names" : false, "suffix" : "" } ], "container-title" : "Energy and Buildings", "id" : "ITEM-1", "issue" : "12", "issued" : { "date-parts" : [ [ "2009" ] ] }, "page" : "897-905", "title" : "Do LEED-certified buildings save energy? Yes, but...", "type" : "article-journal", "volume" : "41" }, "uris" : [ "http://www.mendeley.com/documents/?uuid=20dbb1ff-7532-40f2-a53b-2a9821e37940" ] } ], "mendeley" : { "formattedCitation" : "[42]", "plainTextFormattedCitation" : "[42]", "previouslyFormattedCitation" : "[42]" }, "properties" : { "noteIndex" : 8 }, "schema" : "https://github.com/citation-style-language/schema/raw/master/csl-citation.json" }</w:instrText>
      </w:r>
      <w:ins w:id="1271" w:author="William Lamb" w:date="2017-11-03T14:39:00Z">
        <w:r w:rsidRPr="00DF4E4B">
          <w:rPr>
            <w:lang w:val="en-GB"/>
            <w:rPrChange w:id="1272" w:author="William Lamb" w:date="2017-11-03T14:39:00Z">
              <w:rPr>
                <w:sz w:val="20"/>
                <w:lang w:val="en-GB"/>
              </w:rPr>
            </w:rPrChange>
          </w:rPr>
          <w:fldChar w:fldCharType="separate"/>
        </w:r>
      </w:ins>
      <w:r w:rsidR="008517E2" w:rsidRPr="008517E2">
        <w:rPr>
          <w:noProof/>
          <w:lang w:val="en-GB"/>
        </w:rPr>
        <w:t>[42]</w:t>
      </w:r>
      <w:ins w:id="1273" w:author="William Lamb" w:date="2017-11-03T14:39:00Z">
        <w:r w:rsidRPr="00DF4E4B">
          <w:rPr>
            <w:lang w:val="en-GB"/>
            <w:rPrChange w:id="1274" w:author="William Lamb" w:date="2017-11-03T14:39:00Z">
              <w:rPr>
                <w:sz w:val="20"/>
                <w:lang w:val="en-GB"/>
              </w:rPr>
            </w:rPrChange>
          </w:rPr>
          <w:fldChar w:fldCharType="end"/>
        </w:r>
        <w:r w:rsidRPr="00DF4E4B">
          <w:rPr>
            <w:lang w:val="en-GB"/>
            <w:rPrChange w:id="1275" w:author="William Lamb" w:date="2017-11-03T14:39:00Z">
              <w:rPr>
                <w:sz w:val="20"/>
                <w:lang w:val="en-GB"/>
              </w:rPr>
            </w:rPrChange>
          </w:rPr>
          <w:t xml:space="preserve">, behaviours </w:t>
        </w:r>
        <w:r w:rsidRPr="00DF4E4B">
          <w:rPr>
            <w:lang w:val="en-GB"/>
            <w:rPrChange w:id="1276" w:author="William Lamb" w:date="2017-11-03T14:39:00Z">
              <w:rPr>
                <w:sz w:val="20"/>
                <w:lang w:val="en-GB"/>
              </w:rPr>
            </w:rPrChange>
          </w:rPr>
          <w:fldChar w:fldCharType="begin" w:fldLock="1"/>
        </w:r>
      </w:ins>
      <w:r w:rsidR="008517E2">
        <w:rPr>
          <w:lang w:val="en-GB"/>
        </w:rPr>
        <w:instrText>ADDIN CSL_CITATION { "citationItems" : [ { "id" : "ITEM-1", "itemData" : { "DOI" : "10.1016/j.jenvp.2005.08.002", "ISBN" : "0272-4944", "ISSN" : "02724944", "abstract" : "This article reviews and evaluates the effectiveness of interventions aiming to encourage households to reduce energy consumption. Thirty-eight studies performed within the field of (applied) social and environmental psychology are reviewed, and categorized as involving either antecedent strategies (i.e. commitment, goal setting, information, modeling) or consequence strategies (i.e. feedback, rewards). Particular attention is given to the following evaluation criteria: (1) to what extent did the intervention result in behavioral changes and/or reductions in energy use, (2) were underlying behavioral determinants examined (e.g. knowledge, attitudes), (3) to what extent could effects be attributed to the interventions and, (4) were effects maintained over longer periods of time? Interestingly, most studies focus on voluntary behavior change, by changing individual knowledge and/ or perceptions rather than changing contextual factors (i.e. pay-off structure) which may determine households' behavioral decisions. Interventions have been employed with varying degrees of success. Information tends to result in higher knowledge levels, but not necessarily in behavioral changes or energy savings. Rewards have effectively encouraged energy conservation, but with rather short-lived effects. Feedback has also proven its merits, in particular when given frequently. Some important issues cloud these conclusions, such as methodological problems. Also, little attention is given to actual environmental impact of energy savings. Often, an intervention's effectiveness is studied without examining underlying psychological determinants of energy use and energy savings. Also, it is not always clear whether effects were maintained over a longer period of time. Recommendations are given to further improve intervention planning and to enhance the effectiveness of interventions. \u00a9 2005 Elsevier Ltd. All rights reserved.", "author" : [ { "dropping-particle" : "", "family" : "Abrahamse", "given" : "Wokje", "non-dropping-particle" : "", "parse-names" : false, "suffix" : "" }, { "dropping-particle" : "", "family" : "Steg", "given" : "Linda", "non-dropping-particle" : "", "parse-names" : false, "suffix" : "" }, { "dropping-particle" : "", "family" : "Vlek", "given" : "Charles", "non-dropping-particle" : "", "parse-names" : false, "suffix" : "" }, { "dropping-particle" : "", "family" : "Rothengatter", "given" : "Talib", "non-dropping-particle" : "", "parse-names" : false, "suffix" : "" } ], "container-title" : "Journal of Environmental Psychology", "id" : "ITEM-1", "issue" : "3", "issued" : { "date-parts" : [ [ "2005" ] ] }, "page" : "273-291", "title" : "A review of intervention studies aimed at household energy conservation", "type" : "article-journal", "volume" : "25" }, "uris" : [ "http://www.mendeley.com/documents/?uuid=ecddf720-7410-427e-ad81-7c7dd922c7d0" ] } ], "mendeley" : { "formattedCitation" : "[43]", "plainTextFormattedCitation" : "[43]", "previouslyFormattedCitation" : "[43]" }, "properties" : { "noteIndex" : 13 }, "schema" : "https://github.com/citation-style-language/schema/raw/master/csl-citation.json" }</w:instrText>
      </w:r>
      <w:ins w:id="1277" w:author="William Lamb" w:date="2017-11-03T14:39:00Z">
        <w:r w:rsidRPr="00DF4E4B">
          <w:rPr>
            <w:lang w:val="en-GB"/>
            <w:rPrChange w:id="1278" w:author="William Lamb" w:date="2017-11-03T14:39:00Z">
              <w:rPr>
                <w:sz w:val="20"/>
                <w:lang w:val="en-GB"/>
              </w:rPr>
            </w:rPrChange>
          </w:rPr>
          <w:fldChar w:fldCharType="separate"/>
        </w:r>
      </w:ins>
      <w:r w:rsidR="008517E2" w:rsidRPr="008517E2">
        <w:rPr>
          <w:noProof/>
          <w:lang w:val="en-GB"/>
        </w:rPr>
        <w:t>[43]</w:t>
      </w:r>
      <w:ins w:id="1279" w:author="William Lamb" w:date="2017-11-03T14:39:00Z">
        <w:r w:rsidRPr="00DF4E4B">
          <w:rPr>
            <w:lang w:val="en-GB"/>
            <w:rPrChange w:id="1280" w:author="William Lamb" w:date="2017-11-03T14:39:00Z">
              <w:rPr>
                <w:sz w:val="20"/>
                <w:lang w:val="en-GB"/>
              </w:rPr>
            </w:rPrChange>
          </w:rPr>
          <w:fldChar w:fldCharType="end"/>
        </w:r>
        <w:r w:rsidRPr="00DF4E4B">
          <w:rPr>
            <w:i/>
            <w:iCs/>
            <w:lang w:val="en-GB"/>
            <w:rPrChange w:id="1281" w:author="William Lamb" w:date="2017-11-03T14:39:00Z">
              <w:rPr>
                <w:i/>
                <w:iCs/>
                <w:sz w:val="20"/>
                <w:lang w:val="en-GB"/>
              </w:rPr>
            </w:rPrChange>
          </w:rPr>
          <w:t xml:space="preserve"> </w:t>
        </w:r>
        <w:r w:rsidRPr="00DF4E4B">
          <w:rPr>
            <w:lang w:val="en-GB"/>
            <w:rPrChange w:id="1282" w:author="William Lamb" w:date="2017-11-03T14:39:00Z">
              <w:rPr>
                <w:sz w:val="20"/>
                <w:lang w:val="en-GB"/>
              </w:rPr>
            </w:rPrChange>
          </w:rPr>
          <w:t xml:space="preserve">and technical interventions </w:t>
        </w:r>
        <w:r w:rsidRPr="00DF4E4B">
          <w:rPr>
            <w:lang w:val="en-GB"/>
            <w:rPrChange w:id="1283" w:author="William Lamb" w:date="2017-11-03T14:39:00Z">
              <w:rPr>
                <w:sz w:val="20"/>
                <w:lang w:val="en-GB"/>
              </w:rPr>
            </w:rPrChange>
          </w:rPr>
          <w:fldChar w:fldCharType="begin" w:fldLock="1"/>
        </w:r>
      </w:ins>
      <w:r w:rsidR="008517E2">
        <w:rPr>
          <w:lang w:val="en-GB"/>
        </w:rPr>
        <w:instrText>ADDIN CSL_CITATION { "citationItems" : [ { "id" : "ITEM-1", "itemData" : { "DOI" : "10.1073/pnas.0908738106", "ISBN" : "1091-6490 (Electronic)\\r0027-8424 (Linking)", "ISSN" : "0027-8424", "PMID" : "19858494", "abstract" : "Most climate change policy attention has been addressed to long-term options, such as inducing new, low-carbon energy technologies and creating cap-and-trade regimes for emissions. We use a behavioral approach to examine the reasonably achievable potential for near-term reductions by altered adoption and use of available technologies in US homes and nonbusiness travel. We estimate the plasticity of 17 household action types in 5 behaviorally distinct categories by use of data on the most effective documented interventions that do not involve new regulatory measures. These interventions vary by type of action and typically combine several policy tools and strong social marketing. National implementation could save an estimated 123 million metric tons of carbon per year in year 10, which is 20% of household direct emissions or 7.4% of US national emissions, with little or no reduction in household well-being. The potential of household action deserves increased policy attention. Future analyses of this potential should incorporate behavioral as well as economic and engineering elements.", "author" : [ { "dropping-particle" : "", "family" : "Dietz", "given" : "T.", "non-dropping-particle" : "", "parse-names" : false, "suffix" : "" }, { "dropping-particle" : "", "family" : "Gardner", "given" : "G. T.", "non-dropping-particle" : "", "parse-names" : false, "suffix" : "" }, { "dropping-particle" : "", "family" : "Gilligan", "given" : "J.", "non-dropping-particle" : "", "parse-names" : false, "suffix" : "" }, { "dropping-particle" : "", "family" : "Stern", "given" : "P. C.", "non-dropping-particle" : "", "parse-names" : false, "suffix" : "" }, { "dropping-particle" : "", "family" : "Vandenbergh", "given" : "M. P.", "non-dropping-particle" : "", "parse-names" : false, "suffix" : "" } ], "container-title" : "Proceedings of the National Academy of Sciences", "id" : "ITEM-1", "issue" : "44", "issued" : { "date-parts" : [ [ "2009" ] ] }, "page" : "18452-18456", "title" : "Household actions can provide a behavioral wedge to rapidly reduce US carbon emissions", "type" : "article-journal", "volume" : "106" }, "uris" : [ "http://www.mendeley.com/documents/?uuid=6c14727c-a00f-454a-886f-58b3854bf373" ] } ], "mendeley" : { "formattedCitation" : "[44]", "plainTextFormattedCitation" : "[44]", "previouslyFormattedCitation" : "[44]" }, "properties" : { "noteIndex" : 13 }, "schema" : "https://github.com/citation-style-language/schema/raw/master/csl-citation.json" }</w:instrText>
      </w:r>
      <w:ins w:id="1284" w:author="William Lamb" w:date="2017-11-03T14:39:00Z">
        <w:r w:rsidRPr="00DF4E4B">
          <w:rPr>
            <w:lang w:val="en-GB"/>
            <w:rPrChange w:id="1285" w:author="William Lamb" w:date="2017-11-03T14:39:00Z">
              <w:rPr>
                <w:sz w:val="20"/>
                <w:lang w:val="en-GB"/>
              </w:rPr>
            </w:rPrChange>
          </w:rPr>
          <w:fldChar w:fldCharType="separate"/>
        </w:r>
      </w:ins>
      <w:r w:rsidR="008517E2" w:rsidRPr="008517E2">
        <w:rPr>
          <w:noProof/>
          <w:lang w:val="en-GB"/>
        </w:rPr>
        <w:t>[44]</w:t>
      </w:r>
      <w:ins w:id="1286" w:author="William Lamb" w:date="2017-11-03T14:39:00Z">
        <w:r w:rsidRPr="00DF4E4B">
          <w:rPr>
            <w:lang w:val="en-GB"/>
            <w:rPrChange w:id="1287" w:author="William Lamb" w:date="2017-11-03T14:39:00Z">
              <w:rPr>
                <w:sz w:val="20"/>
                <w:lang w:val="en-GB"/>
              </w:rPr>
            </w:rPrChange>
          </w:rPr>
          <w:fldChar w:fldCharType="end"/>
        </w:r>
        <w:r w:rsidRPr="00DF4E4B">
          <w:rPr>
            <w:lang w:val="en-GB"/>
            <w:rPrChange w:id="1288" w:author="William Lamb" w:date="2017-11-03T14:39:00Z">
              <w:rPr>
                <w:sz w:val="20"/>
                <w:lang w:val="en-GB"/>
              </w:rPr>
            </w:rPrChange>
          </w:rPr>
          <w:t xml:space="preserve">. </w:t>
        </w:r>
      </w:ins>
      <w:ins w:id="1289" w:author="William Lamb" w:date="2017-11-03T14:45:00Z">
        <w:r w:rsidR="00682AD6">
          <w:rPr>
            <w:lang w:val="en-GB"/>
          </w:rPr>
          <w:t>This research is direct</w:t>
        </w:r>
      </w:ins>
      <w:ins w:id="1290" w:author="William Lamb" w:date="2017-11-03T14:47:00Z">
        <w:r w:rsidR="00682AD6">
          <w:rPr>
            <w:lang w:val="en-GB"/>
          </w:rPr>
          <w:t>ly</w:t>
        </w:r>
      </w:ins>
      <w:ins w:id="1291" w:author="William Lamb" w:date="2017-11-03T14:45:00Z">
        <w:r w:rsidR="00682AD6">
          <w:rPr>
            <w:lang w:val="en-GB"/>
          </w:rPr>
          <w:t xml:space="preserve"> relevant to mitigation, although it is firmly framed in terms of households and buildings, not </w:t>
        </w:r>
      </w:ins>
      <w:ins w:id="1292" w:author="William Lamb" w:date="2017-11-03T14:47:00Z">
        <w:r w:rsidR="00682AD6">
          <w:rPr>
            <w:lang w:val="en-GB"/>
          </w:rPr>
          <w:t xml:space="preserve">the urban areas in which </w:t>
        </w:r>
      </w:ins>
      <w:ins w:id="1293" w:author="William Lamb" w:date="2017-11-03T14:56:00Z">
        <w:r w:rsidR="00B4774A">
          <w:rPr>
            <w:lang w:val="en-GB"/>
          </w:rPr>
          <w:t xml:space="preserve">they </w:t>
        </w:r>
      </w:ins>
      <w:ins w:id="1294" w:author="William Lamb" w:date="2017-11-03T14:47:00Z">
        <w:r w:rsidR="00682AD6">
          <w:rPr>
            <w:lang w:val="en-GB"/>
          </w:rPr>
          <w:t>are situated.</w:t>
        </w:r>
      </w:ins>
    </w:p>
    <w:p w14:paraId="29311ECC" w14:textId="5C63DC26" w:rsidR="00C1790B" w:rsidDel="00682AD6" w:rsidRDefault="005477A6">
      <w:pPr>
        <w:rPr>
          <w:del w:id="1295" w:author="William Lamb" w:date="2017-11-03T14:47:00Z"/>
          <w:lang w:val="en-US"/>
        </w:rPr>
      </w:pPr>
      <w:del w:id="1296" w:author="William Lamb" w:date="2017-11-03T14:47:00Z">
        <w:r w:rsidDel="00682AD6">
          <w:rPr>
            <w:lang w:val="en-US"/>
          </w:rPr>
          <w:lastRenderedPageBreak/>
          <w:delText xml:space="preserve">the mitigation-focused  </w:delText>
        </w:r>
      </w:del>
      <w:del w:id="1297" w:author="William Lamb" w:date="2017-10-25T13:17:00Z">
        <w:r w:rsidR="007A7422" w:rsidDel="00273682">
          <w:rPr>
            <w:lang w:val="en-US"/>
          </w:rPr>
          <w:delText xml:space="preserve">Using a compiled set of references from the IPCC AR5 Working Group III Report, we </w:delText>
        </w:r>
        <w:r w:rsidR="005C11A3" w:rsidDel="00273682">
          <w:rPr>
            <w:lang w:val="en-US"/>
          </w:rPr>
          <w:delText>find</w:delText>
        </w:r>
        <w:r w:rsidR="007A7422" w:rsidDel="00273682">
          <w:rPr>
            <w:lang w:val="en-US"/>
          </w:rPr>
          <w:delText xml:space="preserve"> </w:delText>
        </w:r>
      </w:del>
      <w:del w:id="1298" w:author="William Lamb" w:date="2017-10-09T13:58:00Z">
        <w:r w:rsidR="0010383B" w:rsidDel="000E5FEC">
          <w:rPr>
            <w:lang w:val="en-US"/>
          </w:rPr>
          <w:delText xml:space="preserve">that the </w:delText>
        </w:r>
      </w:del>
      <w:del w:id="1299" w:author="William Lamb" w:date="2017-10-25T13:17:00Z">
        <w:r w:rsidR="007A7422" w:rsidDel="00273682">
          <w:rPr>
            <w:lang w:val="en-US"/>
          </w:rPr>
          <w:delText xml:space="preserve">coverage of urban mitigation literature </w:delText>
        </w:r>
      </w:del>
      <w:del w:id="1300" w:author="William Lamb" w:date="2017-10-09T13:58:00Z">
        <w:r w:rsidR="007A7422" w:rsidDel="000E5FEC">
          <w:rPr>
            <w:lang w:val="en-US"/>
          </w:rPr>
          <w:delText xml:space="preserve">identified here </w:delText>
        </w:r>
      </w:del>
      <w:del w:id="1301" w:author="William Lamb" w:date="2017-10-25T13:17:00Z">
        <w:r w:rsidR="007A7422" w:rsidDel="00273682">
          <w:rPr>
            <w:lang w:val="en-US"/>
          </w:rPr>
          <w:delText xml:space="preserve">extends to a total of </w:delText>
        </w:r>
      </w:del>
      <w:del w:id="1302" w:author="William Lamb" w:date="2017-10-25T12:03:00Z">
        <w:r w:rsidR="007A7422" w:rsidDel="00D7493F">
          <w:rPr>
            <w:lang w:val="en-US"/>
          </w:rPr>
          <w:delText xml:space="preserve">111 </w:delText>
        </w:r>
      </w:del>
      <w:del w:id="1303" w:author="William Lamb" w:date="2017-10-25T13:17:00Z">
        <w:r w:rsidR="007A7422" w:rsidDel="00273682">
          <w:rPr>
            <w:lang w:val="en-US"/>
          </w:rPr>
          <w:delText xml:space="preserve">direct citations, out of 9,328 references in the report. </w:delText>
        </w:r>
      </w:del>
      <w:moveFromRangeStart w:id="1304" w:author="William Lamb" w:date="2017-10-25T13:20:00Z" w:name="move496700953"/>
      <w:moveFrom w:id="1305" w:author="William Lamb" w:date="2017-10-25T13:20:00Z">
        <w:del w:id="1306" w:author="William Lamb" w:date="2017-10-25T14:04:00Z">
          <w:r w:rsidR="0082770C" w:rsidDel="00225725">
            <w:rPr>
              <w:lang w:val="en-US"/>
            </w:rPr>
            <w:delText>This</w:delText>
          </w:r>
          <w:r w:rsidR="002D3111" w:rsidDel="00225725">
            <w:rPr>
              <w:lang w:val="en-US"/>
            </w:rPr>
            <w:delText xml:space="preserve"> low number</w:delText>
          </w:r>
          <w:r w:rsidR="0082770C" w:rsidDel="00225725">
            <w:rPr>
              <w:lang w:val="en-US"/>
            </w:rPr>
            <w:delText xml:space="preserve"> should be contextualized within the much broader </w:delText>
          </w:r>
          <w:r w:rsidR="002D3111" w:rsidDel="00225725">
            <w:rPr>
              <w:lang w:val="en-US"/>
            </w:rPr>
            <w:delText>scope of the relevant chapter</w:delText>
          </w:r>
          <w:r w:rsidR="005C11A3" w:rsidDel="00225725">
            <w:rPr>
              <w:lang w:val="en-US"/>
            </w:rPr>
            <w:delText xml:space="preserve"> (Chapter 12: Human Settlements, Infrastructure, and Spatial Planning)</w:delText>
          </w:r>
          <w:r w:rsidR="0082770C" w:rsidDel="00225725">
            <w:rPr>
              <w:lang w:val="en-US"/>
            </w:rPr>
            <w:delText>,</w:delText>
          </w:r>
          <w:r w:rsidR="002D3111" w:rsidDel="00225725">
            <w:rPr>
              <w:lang w:val="en-US"/>
            </w:rPr>
            <w:delText xml:space="preserve"> </w:delText>
          </w:r>
          <w:r w:rsidR="0082770C" w:rsidDel="00225725">
            <w:rPr>
              <w:lang w:val="en-US"/>
            </w:rPr>
            <w:delText>which</w:delText>
          </w:r>
          <w:r w:rsidR="002D3111" w:rsidDel="00225725">
            <w:rPr>
              <w:lang w:val="en-US"/>
            </w:rPr>
            <w:delText xml:space="preserve"> included many issues not queried here. </w:delText>
          </w:r>
        </w:del>
      </w:moveFrom>
      <w:moveFromRangeEnd w:id="1304"/>
      <w:del w:id="1307" w:author="William Lamb" w:date="2017-10-25T14:04:00Z">
        <w:r w:rsidR="00F315CA" w:rsidDel="00225725">
          <w:rPr>
            <w:lang w:val="en-US"/>
          </w:rPr>
          <w:delText>T</w:delText>
        </w:r>
        <w:r w:rsidR="006B0846" w:rsidDel="00225725">
          <w:rPr>
            <w:lang w:val="en-US"/>
          </w:rPr>
          <w:delText>h</w:delText>
        </w:r>
        <w:r w:rsidR="005C11A3" w:rsidDel="00225725">
          <w:rPr>
            <w:lang w:val="en-US"/>
          </w:rPr>
          <w:delText>e</w:delText>
        </w:r>
        <w:r w:rsidR="006B0846" w:rsidDel="00225725">
          <w:rPr>
            <w:lang w:val="en-US"/>
          </w:rPr>
          <w:delText xml:space="preserve"> </w:delText>
        </w:r>
        <w:r w:rsidR="005C11A3" w:rsidDel="00225725">
          <w:rPr>
            <w:lang w:val="en-US"/>
          </w:rPr>
          <w:delText xml:space="preserve">topic structure of these citations </w:delText>
        </w:r>
        <w:r w:rsidR="00124A69" w:rsidDel="00225725">
          <w:rPr>
            <w:lang w:val="en-US"/>
          </w:rPr>
          <w:delText>suggest</w:delText>
        </w:r>
        <w:r w:rsidR="00294745" w:rsidDel="00225725">
          <w:rPr>
            <w:lang w:val="en-US"/>
          </w:rPr>
          <w:delText>s</w:delText>
        </w:r>
        <w:r w:rsidR="00124A69" w:rsidDel="00225725">
          <w:rPr>
            <w:lang w:val="en-US"/>
          </w:rPr>
          <w:delText xml:space="preserve"> a predominant focus </w:delText>
        </w:r>
        <w:r w:rsidR="001E7F7C" w:rsidDel="00225725">
          <w:rPr>
            <w:lang w:val="en-US"/>
          </w:rPr>
          <w:delText xml:space="preserve">of the AR5 chapters </w:delText>
        </w:r>
        <w:r w:rsidR="00124A69" w:rsidDel="00225725">
          <w:rPr>
            <w:lang w:val="en-US"/>
          </w:rPr>
          <w:delText xml:space="preserve">on documents that are clearly </w:delText>
        </w:r>
        <w:r w:rsidR="005C11A3" w:rsidDel="00225725">
          <w:rPr>
            <w:lang w:val="en-US"/>
          </w:rPr>
          <w:delText>within the “</w:delText>
        </w:r>
        <w:r w:rsidR="00124A69" w:rsidDel="00225725">
          <w:rPr>
            <w:lang w:val="en-US"/>
          </w:rPr>
          <w:delText>mitigation</w:delText>
        </w:r>
        <w:r w:rsidR="005C11A3" w:rsidDel="00225725">
          <w:rPr>
            <w:lang w:val="en-US"/>
          </w:rPr>
          <w:delText>-core”</w:delText>
        </w:r>
        <w:r w:rsidR="00124A69" w:rsidDel="00225725">
          <w:rPr>
            <w:lang w:val="en-US"/>
          </w:rPr>
          <w:delText xml:space="preserve">, </w:delText>
        </w:r>
        <w:r w:rsidR="001E7F7C" w:rsidDel="00225725">
          <w:rPr>
            <w:lang w:val="en-US"/>
          </w:rPr>
          <w:delText xml:space="preserve">related </w:delText>
        </w:r>
        <w:r w:rsidR="00124A69" w:rsidDel="00225725">
          <w:rPr>
            <w:lang w:val="en-US"/>
          </w:rPr>
          <w:delText xml:space="preserve">to </w:delText>
        </w:r>
      </w:del>
      <w:del w:id="1308" w:author="William Lamb" w:date="2017-11-03T14:47:00Z">
        <w:r w:rsidR="00124A69" w:rsidDel="00682AD6">
          <w:rPr>
            <w:lang w:val="en-US"/>
          </w:rPr>
          <w:delText xml:space="preserve">urban form, </w:delText>
        </w:r>
        <w:r w:rsidDel="00682AD6">
          <w:rPr>
            <w:lang w:val="en-US"/>
          </w:rPr>
          <w:delText xml:space="preserve">emissions accounting, </w:delText>
        </w:r>
        <w:r w:rsidR="00124A69" w:rsidDel="00682AD6">
          <w:rPr>
            <w:lang w:val="en-US"/>
          </w:rPr>
          <w:delText>building energy consumption, public transportation</w:delText>
        </w:r>
        <w:r w:rsidR="0037617C" w:rsidDel="00682AD6">
          <w:rPr>
            <w:lang w:val="en-US"/>
          </w:rPr>
          <w:delText>,</w:delText>
        </w:r>
        <w:r w:rsidR="00124A69" w:rsidDel="00682AD6">
          <w:rPr>
            <w:lang w:val="en-US"/>
          </w:rPr>
          <w:delText xml:space="preserve"> </w:delText>
        </w:r>
      </w:del>
      <w:del w:id="1309" w:author="William Lamb" w:date="2017-10-25T14:04:00Z">
        <w:r w:rsidR="0037617C" w:rsidDel="00225725">
          <w:rPr>
            <w:lang w:val="en-US"/>
          </w:rPr>
          <w:delText xml:space="preserve">or </w:delText>
        </w:r>
      </w:del>
      <w:del w:id="1310" w:author="William Lamb" w:date="2017-11-03T14:47:00Z">
        <w:r w:rsidR="00124A69" w:rsidDel="00682AD6">
          <w:rPr>
            <w:lang w:val="en-US"/>
          </w:rPr>
          <w:delText>active travel (</w:delText>
        </w:r>
        <w:r w:rsidR="0045398A" w:rsidDel="00682AD6">
          <w:rPr>
            <w:lang w:val="en-US"/>
          </w:rPr>
          <w:delText>Supplementary Materials</w:delText>
        </w:r>
        <w:r w:rsidR="00124A69" w:rsidRPr="003B146E" w:rsidDel="00682AD6">
          <w:rPr>
            <w:lang w:val="en-US"/>
          </w:rPr>
          <w:delText xml:space="preserve"> Fig 2</w:delText>
        </w:r>
        <w:r w:rsidR="00124A69" w:rsidDel="00682AD6">
          <w:rPr>
            <w:lang w:val="en-US"/>
          </w:rPr>
          <w:delText>).</w:delText>
        </w:r>
        <w:r w:rsidDel="00682AD6">
          <w:rPr>
            <w:lang w:val="en-US"/>
          </w:rPr>
          <w:delText xml:space="preserve"> Topics on parking, waste management and </w:delText>
        </w:r>
      </w:del>
      <w:del w:id="1311" w:author="William Lamb" w:date="2017-11-02T13:55:00Z">
        <w:r w:rsidDel="00AC24A3">
          <w:rPr>
            <w:lang w:val="en-US"/>
          </w:rPr>
          <w:delText xml:space="preserve">congestion </w:delText>
        </w:r>
      </w:del>
      <w:del w:id="1312" w:author="William Lamb" w:date="2017-11-03T14:47:00Z">
        <w:r w:rsidDel="00682AD6">
          <w:rPr>
            <w:lang w:val="en-US"/>
          </w:rPr>
          <w:delText>are underrepresented in the report.</w:delText>
        </w:r>
      </w:del>
    </w:p>
    <w:p w14:paraId="27703054" w14:textId="4C32E902" w:rsidR="00DF2488" w:rsidRDefault="00B17D0D" w:rsidP="00C56197">
      <w:pPr>
        <w:keepNext/>
      </w:pPr>
      <w:del w:id="1313" w:author="William Lamb" w:date="2017-10-23T15:39:00Z">
        <w:r w:rsidDel="00114B7C">
          <w:rPr>
            <w:noProof/>
            <w:lang w:val="en-GB" w:eastAsia="en-GB"/>
          </w:rPr>
          <w:drawing>
            <wp:inline distT="0" distB="0" distL="0" distR="0" wp14:anchorId="7659E714" wp14:editId="75FEA711">
              <wp:extent cx="5760720"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iliometric networ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inline>
          </w:drawing>
        </w:r>
      </w:del>
      <w:ins w:id="1314" w:author="William Lamb" w:date="2017-10-23T16:03:00Z">
        <w:r w:rsidR="001A04ED">
          <w:rPr>
            <w:noProof/>
            <w:lang w:val="en-GB" w:eastAsia="en-GB"/>
          </w:rPr>
          <w:drawing>
            <wp:inline distT="0" distB="0" distL="0" distR="0" wp14:anchorId="5821C51F" wp14:editId="39736219">
              <wp:extent cx="5760720" cy="2491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b_coupling_topics.png"/>
                      <pic:cNvPicPr/>
                    </pic:nvPicPr>
                    <pic:blipFill>
                      <a:blip r:embed="rId15" cstate="print">
                        <a:extLst>
                          <a:ext uri="{28A0092B-C50C-407E-A947-70E740481C1C}">
                            <a14:useLocalDpi xmlns:a14="http://schemas.microsoft.com/office/drawing/2010/main"/>
                          </a:ext>
                        </a:extLst>
                      </a:blip>
                      <a:stretch>
                        <a:fillRect/>
                      </a:stretch>
                    </pic:blipFill>
                    <pic:spPr>
                      <a:xfrm>
                        <a:off x="0" y="0"/>
                        <a:ext cx="5760720" cy="2491105"/>
                      </a:xfrm>
                      <a:prstGeom prst="rect">
                        <a:avLst/>
                      </a:prstGeom>
                    </pic:spPr>
                  </pic:pic>
                </a:graphicData>
              </a:graphic>
            </wp:inline>
          </w:drawing>
        </w:r>
      </w:ins>
    </w:p>
    <w:p w14:paraId="34BE4F12" w14:textId="44CA30CC" w:rsidR="00682AD6" w:rsidRPr="003C72A5" w:rsidRDefault="00DF2488">
      <w:pPr>
        <w:pStyle w:val="Caption"/>
        <w:rPr>
          <w:ins w:id="1315" w:author="William Lamb" w:date="2017-11-03T14:47:00Z"/>
          <w:sz w:val="20"/>
          <w:lang w:val="en-GB"/>
        </w:rPr>
        <w:pPrChange w:id="1316" w:author="William Lamb" w:date="2017-11-10T13:43:00Z">
          <w:pPr/>
        </w:pPrChange>
      </w:pPr>
      <w:r w:rsidRPr="00DF2488">
        <w:rPr>
          <w:b/>
          <w:sz w:val="20"/>
          <w:lang w:val="en-GB"/>
        </w:rPr>
        <w:t xml:space="preserve">Figure </w:t>
      </w:r>
      <w:del w:id="1317" w:author="William Lamb" w:date="2017-11-10T22:28:00Z">
        <w:r w:rsidRPr="00DF2488" w:rsidDel="00090601">
          <w:rPr>
            <w:b/>
            <w:sz w:val="20"/>
          </w:rPr>
          <w:fldChar w:fldCharType="begin"/>
        </w:r>
        <w:r w:rsidRPr="00090601" w:rsidDel="00090601">
          <w:rPr>
            <w:b/>
            <w:sz w:val="20"/>
            <w:lang w:val="en-GB"/>
            <w:rPrChange w:id="1318" w:author="William Lamb" w:date="2017-11-10T22:28:00Z">
              <w:rPr>
                <w:b/>
                <w:sz w:val="20"/>
                <w:lang w:val="en-GB"/>
              </w:rPr>
            </w:rPrChange>
          </w:rPr>
          <w:delInstrText xml:space="preserve"> SEQ Figure \* ARABIC </w:delInstrText>
        </w:r>
        <w:r w:rsidRPr="00DF2488" w:rsidDel="00090601">
          <w:rPr>
            <w:b/>
            <w:sz w:val="20"/>
          </w:rPr>
          <w:fldChar w:fldCharType="separate"/>
        </w:r>
        <w:r w:rsidRPr="00C25E07" w:rsidDel="00090601">
          <w:rPr>
            <w:b/>
            <w:noProof/>
            <w:sz w:val="20"/>
            <w:lang w:val="en-GB"/>
          </w:rPr>
          <w:delText>4</w:delText>
        </w:r>
        <w:r w:rsidRPr="00DF2488" w:rsidDel="00090601">
          <w:rPr>
            <w:b/>
            <w:sz w:val="20"/>
          </w:rPr>
          <w:fldChar w:fldCharType="end"/>
        </w:r>
      </w:del>
      <w:ins w:id="1319" w:author="William Lamb" w:date="2017-11-10T22:28:00Z">
        <w:r w:rsidR="00090601" w:rsidRPr="007F709C">
          <w:rPr>
            <w:b/>
            <w:sz w:val="20"/>
            <w:lang w:val="en-GB"/>
            <w:rPrChange w:id="1320" w:author="William Lamb" w:date="2017-11-10T22:28:00Z">
              <w:rPr>
                <w:b/>
                <w:sz w:val="20"/>
              </w:rPr>
            </w:rPrChange>
          </w:rPr>
          <w:t>3</w:t>
        </w:r>
      </w:ins>
      <w:r w:rsidRPr="00DF2488">
        <w:rPr>
          <w:b/>
          <w:sz w:val="20"/>
          <w:lang w:val="en-GB"/>
        </w:rPr>
        <w:t>: Bibliographic coupling network of urban mitigation topics.</w:t>
      </w:r>
      <w:r w:rsidRPr="00DF2488">
        <w:rPr>
          <w:sz w:val="20"/>
          <w:lang w:val="en-GB"/>
        </w:rPr>
        <w:t xml:space="preserve"> </w:t>
      </w:r>
      <w:ins w:id="1321" w:author="William Lamb" w:date="2017-10-23T15:47:00Z">
        <w:r w:rsidR="00D26764">
          <w:rPr>
            <w:sz w:val="20"/>
            <w:lang w:val="en-GB"/>
          </w:rPr>
          <w:t xml:space="preserve">Each </w:t>
        </w:r>
      </w:ins>
      <w:ins w:id="1322" w:author="William Lamb" w:date="2017-10-23T15:49:00Z">
        <w:r w:rsidR="00D26764">
          <w:rPr>
            <w:sz w:val="20"/>
            <w:lang w:val="en-GB"/>
          </w:rPr>
          <w:t>node</w:t>
        </w:r>
      </w:ins>
      <w:ins w:id="1323" w:author="William Lamb" w:date="2017-10-23T15:57:00Z">
        <w:r w:rsidR="001A04ED">
          <w:rPr>
            <w:sz w:val="20"/>
            <w:lang w:val="en-GB"/>
          </w:rPr>
          <w:t xml:space="preserve"> (circle)</w:t>
        </w:r>
      </w:ins>
      <w:ins w:id="1324" w:author="William Lamb" w:date="2017-10-23T15:48:00Z">
        <w:r w:rsidR="00D26764">
          <w:rPr>
            <w:sz w:val="20"/>
            <w:lang w:val="en-GB"/>
          </w:rPr>
          <w:t xml:space="preserve"> </w:t>
        </w:r>
      </w:ins>
      <w:ins w:id="1325" w:author="William Lamb" w:date="2017-10-23T15:47:00Z">
        <w:r w:rsidR="00D26764">
          <w:rPr>
            <w:sz w:val="20"/>
            <w:lang w:val="en-GB"/>
          </w:rPr>
          <w:t xml:space="preserve">represents </w:t>
        </w:r>
      </w:ins>
      <w:ins w:id="1326" w:author="William Lamb" w:date="2017-10-23T15:49:00Z">
        <w:r w:rsidR="00D26764">
          <w:rPr>
            <w:sz w:val="20"/>
            <w:lang w:val="en-GB"/>
          </w:rPr>
          <w:t xml:space="preserve">a </w:t>
        </w:r>
      </w:ins>
      <w:ins w:id="1327" w:author="William Lamb" w:date="2017-10-23T15:48:00Z">
        <w:r w:rsidR="00D26764">
          <w:rPr>
            <w:sz w:val="20"/>
            <w:lang w:val="en-GB"/>
          </w:rPr>
          <w:t>publication, scaled by total citations</w:t>
        </w:r>
      </w:ins>
      <w:ins w:id="1328" w:author="William Lamb" w:date="2017-10-23T15:49:00Z">
        <w:r w:rsidR="00D26764">
          <w:rPr>
            <w:sz w:val="20"/>
            <w:lang w:val="en-GB"/>
          </w:rPr>
          <w:t>.</w:t>
        </w:r>
      </w:ins>
      <w:ins w:id="1329" w:author="William Lamb" w:date="2017-10-23T15:47:00Z">
        <w:r w:rsidR="00D26764">
          <w:rPr>
            <w:sz w:val="20"/>
            <w:lang w:val="en-GB"/>
          </w:rPr>
          <w:t xml:space="preserve"> </w:t>
        </w:r>
      </w:ins>
      <w:ins w:id="1330" w:author="William Lamb" w:date="2017-10-23T15:57:00Z">
        <w:r w:rsidR="001A04ED">
          <w:rPr>
            <w:sz w:val="20"/>
            <w:lang w:val="en-GB"/>
          </w:rPr>
          <w:t>P</w:t>
        </w:r>
      </w:ins>
      <w:ins w:id="1331" w:author="William Lamb" w:date="2017-10-23T15:54:00Z">
        <w:r w:rsidR="001A04ED">
          <w:rPr>
            <w:sz w:val="20"/>
            <w:lang w:val="en-GB"/>
          </w:rPr>
          <w:t xml:space="preserve">roximity </w:t>
        </w:r>
      </w:ins>
      <w:ins w:id="1332" w:author="William Lamb" w:date="2017-10-23T15:57:00Z">
        <w:r w:rsidR="001A04ED">
          <w:rPr>
            <w:sz w:val="20"/>
            <w:lang w:val="en-GB"/>
          </w:rPr>
          <w:t xml:space="preserve">between nodes </w:t>
        </w:r>
      </w:ins>
      <w:ins w:id="1333" w:author="William Lamb" w:date="2017-10-23T15:54:00Z">
        <w:r w:rsidR="001A04ED">
          <w:rPr>
            <w:sz w:val="20"/>
            <w:lang w:val="en-GB"/>
          </w:rPr>
          <w:t xml:space="preserve">indicates </w:t>
        </w:r>
      </w:ins>
      <w:ins w:id="1334" w:author="William Lamb" w:date="2017-10-25T11:33:00Z">
        <w:r w:rsidR="009356DE">
          <w:rPr>
            <w:sz w:val="20"/>
            <w:lang w:val="en-GB"/>
          </w:rPr>
          <w:t xml:space="preserve">similar </w:t>
        </w:r>
      </w:ins>
      <w:ins w:id="1335" w:author="William Lamb" w:date="2017-10-23T15:55:00Z">
        <w:r w:rsidR="009356DE">
          <w:rPr>
            <w:sz w:val="20"/>
            <w:lang w:val="en-GB"/>
          </w:rPr>
          <w:t>citing patterns</w:t>
        </w:r>
        <w:r w:rsidR="001A04ED">
          <w:rPr>
            <w:sz w:val="20"/>
            <w:lang w:val="en-GB"/>
          </w:rPr>
          <w:t xml:space="preserve">. </w:t>
        </w:r>
      </w:ins>
      <w:ins w:id="1336" w:author="William Lamb" w:date="2017-10-23T16:06:00Z">
        <w:r w:rsidR="00FA0D4B">
          <w:rPr>
            <w:sz w:val="20"/>
            <w:lang w:val="en-GB"/>
          </w:rPr>
          <w:t>To identify epistemic communities</w:t>
        </w:r>
      </w:ins>
      <w:ins w:id="1337" w:author="William Lamb" w:date="2017-10-23T16:07:00Z">
        <w:r w:rsidR="00FA0D4B">
          <w:rPr>
            <w:sz w:val="20"/>
            <w:lang w:val="en-GB"/>
          </w:rPr>
          <w:t xml:space="preserve">, we </w:t>
        </w:r>
      </w:ins>
      <w:ins w:id="1338" w:author="William Lamb" w:date="2017-10-23T16:09:00Z">
        <w:r w:rsidR="00FA0D4B">
          <w:rPr>
            <w:sz w:val="20"/>
            <w:lang w:val="en-GB"/>
          </w:rPr>
          <w:t>specify</w:t>
        </w:r>
      </w:ins>
      <w:ins w:id="1339" w:author="William Lamb" w:date="2017-10-23T16:07:00Z">
        <w:r w:rsidR="00FA0D4B">
          <w:rPr>
            <w:sz w:val="20"/>
            <w:lang w:val="en-GB"/>
          </w:rPr>
          <w:t xml:space="preserve"> clusters of proximate nodes using a community detection algorithm</w:t>
        </w:r>
      </w:ins>
      <w:ins w:id="1340" w:author="William Lamb" w:date="2017-11-03T13:31:00Z">
        <w:r w:rsidR="00E542C8">
          <w:rPr>
            <w:sz w:val="20"/>
            <w:lang w:val="en-GB"/>
          </w:rPr>
          <w:t xml:space="preserve"> (displayed as colour)</w:t>
        </w:r>
      </w:ins>
      <w:ins w:id="1341" w:author="William Lamb" w:date="2017-10-23T16:07:00Z">
        <w:r w:rsidR="00FA0D4B">
          <w:rPr>
            <w:sz w:val="20"/>
            <w:lang w:val="en-GB"/>
          </w:rPr>
          <w:t xml:space="preserve">, </w:t>
        </w:r>
      </w:ins>
      <w:ins w:id="1342" w:author="William Lamb" w:date="2017-11-10T13:40:00Z">
        <w:r w:rsidR="0039533E">
          <w:rPr>
            <w:sz w:val="20"/>
            <w:lang w:val="en-GB"/>
          </w:rPr>
          <w:t xml:space="preserve">sum all document-topic scores within each cluster (derived from the preceding automated </w:t>
        </w:r>
      </w:ins>
      <w:ins w:id="1343" w:author="William Lamb" w:date="2017-11-10T13:41:00Z">
        <w:r w:rsidR="0039533E">
          <w:rPr>
            <w:sz w:val="20"/>
            <w:lang w:val="en-GB"/>
          </w:rPr>
          <w:t>content</w:t>
        </w:r>
      </w:ins>
      <w:ins w:id="1344" w:author="William Lamb" w:date="2017-11-10T13:40:00Z">
        <w:r w:rsidR="0039533E">
          <w:rPr>
            <w:sz w:val="20"/>
            <w:lang w:val="en-GB"/>
          </w:rPr>
          <w:t xml:space="preserve"> </w:t>
        </w:r>
      </w:ins>
      <w:ins w:id="1345" w:author="William Lamb" w:date="2017-11-10T13:41:00Z">
        <w:r w:rsidR="0039533E">
          <w:rPr>
            <w:sz w:val="20"/>
            <w:lang w:val="en-GB"/>
          </w:rPr>
          <w:t xml:space="preserve">analysis), then display </w:t>
        </w:r>
      </w:ins>
      <w:ins w:id="1346" w:author="William Lamb" w:date="2017-11-10T13:42:00Z">
        <w:r w:rsidR="0039533E">
          <w:rPr>
            <w:sz w:val="20"/>
            <w:lang w:val="en-GB"/>
          </w:rPr>
          <w:t>the topics that exceed 10% of the total topic score</w:t>
        </w:r>
      </w:ins>
      <w:ins w:id="1347" w:author="William Lamb" w:date="2017-11-10T13:41:00Z">
        <w:r w:rsidR="0039533E">
          <w:rPr>
            <w:sz w:val="20"/>
            <w:lang w:val="en-GB"/>
          </w:rPr>
          <w:t xml:space="preserve"> </w:t>
        </w:r>
      </w:ins>
      <w:ins w:id="1348" w:author="William Lamb" w:date="2017-11-10T13:42:00Z">
        <w:r w:rsidR="0039533E">
          <w:rPr>
            <w:sz w:val="20"/>
            <w:lang w:val="en-GB"/>
          </w:rPr>
          <w:t xml:space="preserve">in each cluster. For instance, in cluster 7 (coloured in yellow), 32% of </w:t>
        </w:r>
      </w:ins>
      <w:ins w:id="1349" w:author="William Lamb" w:date="2017-11-10T13:43:00Z">
        <w:r w:rsidR="0039533E">
          <w:rPr>
            <w:sz w:val="20"/>
            <w:lang w:val="en-GB"/>
          </w:rPr>
          <w:t xml:space="preserve">the sum of </w:t>
        </w:r>
      </w:ins>
      <w:ins w:id="1350" w:author="William Lamb" w:date="2017-11-10T13:42:00Z">
        <w:r w:rsidR="0039533E">
          <w:rPr>
            <w:sz w:val="20"/>
            <w:lang w:val="en-GB"/>
          </w:rPr>
          <w:t xml:space="preserve">all topic scores are related to </w:t>
        </w:r>
      </w:ins>
      <w:ins w:id="1351" w:author="William Lamb" w:date="2017-11-10T13:43:00Z">
        <w:r w:rsidR="0039533E">
          <w:rPr>
            <w:sz w:val="20"/>
            <w:lang w:val="en-GB"/>
          </w:rPr>
          <w:t>“Household Recycling”, and 23% are related to “Waste Management”.</w:t>
        </w:r>
      </w:ins>
    </w:p>
    <w:p w14:paraId="724D1BD1" w14:textId="1C5117C6" w:rsidR="00682AD6" w:rsidRDefault="00682AD6" w:rsidP="00682AD6">
      <w:pPr>
        <w:rPr>
          <w:ins w:id="1352" w:author="William Lamb" w:date="2017-11-03T14:47:00Z"/>
          <w:lang w:val="en-US"/>
        </w:rPr>
      </w:pPr>
      <w:ins w:id="1353" w:author="William Lamb" w:date="2017-11-03T14:47:00Z">
        <w:r>
          <w:rPr>
            <w:lang w:val="en-US"/>
          </w:rPr>
          <w:lastRenderedPageBreak/>
          <w:t xml:space="preserve">To what extent are assessments of urban mitigation likely to be constrained by this community structure? If we assume IPCC authors are drawn from the </w:t>
        </w:r>
      </w:ins>
      <w:ins w:id="1354" w:author="William Lamb" w:date="2017-11-03T14:48:00Z">
        <w:r>
          <w:rPr>
            <w:lang w:val="en-US"/>
          </w:rPr>
          <w:t>mitigation</w:t>
        </w:r>
      </w:ins>
      <w:ins w:id="1355" w:author="William Lamb" w:date="2017-11-03T14:47:00Z">
        <w:r>
          <w:rPr>
            <w:lang w:val="en-US"/>
          </w:rPr>
          <w:t>-focused cluster</w:t>
        </w:r>
      </w:ins>
      <w:ins w:id="1356" w:author="William Lamb" w:date="2017-11-03T14:48:00Z">
        <w:r>
          <w:rPr>
            <w:lang w:val="en-US"/>
          </w:rPr>
          <w:t>s 1 and</w:t>
        </w:r>
      </w:ins>
      <w:ins w:id="1357" w:author="William Lamb" w:date="2017-11-03T14:47:00Z">
        <w:r>
          <w:rPr>
            <w:lang w:val="en-US"/>
          </w:rPr>
          <w:t xml:space="preserve"> 2</w:t>
        </w:r>
      </w:ins>
      <w:ins w:id="1358" w:author="William Lamb" w:date="2017-11-03T14:48:00Z">
        <w:r>
          <w:rPr>
            <w:lang w:val="en-US"/>
          </w:rPr>
          <w:t xml:space="preserve">, </w:t>
        </w:r>
      </w:ins>
      <w:ins w:id="1359" w:author="William Lamb" w:date="2017-11-03T14:47:00Z">
        <w:r>
          <w:rPr>
            <w:lang w:val="en-US"/>
          </w:rPr>
          <w:t xml:space="preserve">and </w:t>
        </w:r>
      </w:ins>
      <w:ins w:id="1360" w:author="William Lamb" w:date="2017-11-03T14:48:00Z">
        <w:r>
          <w:rPr>
            <w:lang w:val="en-US"/>
          </w:rPr>
          <w:t xml:space="preserve">they </w:t>
        </w:r>
      </w:ins>
      <w:ins w:id="1361" w:author="William Lamb" w:date="2017-11-03T14:47:00Z">
        <w:r>
          <w:rPr>
            <w:lang w:val="en-US"/>
          </w:rPr>
          <w:t xml:space="preserve">primarily review literature they are familiar with, then certain topics risk being overlooked. Indeed, within the 129 references in AR5 that we match with this set of urban mitigation literature, there is a predominant focus on urban form, </w:t>
        </w:r>
      </w:ins>
      <w:ins w:id="1362" w:author="William Lamb" w:date="2017-11-03T14:49:00Z">
        <w:r>
          <w:rPr>
            <w:lang w:val="en-US"/>
          </w:rPr>
          <w:t xml:space="preserve">GHG </w:t>
        </w:r>
      </w:ins>
      <w:ins w:id="1363" w:author="William Lamb" w:date="2017-11-03T14:47:00Z">
        <w:r>
          <w:rPr>
            <w:lang w:val="en-US"/>
          </w:rPr>
          <w:t>emissions accounting, building energy consumption, public transportation, and active travel (Supplementary Materials</w:t>
        </w:r>
        <w:r w:rsidRPr="003B146E">
          <w:rPr>
            <w:lang w:val="en-US"/>
          </w:rPr>
          <w:t xml:space="preserve"> Fig 2</w:t>
        </w:r>
        <w:r>
          <w:rPr>
            <w:lang w:val="en-US"/>
          </w:rPr>
          <w:t>). Topics on parking, waste management, cycling, and road tolls are underrepresented in the report (i.e. those topics that are more distant from</w:t>
        </w:r>
      </w:ins>
      <w:ins w:id="1364" w:author="William Lamb" w:date="2017-11-03T14:49:00Z">
        <w:r>
          <w:rPr>
            <w:lang w:val="en-US"/>
          </w:rPr>
          <w:t xml:space="preserve"> </w:t>
        </w:r>
      </w:ins>
      <w:ins w:id="1365" w:author="William Lamb" w:date="2017-11-03T14:47:00Z">
        <w:r>
          <w:rPr>
            <w:lang w:val="en-US"/>
          </w:rPr>
          <w:t xml:space="preserve">cluster </w:t>
        </w:r>
      </w:ins>
      <w:ins w:id="1366" w:author="William Lamb" w:date="2017-11-03T14:49:00Z">
        <w:r>
          <w:rPr>
            <w:lang w:val="en-US"/>
          </w:rPr>
          <w:t xml:space="preserve">1 and </w:t>
        </w:r>
      </w:ins>
      <w:ins w:id="1367" w:author="William Lamb" w:date="2017-11-03T14:47:00Z">
        <w:r>
          <w:rPr>
            <w:lang w:val="en-US"/>
          </w:rPr>
          <w:t>2)</w:t>
        </w:r>
      </w:ins>
      <w:ins w:id="1368" w:author="William Lamb" w:date="2017-11-10T12:57:00Z">
        <w:r w:rsidR="001638C1">
          <w:rPr>
            <w:lang w:val="en-US"/>
          </w:rPr>
          <w:t>.</w:t>
        </w:r>
        <w:r w:rsidR="001638C1" w:rsidRPr="001638C1" w:rsidDel="001638C1">
          <w:rPr>
            <w:rStyle w:val="CommentReference"/>
            <w:lang w:val="en-GB"/>
            <w:rPrChange w:id="1369" w:author="William Lamb" w:date="2017-11-10T12:59:00Z">
              <w:rPr>
                <w:rStyle w:val="CommentReference"/>
              </w:rPr>
            </w:rPrChange>
          </w:rPr>
          <w:t xml:space="preserve"> </w:t>
        </w:r>
      </w:ins>
    </w:p>
    <w:p w14:paraId="282E16C4" w14:textId="03EC3C03" w:rsidR="00DF2488" w:rsidRPr="00DF2488" w:rsidDel="00FA0D4B" w:rsidRDefault="00DF2488" w:rsidP="00B4774A">
      <w:pPr>
        <w:pStyle w:val="Caption"/>
        <w:rPr>
          <w:del w:id="1370" w:author="William Lamb" w:date="2017-10-23T16:08:00Z"/>
          <w:sz w:val="20"/>
          <w:lang w:val="en-GB"/>
        </w:rPr>
      </w:pPr>
      <w:del w:id="1371" w:author="William Lamb" w:date="2017-10-23T16:08:00Z">
        <w:r w:rsidRPr="00DF2488" w:rsidDel="00FA0D4B">
          <w:rPr>
            <w:sz w:val="20"/>
            <w:lang w:val="en-GB"/>
          </w:rPr>
          <w:delText>Nodes represent articles (scaled by total citations), edges represent a coupled citation (two nodes citing the same third article). A total of 1500 nodes are shown, with a minimum threshold of 5 coupled citations. Clusters are identified with a community detection algorithm, then compared to the topic model to identify distinct epistemic communities.</w:delText>
        </w:r>
      </w:del>
    </w:p>
    <w:p w14:paraId="22BB7D81" w14:textId="0CC1D1FF" w:rsidR="003B146E" w:rsidDel="00722DC3" w:rsidRDefault="001E7F7C">
      <w:pPr>
        <w:pStyle w:val="Caption"/>
        <w:rPr>
          <w:del w:id="1372" w:author="William Lamb" w:date="2017-11-03T13:50:00Z"/>
          <w:lang w:val="en-US"/>
        </w:rPr>
        <w:pPrChange w:id="1373" w:author="William Lamb" w:date="2017-11-03T14:39:00Z">
          <w:pPr/>
        </w:pPrChange>
      </w:pPr>
      <w:del w:id="1374" w:author="William Lamb" w:date="2017-11-03T13:50:00Z">
        <w:r w:rsidDel="00722DC3">
          <w:rPr>
            <w:lang w:val="en-US"/>
          </w:rPr>
          <w:delText>Finally, and related to the timescale discussion (Figure 1), we perform a simple search on the document abstracts to identify years that are associated with projections or scenarios (</w:delText>
        </w:r>
        <w:r w:rsidR="00AD0FC8" w:rsidDel="00722DC3">
          <w:rPr>
            <w:lang w:val="en-US"/>
          </w:rPr>
          <w:delText>extracting any 4 digit integer</w:delText>
        </w:r>
        <w:r w:rsidR="001F507A" w:rsidDel="00722DC3">
          <w:rPr>
            <w:lang w:val="en-US"/>
          </w:rPr>
          <w:delText>s</w:delText>
        </w:r>
        <w:r w:rsidR="00AD0FC8" w:rsidDel="00722DC3">
          <w:rPr>
            <w:lang w:val="en-US"/>
          </w:rPr>
          <w:delText xml:space="preserve"> </w:delText>
        </w:r>
        <w:r w:rsidR="003B146E" w:rsidDel="00722DC3">
          <w:rPr>
            <w:lang w:val="en-US"/>
          </w:rPr>
          <w:delText>with</w:delText>
        </w:r>
        <w:r w:rsidDel="00722DC3">
          <w:rPr>
            <w:lang w:val="en-US"/>
          </w:rPr>
          <w:delText>in the range 2020-2100).</w:delText>
        </w:r>
        <w:r w:rsidR="003319DF" w:rsidDel="00722DC3">
          <w:rPr>
            <w:lang w:val="en-US"/>
          </w:rPr>
          <w:delText xml:space="preserve"> </w:delText>
        </w:r>
        <w:r w:rsidR="003B146E" w:rsidDel="00722DC3">
          <w:rPr>
            <w:lang w:val="en-US"/>
          </w:rPr>
          <w:delText>Where sufficient data is available, t</w:delText>
        </w:r>
        <w:r w:rsidR="003319DF" w:rsidDel="00722DC3">
          <w:rPr>
            <w:lang w:val="en-US"/>
          </w:rPr>
          <w:delText xml:space="preserve">he average timescales ranged between 2020 and 2040, </w:delText>
        </w:r>
        <w:r w:rsidR="003B146E" w:rsidDel="00722DC3">
          <w:rPr>
            <w:lang w:val="en-US"/>
          </w:rPr>
          <w:delText>increasing to the upper end of this range for the topic cluster on urban form</w:delText>
        </w:r>
      </w:del>
      <w:del w:id="1375" w:author="William Lamb" w:date="2017-11-02T16:31:00Z">
        <w:r w:rsidR="003B146E" w:rsidDel="008F7593">
          <w:rPr>
            <w:lang w:val="en-US"/>
          </w:rPr>
          <w:delText xml:space="preserve"> and planning and governance</w:delText>
        </w:r>
      </w:del>
      <w:del w:id="1376" w:author="William Lamb" w:date="2017-11-03T13:50:00Z">
        <w:r w:rsidR="003B146E" w:rsidDel="00722DC3">
          <w:rPr>
            <w:lang w:val="en-US"/>
          </w:rPr>
          <w:delText>, and decreasing towards 2020 for waste management, building energy performance</w:delText>
        </w:r>
      </w:del>
      <w:del w:id="1377" w:author="William Lamb" w:date="2017-11-02T16:32:00Z">
        <w:r w:rsidR="003B146E" w:rsidDel="008F7593">
          <w:rPr>
            <w:lang w:val="en-US"/>
          </w:rPr>
          <w:delText>, and e-Vehicles</w:delText>
        </w:r>
      </w:del>
      <w:del w:id="1378" w:author="William Lamb" w:date="2017-11-03T13:50:00Z">
        <w:r w:rsidR="003B146E" w:rsidDel="00722DC3">
          <w:rPr>
            <w:lang w:val="en-US"/>
          </w:rPr>
          <w:delText>. The sparse timescales beyond 2050 suggest little in the way of medium and long-term planning</w:delText>
        </w:r>
        <w:r w:rsidR="00B2235C" w:rsidDel="00722DC3">
          <w:rPr>
            <w:lang w:val="en-US"/>
          </w:rPr>
          <w:delText>, even for topics related to fixed infrastructures.</w:delText>
        </w:r>
      </w:del>
    </w:p>
    <w:p w14:paraId="39C8B895" w14:textId="0A96A36F" w:rsidR="00DB4EC9" w:rsidRDefault="00DB4EC9">
      <w:pPr>
        <w:rPr>
          <w:b/>
          <w:bCs/>
          <w:lang w:val="en-US"/>
        </w:rPr>
      </w:pPr>
      <w:r w:rsidRPr="00DB4EC9">
        <w:rPr>
          <w:b/>
          <w:bCs/>
          <w:lang w:val="en-US"/>
        </w:rPr>
        <w:t>Discussion and conclusion</w:t>
      </w:r>
    </w:p>
    <w:p w14:paraId="0DFD167D" w14:textId="729173BD" w:rsidR="00B4774A" w:rsidRDefault="003B77E3" w:rsidP="009863D6">
      <w:pPr>
        <w:rPr>
          <w:ins w:id="1379" w:author="William Lamb" w:date="2017-11-03T15:00:00Z"/>
          <w:bCs/>
          <w:lang w:val="en-US"/>
        </w:rPr>
      </w:pPr>
      <w:r>
        <w:rPr>
          <w:bCs/>
          <w:lang w:val="en-US"/>
        </w:rPr>
        <w:t xml:space="preserve">It is the mandate of the IPCC to provide </w:t>
      </w:r>
      <w:r w:rsidR="00784CDF">
        <w:rPr>
          <w:bCs/>
          <w:lang w:val="en-US"/>
        </w:rPr>
        <w:t>comprehensive, objective, open and transparent assessments of the available scientific literature on climate change</w:t>
      </w:r>
      <w:r w:rsidR="00C56197">
        <w:rPr>
          <w:bCs/>
          <w:lang w:val="en-US"/>
        </w:rPr>
        <w:t xml:space="preserve"> </w:t>
      </w:r>
      <w:r w:rsidR="00C56197">
        <w:rPr>
          <w:bCs/>
          <w:lang w:val="en-US"/>
        </w:rPr>
        <w:fldChar w:fldCharType="begin" w:fldLock="1"/>
      </w:r>
      <w:r w:rsidR="008517E2">
        <w:rPr>
          <w:bCs/>
          <w:lang w:val="en-US"/>
        </w:rPr>
        <w:instrText>ADDIN CSL_CITATION { "citationItems" : [ { "id" : "ITEM-1", "itemData" : { "author" : [ { "dropping-particle" : "", "family" : "IPCC", "given" : "", "non-dropping-particle" : "", "parse-names" : false, "suffix" : "" } ], "container-title" : "Principles Governing IPCC Work", "id" : "ITEM-1", "issued" : { "date-parts" : [ [ "2013" ] ] }, "publisher" : "IPCC", "publisher-place" : "Cambridge, United Kingdom and New York, NY, USA", "title" : "Appendix A: Procedures for the preparation, review, acceptance, adoption, approval and publication of IPCC Reports", "type" : "chapter" }, "uris" : [ "http://www.mendeley.com/documents/?uuid=8f0f0db5-ab3a-423d-9342-74a92d6864a2" ] } ], "mendeley" : { "formattedCitation" : "[45]", "plainTextFormattedCitation" : "[45]", "previouslyFormattedCitation" : "[45]" }, "properties" : { "noteIndex" : 0 }, "schema" : "https://github.com/citation-style-language/schema/raw/master/csl-citation.json" }</w:instrText>
      </w:r>
      <w:r w:rsidR="00C56197">
        <w:rPr>
          <w:bCs/>
          <w:lang w:val="en-US"/>
        </w:rPr>
        <w:fldChar w:fldCharType="separate"/>
      </w:r>
      <w:r w:rsidR="008517E2" w:rsidRPr="008517E2">
        <w:rPr>
          <w:bCs/>
          <w:noProof/>
          <w:lang w:val="en-US"/>
        </w:rPr>
        <w:t>[45]</w:t>
      </w:r>
      <w:r w:rsidR="00C56197">
        <w:rPr>
          <w:bCs/>
          <w:lang w:val="en-US"/>
        </w:rPr>
        <w:fldChar w:fldCharType="end"/>
      </w:r>
      <w:r w:rsidR="00C56197">
        <w:rPr>
          <w:bCs/>
          <w:lang w:val="en-US"/>
        </w:rPr>
        <w:t>.</w:t>
      </w:r>
      <w:r w:rsidR="00784CDF">
        <w:rPr>
          <w:bCs/>
          <w:lang w:val="en-US"/>
        </w:rPr>
        <w:t xml:space="preserve"> We have argued elsewhere </w:t>
      </w:r>
      <w:r w:rsidR="00C56197">
        <w:rPr>
          <w:bCs/>
          <w:lang w:val="en-US"/>
        </w:rPr>
        <w:fldChar w:fldCharType="begin" w:fldLock="1"/>
      </w:r>
      <w:r w:rsidR="008517E2">
        <w:rPr>
          <w:bCs/>
          <w:lang w:val="en-US"/>
        </w:rPr>
        <w:instrText>ADDIN CSL_CITATION { "citationItems" : [ { "id" : "ITEM-1", "itemData" : { "DOI" : "10.1016/j.envsci.2017.05.014",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"id" : "ITEM-1", "issued" : { "date-parts" : [ [ "2017" ] ] }, "title" : "Learning about climate change solutions in the IPCC and beyond", "type" : "article-journal" }, "uris" : [ "http://www.mendeley.com/documents/?uuid=d06e9d0d-48a7-40c6-ae8e-36b369be5295" ] } ], "mendeley" : { "formattedCitation" : "[13]", "plainTextFormattedCitation" : "[13]", "previouslyFormattedCitation" : "[13]" }, "properties" : { "noteIndex" : 0 }, "schema" : "https://github.com/citation-style-language/schema/raw/master/csl-citation.json" }</w:instrText>
      </w:r>
      <w:r w:rsidR="00C56197">
        <w:rPr>
          <w:bCs/>
          <w:lang w:val="en-US"/>
        </w:rPr>
        <w:fldChar w:fldCharType="separate"/>
      </w:r>
      <w:r w:rsidR="008517E2" w:rsidRPr="008517E2">
        <w:rPr>
          <w:bCs/>
          <w:noProof/>
          <w:lang w:val="en-US"/>
        </w:rPr>
        <w:t>[13]</w:t>
      </w:r>
      <w:r w:rsidR="00C56197">
        <w:rPr>
          <w:bCs/>
          <w:lang w:val="en-US"/>
        </w:rPr>
        <w:fldChar w:fldCharType="end"/>
      </w:r>
      <w:r w:rsidR="00784CDF">
        <w:rPr>
          <w:bCs/>
          <w:lang w:val="en-US"/>
        </w:rPr>
        <w:t xml:space="preserve"> that it will be increasingly </w:t>
      </w:r>
      <w:del w:id="1380" w:author="William Lamb" w:date="2017-11-02T13:18:00Z">
        <w:r w:rsidR="00784CDF" w:rsidDel="00BA33AC">
          <w:rPr>
            <w:bCs/>
            <w:lang w:val="en-US"/>
          </w:rPr>
          <w:delText xml:space="preserve">challenging </w:delText>
        </w:r>
      </w:del>
      <w:ins w:id="1381" w:author="William Lamb" w:date="2017-11-02T13:18:00Z">
        <w:r w:rsidR="00BA33AC">
          <w:rPr>
            <w:bCs/>
            <w:lang w:val="en-US"/>
          </w:rPr>
          <w:t xml:space="preserve">problematic </w:t>
        </w:r>
      </w:ins>
      <w:r w:rsidR="00784CDF">
        <w:rPr>
          <w:bCs/>
          <w:lang w:val="en-US"/>
        </w:rPr>
        <w:t xml:space="preserve">to fulfill this mandate in times of </w:t>
      </w:r>
      <w:ins w:id="1382" w:author="William Lamb" w:date="2017-11-02T13:12:00Z">
        <w:r w:rsidR="00BA33AC">
          <w:rPr>
            <w:bCs/>
            <w:lang w:val="en-US"/>
          </w:rPr>
          <w:t xml:space="preserve">an </w:t>
        </w:r>
      </w:ins>
      <w:r w:rsidR="00784CDF">
        <w:rPr>
          <w:bCs/>
          <w:lang w:val="en-US"/>
        </w:rPr>
        <w:t xml:space="preserve">exponentially growing literature, unless </w:t>
      </w:r>
      <w:r w:rsidR="00475856">
        <w:rPr>
          <w:bCs/>
          <w:lang w:val="en-US"/>
        </w:rPr>
        <w:t>t</w:t>
      </w:r>
      <w:r w:rsidR="00784CDF">
        <w:rPr>
          <w:bCs/>
          <w:lang w:val="en-US"/>
        </w:rPr>
        <w:t xml:space="preserve">here is </w:t>
      </w:r>
      <w:r w:rsidR="00E97CDE">
        <w:rPr>
          <w:bCs/>
          <w:lang w:val="en-US"/>
        </w:rPr>
        <w:t xml:space="preserve">real </w:t>
      </w:r>
      <w:r w:rsidR="00784CDF">
        <w:rPr>
          <w:bCs/>
          <w:lang w:val="en-US"/>
        </w:rPr>
        <w:t>innovation in assessment practices.</w:t>
      </w:r>
      <w:r w:rsidR="00E97CDE">
        <w:rPr>
          <w:bCs/>
          <w:lang w:val="en-US"/>
        </w:rPr>
        <w:t xml:space="preserve"> </w:t>
      </w:r>
      <w:del w:id="1383" w:author="William Lamb" w:date="2017-11-02T13:12:00Z">
        <w:r w:rsidR="00184123" w:rsidDel="00BA33AC">
          <w:rPr>
            <w:bCs/>
            <w:lang w:val="en-US"/>
          </w:rPr>
          <w:delText>E</w:delText>
        </w:r>
        <w:r w:rsidR="00E97CDE" w:rsidDel="00BA33AC">
          <w:rPr>
            <w:bCs/>
            <w:lang w:val="en-US"/>
          </w:rPr>
          <w:delText xml:space="preserve">xperts selected by the IPCC themselves no longer </w:delText>
        </w:r>
        <w:r w:rsidR="00B2235C" w:rsidDel="00BA33AC">
          <w:rPr>
            <w:bCs/>
            <w:lang w:val="en-US"/>
          </w:rPr>
          <w:delText xml:space="preserve">have </w:delText>
        </w:r>
        <w:r w:rsidR="00E97CDE" w:rsidDel="00BA33AC">
          <w:rPr>
            <w:bCs/>
            <w:lang w:val="en-US"/>
          </w:rPr>
          <w:delText>a comprehensive overview of the field – even as a group</w:delText>
        </w:r>
        <w:r w:rsidR="00B2235C" w:rsidDel="00BA33AC">
          <w:rPr>
            <w:bCs/>
            <w:lang w:val="en-US"/>
          </w:rPr>
          <w:delText xml:space="preserve">. </w:delText>
        </w:r>
      </w:del>
      <w:r w:rsidR="00475856">
        <w:rPr>
          <w:bCs/>
          <w:lang w:val="en-US"/>
        </w:rPr>
        <w:t>In recognition of the</w:t>
      </w:r>
      <w:r w:rsidR="00B2235C">
        <w:rPr>
          <w:bCs/>
          <w:lang w:val="en-US"/>
        </w:rPr>
        <w:t>se</w:t>
      </w:r>
      <w:r w:rsidR="00475856">
        <w:rPr>
          <w:bCs/>
          <w:lang w:val="en-US"/>
        </w:rPr>
        <w:t xml:space="preserve"> new challenges</w:t>
      </w:r>
      <w:ins w:id="1384" w:author="William Lamb" w:date="2017-11-02T13:15:00Z">
        <w:r w:rsidR="00BA33AC">
          <w:rPr>
            <w:bCs/>
            <w:lang w:val="en-US"/>
          </w:rPr>
          <w:t xml:space="preserve"> </w:t>
        </w:r>
      </w:ins>
      <w:ins w:id="1385" w:author="William Lamb" w:date="2017-11-02T13:19:00Z">
        <w:r w:rsidR="00BA33AC">
          <w:rPr>
            <w:bCs/>
            <w:lang w:val="en-US"/>
          </w:rPr>
          <w:t>and the inclusion o</w:t>
        </w:r>
      </w:ins>
      <w:ins w:id="1386" w:author="William Lamb" w:date="2017-11-02T13:20:00Z">
        <w:r w:rsidR="00BA33AC">
          <w:rPr>
            <w:bCs/>
            <w:lang w:val="en-US"/>
          </w:rPr>
          <w:t>f</w:t>
        </w:r>
      </w:ins>
      <w:ins w:id="1387" w:author="William Lamb" w:date="2017-11-02T13:19:00Z">
        <w:r w:rsidR="00BA33AC">
          <w:rPr>
            <w:bCs/>
            <w:lang w:val="en-US"/>
          </w:rPr>
          <w:t xml:space="preserve"> cities as a distinct topic in the </w:t>
        </w:r>
      </w:ins>
      <w:ins w:id="1388" w:author="William Lamb" w:date="2017-11-02T13:15:00Z">
        <w:r w:rsidR="00BA33AC">
          <w:rPr>
            <w:bCs/>
            <w:lang w:val="en-US"/>
          </w:rPr>
          <w:t>1.5°C</w:t>
        </w:r>
      </w:ins>
      <w:ins w:id="1389" w:author="William Lamb" w:date="2017-11-02T13:19:00Z">
        <w:r w:rsidR="00BA33AC">
          <w:rPr>
            <w:bCs/>
            <w:lang w:val="en-US"/>
          </w:rPr>
          <w:t xml:space="preserve"> SR</w:t>
        </w:r>
      </w:ins>
      <w:r w:rsidR="00475856">
        <w:rPr>
          <w:bCs/>
          <w:lang w:val="en-US"/>
        </w:rPr>
        <w:t xml:space="preserve">, we delineate </w:t>
      </w:r>
      <w:ins w:id="1390" w:author="William Lamb" w:date="2017-11-02T13:14:00Z">
        <w:r w:rsidR="00BA33AC">
          <w:rPr>
            <w:bCs/>
            <w:lang w:val="en-US"/>
          </w:rPr>
          <w:t xml:space="preserve">a body of literature on urban climate change mitigation, arguing for a demand-side focus on buildings, transportation, waste management, and urban form. </w:t>
        </w:r>
      </w:ins>
      <w:ins w:id="1391" w:author="William Lamb" w:date="2017-11-02T13:16:00Z">
        <w:r w:rsidR="00BA33AC">
          <w:rPr>
            <w:bCs/>
            <w:lang w:val="en-US"/>
          </w:rPr>
          <w:t>Justifying</w:t>
        </w:r>
      </w:ins>
      <w:ins w:id="1392" w:author="William Lamb" w:date="2017-11-02T17:19:00Z">
        <w:r w:rsidR="002E4899">
          <w:rPr>
            <w:bCs/>
            <w:lang w:val="en-US"/>
          </w:rPr>
          <w:t xml:space="preserve"> a</w:t>
        </w:r>
      </w:ins>
      <w:ins w:id="1393" w:author="William Lamb" w:date="2017-11-02T13:16:00Z">
        <w:r w:rsidR="00BA33AC">
          <w:rPr>
            <w:bCs/>
            <w:lang w:val="en-US"/>
          </w:rPr>
          <w:t xml:space="preserve"> literature selection and identifying it </w:t>
        </w:r>
      </w:ins>
      <w:ins w:id="1394" w:author="William Lamb" w:date="2017-11-02T13:21:00Z">
        <w:r w:rsidR="008C2537">
          <w:rPr>
            <w:bCs/>
            <w:lang w:val="en-US"/>
          </w:rPr>
          <w:t>through</w:t>
        </w:r>
      </w:ins>
      <w:ins w:id="1395" w:author="William Lamb" w:date="2017-11-02T13:17:00Z">
        <w:r w:rsidR="00BA33AC">
          <w:rPr>
            <w:bCs/>
            <w:lang w:val="en-US"/>
          </w:rPr>
          <w:t xml:space="preserve"> a</w:t>
        </w:r>
      </w:ins>
      <w:ins w:id="1396" w:author="William Lamb" w:date="2017-11-10T13:26:00Z">
        <w:r w:rsidR="00C9732A">
          <w:rPr>
            <w:bCs/>
            <w:lang w:val="en-US"/>
          </w:rPr>
          <w:t>n</w:t>
        </w:r>
      </w:ins>
      <w:ins w:id="1397" w:author="William Lamb" w:date="2017-11-02T13:17:00Z">
        <w:r w:rsidR="00BA33AC">
          <w:rPr>
            <w:bCs/>
            <w:lang w:val="en-US"/>
          </w:rPr>
          <w:t xml:space="preserve"> </w:t>
        </w:r>
      </w:ins>
      <w:ins w:id="1398" w:author="William Lamb" w:date="2017-11-10T13:26:00Z">
        <w:r w:rsidR="00C9732A">
          <w:rPr>
            <w:bCs/>
            <w:lang w:val="en-US"/>
          </w:rPr>
          <w:t>explicit and reproducible</w:t>
        </w:r>
      </w:ins>
      <w:bookmarkStart w:id="1399" w:name="_GoBack"/>
      <w:bookmarkEnd w:id="1399"/>
      <w:ins w:id="1400" w:author="William Lamb" w:date="2017-11-02T13:17:00Z">
        <w:r w:rsidR="00BA33AC">
          <w:rPr>
            <w:bCs/>
            <w:lang w:val="en-US"/>
          </w:rPr>
          <w:t xml:space="preserve"> search query is </w:t>
        </w:r>
      </w:ins>
      <w:del w:id="1401" w:author="William Lamb" w:date="2017-11-02T13:17:00Z">
        <w:r w:rsidR="00475856" w:rsidDel="00BA33AC">
          <w:rPr>
            <w:bCs/>
            <w:lang w:val="en-US"/>
          </w:rPr>
          <w:delText xml:space="preserve">a literature corpus on urban climate change mitigation for the upcoming </w:delText>
        </w:r>
        <w:r w:rsidR="00184123" w:rsidDel="00BA33AC">
          <w:rPr>
            <w:bCs/>
            <w:lang w:val="en-US"/>
          </w:rPr>
          <w:delText>special report</w:delText>
        </w:r>
        <w:r w:rsidR="00475856" w:rsidDel="00BA33AC">
          <w:rPr>
            <w:bCs/>
            <w:lang w:val="en-US"/>
          </w:rPr>
          <w:delText xml:space="preserve"> on the 1.5°C limit based on a transparent search query. </w:delText>
        </w:r>
        <w:r w:rsidR="00CD1A87" w:rsidDel="00BA33AC">
          <w:rPr>
            <w:bCs/>
            <w:lang w:val="en-US"/>
          </w:rPr>
          <w:delText xml:space="preserve">This is </w:delText>
        </w:r>
      </w:del>
      <w:r w:rsidR="00CD1A87">
        <w:rPr>
          <w:bCs/>
          <w:lang w:val="en-US"/>
        </w:rPr>
        <w:t>a crucial precondition for any comprehensive scientific assessment, yet commonly neglected in practice.</w:t>
      </w:r>
      <w:r w:rsidR="00E53D4A">
        <w:rPr>
          <w:bCs/>
          <w:lang w:val="en-US"/>
        </w:rPr>
        <w:t xml:space="preserve"> </w:t>
      </w:r>
      <w:ins w:id="1402" w:author="William Lamb" w:date="2017-11-10T13:29:00Z">
        <w:r w:rsidR="00F560AF">
          <w:rPr>
            <w:bCs/>
            <w:lang w:val="en-US"/>
          </w:rPr>
          <w:t>We aim to assist such a process t</w:t>
        </w:r>
      </w:ins>
      <w:ins w:id="1403" w:author="William Lamb" w:date="2017-11-10T13:27:00Z">
        <w:r w:rsidR="00C9732A">
          <w:rPr>
            <w:bCs/>
            <w:lang w:val="en-US"/>
          </w:rPr>
          <w:t xml:space="preserve">hrough our analysis </w:t>
        </w:r>
      </w:ins>
      <w:ins w:id="1404" w:author="William Lamb" w:date="2017-11-10T13:29:00Z">
        <w:r w:rsidR="00F560AF">
          <w:rPr>
            <w:bCs/>
            <w:lang w:val="en-US"/>
          </w:rPr>
          <w:t>in this paper</w:t>
        </w:r>
      </w:ins>
      <w:ins w:id="1405" w:author="William Lamb" w:date="2017-11-10T13:27:00Z">
        <w:r w:rsidR="00C9732A">
          <w:rPr>
            <w:bCs/>
            <w:lang w:val="en-US"/>
          </w:rPr>
          <w:t xml:space="preserve"> and</w:t>
        </w:r>
      </w:ins>
      <w:ins w:id="1406" w:author="William Lamb" w:date="2017-11-10T13:29:00Z">
        <w:r w:rsidR="00F560AF">
          <w:rPr>
            <w:bCs/>
            <w:lang w:val="en-US"/>
          </w:rPr>
          <w:t xml:space="preserve"> in the material we provide.</w:t>
        </w:r>
      </w:ins>
      <w:del w:id="1407" w:author="William Lamb" w:date="2017-11-03T15:00:00Z">
        <w:r w:rsidR="00CD1A87" w:rsidDel="00B4774A">
          <w:rPr>
            <w:bCs/>
            <w:lang w:val="en-US"/>
          </w:rPr>
          <w:delText xml:space="preserve"> </w:delText>
        </w:r>
      </w:del>
    </w:p>
    <w:p w14:paraId="075FB887" w14:textId="235471D9" w:rsidR="008C2537" w:rsidRDefault="00CD1A87" w:rsidP="009863D6">
      <w:pPr>
        <w:rPr>
          <w:ins w:id="1408" w:author="William Lamb" w:date="2017-11-02T13:24:00Z"/>
          <w:bCs/>
          <w:lang w:val="en-US"/>
        </w:rPr>
      </w:pPr>
      <w:del w:id="1409" w:author="William Lamb" w:date="2017-11-03T15:00:00Z">
        <w:r w:rsidDel="00B4774A">
          <w:rPr>
            <w:bCs/>
            <w:lang w:val="en-US"/>
          </w:rPr>
          <w:delText>While</w:delText>
        </w:r>
        <w:r w:rsidR="00E53D4A" w:rsidDel="00B4774A">
          <w:rPr>
            <w:bCs/>
            <w:lang w:val="en-US"/>
          </w:rPr>
          <w:delText xml:space="preserve"> </w:delText>
        </w:r>
        <w:r w:rsidDel="00B4774A">
          <w:rPr>
            <w:bCs/>
            <w:lang w:val="en-US"/>
          </w:rPr>
          <w:delText>t</w:delText>
        </w:r>
      </w:del>
      <w:ins w:id="1410" w:author="William Lamb" w:date="2017-11-03T15:00:00Z">
        <w:r w:rsidR="00B4774A">
          <w:rPr>
            <w:bCs/>
            <w:lang w:val="en-US"/>
          </w:rPr>
          <w:t>T</w:t>
        </w:r>
      </w:ins>
      <w:r>
        <w:rPr>
          <w:bCs/>
          <w:lang w:val="en-US"/>
        </w:rPr>
        <w:t>here</w:t>
      </w:r>
      <w:r w:rsidR="00475856">
        <w:rPr>
          <w:bCs/>
          <w:lang w:val="en-US"/>
        </w:rPr>
        <w:t xml:space="preserve"> are </w:t>
      </w:r>
      <w:del w:id="1411" w:author="William Lamb" w:date="2017-11-03T14:58:00Z">
        <w:r w:rsidR="00475856" w:rsidDel="00B4774A">
          <w:rPr>
            <w:bCs/>
            <w:lang w:val="en-US"/>
          </w:rPr>
          <w:delText xml:space="preserve">many </w:delText>
        </w:r>
      </w:del>
      <w:r w:rsidR="00475856">
        <w:rPr>
          <w:bCs/>
          <w:lang w:val="en-US"/>
        </w:rPr>
        <w:t xml:space="preserve">different ways </w:t>
      </w:r>
      <w:r w:rsidR="00B2235C">
        <w:rPr>
          <w:bCs/>
          <w:lang w:val="en-US"/>
        </w:rPr>
        <w:t xml:space="preserve">in which </w:t>
      </w:r>
      <w:del w:id="1412" w:author="William Lamb" w:date="2017-11-03T15:00:00Z">
        <w:r w:rsidR="00475856" w:rsidDel="00B4774A">
          <w:rPr>
            <w:bCs/>
            <w:lang w:val="en-US"/>
          </w:rPr>
          <w:delText xml:space="preserve">this </w:delText>
        </w:r>
      </w:del>
      <w:ins w:id="1413" w:author="William Lamb" w:date="2017-11-03T15:00:00Z">
        <w:r w:rsidR="00B4774A">
          <w:rPr>
            <w:bCs/>
            <w:lang w:val="en-US"/>
          </w:rPr>
          <w:t xml:space="preserve">an urban mitigation search </w:t>
        </w:r>
      </w:ins>
      <w:r w:rsidR="00475856">
        <w:rPr>
          <w:bCs/>
          <w:lang w:val="en-US"/>
        </w:rPr>
        <w:t>query could have been constructed</w:t>
      </w:r>
      <w:ins w:id="1414" w:author="William Lamb" w:date="2017-11-03T14:58:00Z">
        <w:r w:rsidR="00B4774A">
          <w:rPr>
            <w:bCs/>
            <w:lang w:val="en-US"/>
          </w:rPr>
          <w:t xml:space="preserve">. </w:t>
        </w:r>
      </w:ins>
      <w:ins w:id="1415" w:author="William Lamb" w:date="2017-11-03T15:00:00Z">
        <w:r w:rsidR="00B4774A">
          <w:rPr>
            <w:bCs/>
            <w:lang w:val="en-US"/>
          </w:rPr>
          <w:t>F</w:t>
        </w:r>
      </w:ins>
      <w:ins w:id="1416" w:author="William Lamb" w:date="2017-11-03T14:58:00Z">
        <w:r w:rsidR="00B4774A">
          <w:rPr>
            <w:bCs/>
            <w:lang w:val="en-US"/>
          </w:rPr>
          <w:t>or instance</w:t>
        </w:r>
      </w:ins>
      <w:ins w:id="1417" w:author="William Lamb" w:date="2017-11-03T15:00:00Z">
        <w:r w:rsidR="00B4774A">
          <w:rPr>
            <w:bCs/>
            <w:lang w:val="en-US"/>
          </w:rPr>
          <w:t xml:space="preserve">, we might have included </w:t>
        </w:r>
      </w:ins>
      <w:ins w:id="1418" w:author="William Lamb" w:date="2017-11-03T14:58:00Z">
        <w:r w:rsidR="00B4774A">
          <w:rPr>
            <w:bCs/>
            <w:lang w:val="en-US"/>
          </w:rPr>
          <w:t>supply-side</w:t>
        </w:r>
      </w:ins>
      <w:ins w:id="1419" w:author="William Lamb" w:date="2017-11-03T14:59:00Z">
        <w:r w:rsidR="00B4774A">
          <w:rPr>
            <w:bCs/>
            <w:lang w:val="en-US"/>
          </w:rPr>
          <w:t xml:space="preserve"> options like </w:t>
        </w:r>
      </w:ins>
      <w:ins w:id="1420" w:author="William Lamb" w:date="2017-11-03T15:01:00Z">
        <w:r w:rsidR="00B4774A">
          <w:rPr>
            <w:bCs/>
            <w:lang w:val="en-US"/>
          </w:rPr>
          <w:t>building-scale electricity generation</w:t>
        </w:r>
      </w:ins>
      <w:ins w:id="1421" w:author="William Lamb" w:date="2017-11-03T14:58:00Z">
        <w:r w:rsidR="00B4774A">
          <w:rPr>
            <w:bCs/>
            <w:lang w:val="en-US"/>
          </w:rPr>
          <w:t>,</w:t>
        </w:r>
      </w:ins>
      <w:ins w:id="1422" w:author="William Lamb" w:date="2017-11-03T15:01:00Z">
        <w:r w:rsidR="00B4774A">
          <w:rPr>
            <w:bCs/>
            <w:lang w:val="en-US"/>
          </w:rPr>
          <w:t xml:space="preserve"> or </w:t>
        </w:r>
      </w:ins>
      <w:ins w:id="1423" w:author="William Lamb" w:date="2017-11-03T15:02:00Z">
        <w:r w:rsidR="00B4774A">
          <w:rPr>
            <w:bCs/>
            <w:lang w:val="en-US"/>
          </w:rPr>
          <w:t>access to health, education and leisure services, which are themselves relevant for patterns of energy consumption.</w:t>
        </w:r>
      </w:ins>
      <w:ins w:id="1424" w:author="William Lamb" w:date="2017-11-03T15:04:00Z">
        <w:r w:rsidR="00B4774A">
          <w:rPr>
            <w:bCs/>
            <w:lang w:val="en-US"/>
          </w:rPr>
          <w:t xml:space="preserve"> In choosing a more restricted scope, we focus attention on areas of demand-side research that are less well represented in current assessments </w:t>
        </w:r>
      </w:ins>
      <w:ins w:id="1425" w:author="William Lamb" w:date="2017-11-03T15:05:00Z">
        <w:r w:rsidR="00B4774A">
          <w:rPr>
            <w:bCs/>
            <w:lang w:val="en-US"/>
          </w:rPr>
          <w:t>–</w:t>
        </w:r>
      </w:ins>
      <w:ins w:id="1426" w:author="William Lamb" w:date="2017-11-03T15:04:00Z">
        <w:r w:rsidR="00B4774A">
          <w:rPr>
            <w:bCs/>
            <w:lang w:val="en-US"/>
          </w:rPr>
          <w:t xml:space="preserve"> and </w:t>
        </w:r>
      </w:ins>
      <w:ins w:id="1427" w:author="William Lamb" w:date="2017-11-10T19:58:00Z">
        <w:r w:rsidR="00776E10">
          <w:rPr>
            <w:bCs/>
            <w:lang w:val="en-US"/>
          </w:rPr>
          <w:t xml:space="preserve">hope </w:t>
        </w:r>
      </w:ins>
      <w:del w:id="1428" w:author="William Lamb" w:date="2017-11-03T15:03:00Z">
        <w:r w:rsidR="00475856" w:rsidDel="00B4774A">
          <w:rPr>
            <w:bCs/>
            <w:lang w:val="en-US"/>
          </w:rPr>
          <w:delText xml:space="preserve">, </w:delText>
        </w:r>
        <w:r w:rsidR="00AD65F4" w:rsidDel="00B4774A">
          <w:rPr>
            <w:bCs/>
            <w:lang w:val="en-US"/>
          </w:rPr>
          <w:delText>w</w:delText>
        </w:r>
      </w:del>
      <w:del w:id="1429" w:author="William Lamb" w:date="2017-11-03T15:05:00Z">
        <w:r w:rsidR="00AD65F4" w:rsidDel="00B4774A">
          <w:rPr>
            <w:bCs/>
            <w:lang w:val="en-US"/>
          </w:rPr>
          <w:delText xml:space="preserve">e aim </w:delText>
        </w:r>
      </w:del>
      <w:r w:rsidR="00AD65F4">
        <w:rPr>
          <w:bCs/>
          <w:lang w:val="en-US"/>
        </w:rPr>
        <w:t>to</w:t>
      </w:r>
      <w:r>
        <w:rPr>
          <w:bCs/>
          <w:lang w:val="en-US"/>
        </w:rPr>
        <w:t xml:space="preserve"> stimulate discussion</w:t>
      </w:r>
      <w:ins w:id="1430" w:author="William Lamb" w:date="2017-11-03T15:05:00Z">
        <w:r w:rsidR="00B4774A">
          <w:rPr>
            <w:bCs/>
            <w:lang w:val="en-US"/>
          </w:rPr>
          <w:t>s</w:t>
        </w:r>
      </w:ins>
      <w:r>
        <w:rPr>
          <w:bCs/>
          <w:lang w:val="en-US"/>
        </w:rPr>
        <w:t xml:space="preserve"> on such fundamental questions </w:t>
      </w:r>
      <w:del w:id="1431" w:author="William Lamb" w:date="2017-11-03T15:10:00Z">
        <w:r w:rsidDel="00E63573">
          <w:rPr>
            <w:bCs/>
            <w:lang w:val="en-US"/>
          </w:rPr>
          <w:delText>and provide a basic resource to IPCC authors</w:delText>
        </w:r>
      </w:del>
      <w:ins w:id="1432" w:author="William Lamb" w:date="2017-11-10T19:58:00Z">
        <w:r w:rsidR="00776E10">
          <w:rPr>
            <w:bCs/>
            <w:lang w:val="en-US"/>
          </w:rPr>
          <w:t>of literature selection for</w:t>
        </w:r>
      </w:ins>
      <w:ins w:id="1433" w:author="William Lamb" w:date="2017-11-03T15:10:00Z">
        <w:r w:rsidR="00E63573">
          <w:rPr>
            <w:bCs/>
            <w:lang w:val="en-US"/>
          </w:rPr>
          <w:t xml:space="preserve"> the upcoming 1.5°C SR</w:t>
        </w:r>
      </w:ins>
      <w:r>
        <w:rPr>
          <w:bCs/>
          <w:lang w:val="en-US"/>
        </w:rPr>
        <w:t>.</w:t>
      </w:r>
    </w:p>
    <w:p w14:paraId="6DDEE072" w14:textId="0C8E1339" w:rsidR="00E53D4A" w:rsidDel="009C3713" w:rsidRDefault="001638C1" w:rsidP="00F251BC">
      <w:pPr>
        <w:rPr>
          <w:del w:id="1434" w:author="minx" w:date="2017-11-08T12:17:00Z"/>
          <w:bCs/>
          <w:lang w:val="en-US"/>
        </w:rPr>
      </w:pPr>
      <w:ins w:id="1435" w:author="William Lamb" w:date="2017-11-10T13:03:00Z">
        <w:r w:rsidRPr="00290554">
          <w:rPr>
            <w:lang w:val="en-US"/>
          </w:rPr>
          <w:t>How is the literature organized in terms of key objectives</w:t>
        </w:r>
      </w:ins>
      <w:ins w:id="1436" w:author="William Lamb" w:date="2017-11-10T13:04:00Z">
        <w:r>
          <w:rPr>
            <w:lang w:val="en-US"/>
          </w:rPr>
          <w:t xml:space="preserve"> </w:t>
        </w:r>
      </w:ins>
      <w:ins w:id="1437" w:author="William Lamb" w:date="2017-11-10T13:03:00Z">
        <w:r w:rsidRPr="00290554">
          <w:rPr>
            <w:lang w:val="en-US"/>
          </w:rPr>
          <w:t>for the short, medium and long-term?</w:t>
        </w:r>
        <w:r>
          <w:rPr>
            <w:lang w:val="en-US"/>
          </w:rPr>
          <w:t xml:space="preserve"> </w:t>
        </w:r>
      </w:ins>
      <w:ins w:id="1438" w:author="William Lamb" w:date="2017-11-10T13:05:00Z">
        <w:r>
          <w:rPr>
            <w:lang w:val="en-US"/>
          </w:rPr>
          <w:t xml:space="preserve">Our short review points to widely varying timescales in </w:t>
        </w:r>
      </w:ins>
      <w:ins w:id="1439" w:author="William Lamb" w:date="2017-11-02T13:40:00Z">
        <w:r w:rsidR="005376BE">
          <w:rPr>
            <w:bCs/>
            <w:lang w:val="en-US"/>
          </w:rPr>
          <w:t xml:space="preserve">urban mitigation policies, from immediate measures that target behavior change, to longer-term </w:t>
        </w:r>
      </w:ins>
      <w:ins w:id="1440" w:author="William Lamb" w:date="2017-11-02T13:41:00Z">
        <w:r w:rsidR="005376BE">
          <w:rPr>
            <w:bCs/>
            <w:lang w:val="en-US"/>
          </w:rPr>
          <w:t>interventions in transportation and building use</w:t>
        </w:r>
        <w:r w:rsidR="002B1E71">
          <w:rPr>
            <w:bCs/>
            <w:lang w:val="en-US"/>
          </w:rPr>
          <w:t xml:space="preserve"> that ultimately </w:t>
        </w:r>
      </w:ins>
      <w:ins w:id="1441" w:author="William Lamb" w:date="2017-11-02T13:46:00Z">
        <w:r w:rsidR="002B1E71">
          <w:rPr>
            <w:bCs/>
            <w:lang w:val="en-US"/>
          </w:rPr>
          <w:t xml:space="preserve">stimulate </w:t>
        </w:r>
      </w:ins>
      <w:ins w:id="1442" w:author="William Lamb" w:date="2017-11-02T13:42:00Z">
        <w:r w:rsidR="002B1E71">
          <w:rPr>
            <w:bCs/>
            <w:lang w:val="en-US"/>
          </w:rPr>
          <w:t xml:space="preserve">a structural </w:t>
        </w:r>
      </w:ins>
      <w:ins w:id="1443" w:author="William Lamb" w:date="2017-11-02T13:41:00Z">
        <w:r w:rsidR="002B1E71">
          <w:rPr>
            <w:bCs/>
            <w:lang w:val="en-US"/>
          </w:rPr>
          <w:t xml:space="preserve">shift towards low-carbon compact </w:t>
        </w:r>
      </w:ins>
      <w:del w:id="1444" w:author="minx" w:date="2017-11-08T12:17:00Z">
        <w:r w:rsidR="00CD1A87" w:rsidDel="009C3713">
          <w:rPr>
            <w:bCs/>
            <w:lang w:val="en-US"/>
          </w:rPr>
          <w:delText xml:space="preserve"> </w:delText>
        </w:r>
      </w:del>
    </w:p>
    <w:p w14:paraId="388C6BF4" w14:textId="6AB39D99" w:rsidR="002B1E71" w:rsidRDefault="002B1E71" w:rsidP="00F251BC">
      <w:pPr>
        <w:rPr>
          <w:ins w:id="1445" w:author="William Lamb" w:date="2017-11-02T13:51:00Z"/>
          <w:bCs/>
          <w:lang w:val="en-US"/>
        </w:rPr>
      </w:pPr>
      <w:ins w:id="1446" w:author="William Lamb" w:date="2017-11-02T13:42:00Z">
        <w:r>
          <w:rPr>
            <w:bCs/>
            <w:lang w:val="en-US"/>
          </w:rPr>
          <w:lastRenderedPageBreak/>
          <w:t>urban forms.</w:t>
        </w:r>
      </w:ins>
      <w:ins w:id="1447" w:author="William Lamb" w:date="2017-11-10T13:30:00Z">
        <w:r w:rsidR="00F560AF">
          <w:rPr>
            <w:bCs/>
            <w:lang w:val="en-US"/>
          </w:rPr>
          <w:t xml:space="preserve"> M</w:t>
        </w:r>
      </w:ins>
      <w:ins w:id="1448" w:author="William Lamb" w:date="2017-11-02T17:20:00Z">
        <w:r w:rsidR="002E4899">
          <w:rPr>
            <w:bCs/>
            <w:lang w:val="en-US"/>
          </w:rPr>
          <w:t xml:space="preserve">itigating to </w:t>
        </w:r>
      </w:ins>
      <w:ins w:id="1449" w:author="William Lamb" w:date="2017-11-02T13:43:00Z">
        <w:r>
          <w:rPr>
            <w:bCs/>
            <w:lang w:val="en-US"/>
          </w:rPr>
          <w:t xml:space="preserve">1.5°C would require harnessing all available </w:t>
        </w:r>
      </w:ins>
      <w:ins w:id="1450" w:author="William Lamb" w:date="2017-11-02T13:44:00Z">
        <w:r>
          <w:rPr>
            <w:bCs/>
            <w:lang w:val="en-US"/>
          </w:rPr>
          <w:t>measures</w:t>
        </w:r>
      </w:ins>
      <w:ins w:id="1451" w:author="William Lamb" w:date="2017-11-02T13:46:00Z">
        <w:r>
          <w:rPr>
            <w:bCs/>
            <w:lang w:val="en-US"/>
          </w:rPr>
          <w:t xml:space="preserve"> and initiating them </w:t>
        </w:r>
        <w:r w:rsidR="00AC24A3">
          <w:rPr>
            <w:bCs/>
            <w:lang w:val="en-US"/>
          </w:rPr>
          <w:t xml:space="preserve">with </w:t>
        </w:r>
      </w:ins>
      <w:ins w:id="1452" w:author="William Lamb" w:date="2017-11-02T13:57:00Z">
        <w:r w:rsidR="00AC24A3">
          <w:rPr>
            <w:bCs/>
            <w:lang w:val="en-US"/>
          </w:rPr>
          <w:t>immediacy</w:t>
        </w:r>
      </w:ins>
      <w:ins w:id="1453" w:author="William Lamb" w:date="2017-11-02T13:46:00Z">
        <w:r w:rsidR="00AC24A3">
          <w:rPr>
            <w:bCs/>
            <w:lang w:val="en-US"/>
          </w:rPr>
          <w:t>.</w:t>
        </w:r>
      </w:ins>
      <w:ins w:id="1454" w:author="William Lamb" w:date="2017-11-02T13:57:00Z">
        <w:r w:rsidR="00AC24A3">
          <w:rPr>
            <w:bCs/>
            <w:lang w:val="en-US"/>
          </w:rPr>
          <w:t xml:space="preserve"> I</w:t>
        </w:r>
      </w:ins>
      <w:ins w:id="1455" w:author="William Lamb" w:date="2017-11-02T13:44:00Z">
        <w:r>
          <w:rPr>
            <w:bCs/>
            <w:lang w:val="en-US"/>
          </w:rPr>
          <w:t xml:space="preserve">t is therefore instructive to examine </w:t>
        </w:r>
      </w:ins>
      <w:ins w:id="1456" w:author="William Lamb" w:date="2017-11-02T13:47:00Z">
        <w:r>
          <w:rPr>
            <w:bCs/>
            <w:lang w:val="en-US"/>
          </w:rPr>
          <w:t xml:space="preserve">current </w:t>
        </w:r>
      </w:ins>
      <w:ins w:id="1457" w:author="William Lamb" w:date="2017-11-02T13:57:00Z">
        <w:r w:rsidR="00AC24A3">
          <w:rPr>
            <w:bCs/>
            <w:lang w:val="en-US"/>
          </w:rPr>
          <w:t xml:space="preserve">trends in </w:t>
        </w:r>
      </w:ins>
      <w:ins w:id="1458" w:author="William Lamb" w:date="2017-11-02T13:47:00Z">
        <w:r>
          <w:rPr>
            <w:bCs/>
            <w:lang w:val="en-US"/>
          </w:rPr>
          <w:t>urban mitigation research</w:t>
        </w:r>
      </w:ins>
      <w:ins w:id="1459" w:author="William Lamb" w:date="2017-11-02T13:57:00Z">
        <w:r w:rsidR="00AC24A3">
          <w:rPr>
            <w:bCs/>
            <w:lang w:val="en-US"/>
          </w:rPr>
          <w:t xml:space="preserve">, </w:t>
        </w:r>
      </w:ins>
      <w:ins w:id="1460" w:author="William Lamb" w:date="2017-11-02T13:56:00Z">
        <w:r w:rsidR="00AC24A3">
          <w:rPr>
            <w:bCs/>
            <w:lang w:val="en-US"/>
          </w:rPr>
          <w:t xml:space="preserve">in terms of </w:t>
        </w:r>
      </w:ins>
      <w:ins w:id="1461" w:author="William Lamb" w:date="2017-11-02T13:58:00Z">
        <w:r w:rsidR="00AC24A3">
          <w:rPr>
            <w:bCs/>
            <w:lang w:val="en-US"/>
          </w:rPr>
          <w:t xml:space="preserve">prevailing </w:t>
        </w:r>
      </w:ins>
      <w:ins w:id="1462" w:author="William Lamb" w:date="2017-11-02T13:56:00Z">
        <w:r w:rsidR="00AC24A3">
          <w:rPr>
            <w:bCs/>
            <w:lang w:val="en-US"/>
          </w:rPr>
          <w:t xml:space="preserve">topics and epistemic communities, </w:t>
        </w:r>
      </w:ins>
      <w:ins w:id="1463" w:author="William Lamb" w:date="2017-11-02T13:57:00Z">
        <w:r w:rsidR="00AC24A3">
          <w:rPr>
            <w:bCs/>
            <w:lang w:val="en-US"/>
          </w:rPr>
          <w:t xml:space="preserve">to uncover </w:t>
        </w:r>
      </w:ins>
      <w:ins w:id="1464" w:author="William Lamb" w:date="2017-11-02T13:47:00Z">
        <w:r>
          <w:rPr>
            <w:bCs/>
            <w:lang w:val="en-US"/>
          </w:rPr>
          <w:t xml:space="preserve">the </w:t>
        </w:r>
      </w:ins>
      <w:ins w:id="1465" w:author="William Lamb" w:date="2017-11-02T13:48:00Z">
        <w:r>
          <w:rPr>
            <w:bCs/>
            <w:lang w:val="en-US"/>
          </w:rPr>
          <w:t xml:space="preserve">depth to which </w:t>
        </w:r>
      </w:ins>
      <w:ins w:id="1466" w:author="William Lamb" w:date="2017-11-02T13:57:00Z">
        <w:r w:rsidR="00AC24A3">
          <w:rPr>
            <w:bCs/>
            <w:lang w:val="en-US"/>
          </w:rPr>
          <w:t xml:space="preserve">a </w:t>
        </w:r>
      </w:ins>
      <w:ins w:id="1467" w:author="William Lamb" w:date="2017-11-02T13:49:00Z">
        <w:r>
          <w:rPr>
            <w:bCs/>
            <w:lang w:val="en-US"/>
          </w:rPr>
          <w:t xml:space="preserve">full array of options </w:t>
        </w:r>
      </w:ins>
      <w:ins w:id="1468" w:author="William Lamb" w:date="2017-11-02T13:58:00Z">
        <w:r w:rsidR="00AC24A3">
          <w:rPr>
            <w:bCs/>
            <w:lang w:val="en-US"/>
          </w:rPr>
          <w:t>is</w:t>
        </w:r>
      </w:ins>
      <w:ins w:id="1469" w:author="William Lamb" w:date="2017-11-02T13:49:00Z">
        <w:r>
          <w:rPr>
            <w:bCs/>
            <w:lang w:val="en-US"/>
          </w:rPr>
          <w:t xml:space="preserve"> being considered.</w:t>
        </w:r>
      </w:ins>
      <w:ins w:id="1470" w:author="William Lamb" w:date="2017-11-02T13:50:00Z">
        <w:r>
          <w:rPr>
            <w:bCs/>
            <w:lang w:val="en-US"/>
          </w:rPr>
          <w:t xml:space="preserve"> </w:t>
        </w:r>
      </w:ins>
    </w:p>
    <w:p w14:paraId="3BB7C411" w14:textId="7E1633AC" w:rsidR="0045499A" w:rsidDel="002B1E71" w:rsidRDefault="002B1E71">
      <w:pPr>
        <w:rPr>
          <w:del w:id="1471" w:author="William Lamb" w:date="2017-11-02T13:51:00Z"/>
          <w:bCs/>
          <w:lang w:val="en-US"/>
        </w:rPr>
      </w:pPr>
      <w:ins w:id="1472" w:author="William Lamb" w:date="2017-11-02T13:50:00Z">
        <w:r>
          <w:rPr>
            <w:bCs/>
            <w:lang w:val="en-US"/>
          </w:rPr>
          <w:t xml:space="preserve">To this end, we </w:t>
        </w:r>
      </w:ins>
      <w:del w:id="1473" w:author="William Lamb" w:date="2017-11-02T13:51:00Z">
        <w:r w:rsidR="00E53D4A" w:rsidDel="002B1E71">
          <w:rPr>
            <w:bCs/>
            <w:lang w:val="en-US"/>
          </w:rPr>
          <w:delText xml:space="preserve">We find a total number of </w:delText>
        </w:r>
        <w:r w:rsidR="00B2235C" w:rsidDel="002B1E71">
          <w:rPr>
            <w:bCs/>
            <w:lang w:val="en-US"/>
          </w:rPr>
          <w:delText>8,210 publications</w:delText>
        </w:r>
        <w:r w:rsidR="00E53D4A" w:rsidDel="002B1E71">
          <w:rPr>
            <w:bCs/>
            <w:lang w:val="en-US"/>
          </w:rPr>
          <w:delText xml:space="preserve"> growing annually at </w:delText>
        </w:r>
        <w:r w:rsidR="00B2235C" w:rsidDel="002B1E71">
          <w:rPr>
            <w:bCs/>
            <w:lang w:val="en-US"/>
          </w:rPr>
          <w:delText>20.5</w:delText>
        </w:r>
        <w:r w:rsidR="00E53D4A" w:rsidDel="002B1E71">
          <w:rPr>
            <w:bCs/>
            <w:lang w:val="en-US"/>
          </w:rPr>
          <w:delText>%. This is faster than the average expansion of the scientific enterprise as well as the climate change literature</w:delText>
        </w:r>
        <w:r w:rsidR="00472B32" w:rsidDel="002B1E71">
          <w:rPr>
            <w:bCs/>
            <w:lang w:val="en-US"/>
          </w:rPr>
          <w:delText xml:space="preserve"> as a whole</w:delText>
        </w:r>
        <w:r w:rsidR="00C56197" w:rsidDel="002B1E71">
          <w:rPr>
            <w:bCs/>
            <w:lang w:val="en-US"/>
          </w:rPr>
          <w:delText xml:space="preserve"> </w:delText>
        </w:r>
        <w:r w:rsidR="00C56197" w:rsidDel="002B1E71">
          <w:rPr>
            <w:bCs/>
            <w:lang w:val="en-US"/>
          </w:rPr>
          <w:fldChar w:fldCharType="begin" w:fldLock="1"/>
        </w:r>
        <w:r w:rsidR="00E021B6" w:rsidRPr="002B1E71" w:rsidDel="002B1E71">
          <w:rPr>
            <w:bCs/>
            <w:lang w:val="en-US"/>
          </w:rPr>
          <w:del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"id" : "ITEM-2", "issue" : "7", "issued" : { "date-parts" : [ [ "2016" ] ] }, "page" : "e0160393", "title" : "Climate Change Research in View of Bibliometrics", "type" : "article-journal", "volume" : "11" }, "uris" : [ "http://www.mendeley.com/documents/?uuid=6bb7334b-65c5-4f69-867d-d781fb0ce8dd" ] }, { "id" : "ITEM-3", "itemData" : { "DOI" : "http://www.nature.com/nclimate/journal/v1/n2/abs/nclimate1093.html#supplementary-information", "ISBN" : "1758-678X", "ISSN" : "1758-678X", "author" : [ { "dropping-particle" : "", "family" : "Grieneisen", "given" : "Michael L", "non-dropping-particle" : "", "parse-names" : false, "suffix" : "" }, { "dropping-particle" : "", "family" : "Zhang", "given" : "Minghua", "non-dropping-particle" : "", "parse-names" : false, "suffix" : "" } ], "container-title" : "Nature Clim. Change", "id" : "ITEM-3", "issue" : "2", "issued" : { "date-parts" : [ [ "2011" ] ] }, "page" : "72-73", "publisher" : "Nature Publishing Group", "title" : "The current status of climate change research", "type" : "article-journal", "volume" : "1" }, "uris" : [ "http://www.mendeley.com/documents/?uuid=8f31e7a3-9e1d-4a10-88a0-7b6de42f76de" ] } ], "mendeley" : { "formattedCitation" : "[17,43,44]", "plainTextFormattedCitation" : "[17,43,44]", "previouslyFormattedCitation" : "[17,43,44]" }, "properties" : { "noteIndex" : 0 }, "schema" : "https://github.com/citation-style-language/schema/raw/master/csl-citation.json" }</w:delInstrText>
        </w:r>
        <w:r w:rsidR="00C56197" w:rsidDel="002B1E71">
          <w:rPr>
            <w:bCs/>
            <w:lang w:val="en-US"/>
          </w:rPr>
          <w:fldChar w:fldCharType="separate"/>
        </w:r>
        <w:r w:rsidR="003002DF" w:rsidRPr="009863D6" w:rsidDel="002B1E71">
          <w:rPr>
            <w:bCs/>
            <w:noProof/>
            <w:lang w:val="en-US"/>
          </w:rPr>
          <w:delText>[17,43,44]</w:delText>
        </w:r>
        <w:r w:rsidR="00C56197" w:rsidDel="002B1E71">
          <w:rPr>
            <w:bCs/>
            <w:lang w:val="en-US"/>
          </w:rPr>
          <w:fldChar w:fldCharType="end"/>
        </w:r>
        <w:r w:rsidR="00681BF2" w:rsidDel="002B1E71">
          <w:rPr>
            <w:bCs/>
            <w:lang w:val="en-US"/>
          </w:rPr>
          <w:delText xml:space="preserve">. </w:delText>
        </w:r>
        <w:r w:rsidR="0045499A" w:rsidDel="002B1E71">
          <w:rPr>
            <w:bCs/>
            <w:lang w:val="en-US"/>
          </w:rPr>
          <w:delText>O</w:delText>
        </w:r>
        <w:r w:rsidR="00681BF2" w:rsidDel="002B1E71">
          <w:rPr>
            <w:bCs/>
            <w:lang w:val="en-US"/>
          </w:rPr>
          <w:delText xml:space="preserve">ur estimates do not </w:delText>
        </w:r>
        <w:r w:rsidR="0045499A" w:rsidDel="002B1E71">
          <w:rPr>
            <w:bCs/>
            <w:lang w:val="en-US"/>
          </w:rPr>
          <w:delText>reflect the entirety of the relevant literature for IPCC assessments due to our focus on</w:delText>
        </w:r>
        <w:r w:rsidR="00C56197" w:rsidDel="002B1E71">
          <w:rPr>
            <w:bCs/>
            <w:lang w:val="en-US"/>
          </w:rPr>
          <w:delText>: (1</w:delText>
        </w:r>
        <w:r w:rsidR="00CD1A87" w:rsidDel="002B1E71">
          <w:rPr>
            <w:bCs/>
            <w:lang w:val="en-US"/>
          </w:rPr>
          <w:delText>) energy demand and waste sectors</w:delText>
        </w:r>
        <w:r w:rsidR="00472B32" w:rsidDel="002B1E71">
          <w:rPr>
            <w:bCs/>
            <w:lang w:val="en-US"/>
          </w:rPr>
          <w:delText xml:space="preserve"> alone</w:delText>
        </w:r>
        <w:r w:rsidR="00CD1A87" w:rsidDel="002B1E71">
          <w:rPr>
            <w:bCs/>
            <w:lang w:val="en-US"/>
          </w:rPr>
          <w:delText xml:space="preserve">; </w:delText>
        </w:r>
        <w:r w:rsidR="00C56197" w:rsidDel="002B1E71">
          <w:rPr>
            <w:bCs/>
            <w:lang w:val="en-US"/>
          </w:rPr>
          <w:delText>(2</w:delText>
        </w:r>
        <w:r w:rsidR="00CD1A87" w:rsidDel="002B1E71">
          <w:rPr>
            <w:bCs/>
            <w:lang w:val="en-US"/>
          </w:rPr>
          <w:delText xml:space="preserve">) a narrow </w:delText>
        </w:r>
        <w:r w:rsidR="00C56197" w:rsidDel="002B1E71">
          <w:rPr>
            <w:bCs/>
            <w:lang w:val="en-US"/>
          </w:rPr>
          <w:delText xml:space="preserve">interpretation </w:delText>
        </w:r>
        <w:r w:rsidR="00CD1A87" w:rsidDel="002B1E71">
          <w:rPr>
            <w:bCs/>
            <w:lang w:val="en-US"/>
          </w:rPr>
          <w:delText xml:space="preserve">of climate change mitigation that does not </w:delText>
        </w:r>
        <w:r w:rsidR="0045499A" w:rsidDel="002B1E71">
          <w:rPr>
            <w:bCs/>
            <w:lang w:val="en-US"/>
          </w:rPr>
          <w:delText xml:space="preserve">systematically consider wider sustainable development </w:delText>
        </w:r>
        <w:r w:rsidR="00C56197" w:rsidDel="002B1E71">
          <w:rPr>
            <w:bCs/>
            <w:lang w:val="en-US"/>
          </w:rPr>
          <w:delText xml:space="preserve">issues </w:delText>
        </w:r>
        <w:r w:rsidR="005E6AD9" w:rsidDel="002B1E71">
          <w:rPr>
            <w:bCs/>
            <w:lang w:val="en-US"/>
          </w:rPr>
          <w:delText xml:space="preserve">(Figure 2) </w:delText>
        </w:r>
        <w:r w:rsidR="00C56197" w:rsidDel="002B1E71">
          <w:rPr>
            <w:bCs/>
            <w:lang w:val="en-US"/>
          </w:rPr>
          <w:delText xml:space="preserve">that </w:delText>
        </w:r>
        <w:r w:rsidR="00933BE0" w:rsidDel="002B1E71">
          <w:rPr>
            <w:bCs/>
            <w:lang w:val="en-US"/>
          </w:rPr>
          <w:delText xml:space="preserve">inevitably shape the mitigation solution space </w:delText>
        </w:r>
        <w:r w:rsidR="00933BE0" w:rsidDel="002B1E71">
          <w:rPr>
            <w:bCs/>
            <w:lang w:val="en-US"/>
          </w:rPr>
          <w:fldChar w:fldCharType="begin" w:fldLock="1"/>
        </w:r>
        <w:r w:rsidR="00E021B6" w:rsidDel="002B1E71">
          <w:rPr>
            <w:bCs/>
            <w:lang w:val="en-US"/>
          </w:rPr>
          <w:delInstrText>ADDIN CSL_CITATION { "citationItems" : [ { "id" : "ITEM-1", "itemData" : { "DOI" : "10.1088/1748-9326/11/3/034022", "author" : [ { "dropping-particle" : "", "family" : "Stechow", "given" : "Christoph", "non-dropping-particle" : "von", "parse-names" : false, "suffix" : "" }, { "dropping-particle" : "", "family" : "Minx", "given" : "Jan C",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L", "non-dropping-particle" : "", "parse-names" : false, "suffix" : "" }, { "dropping-particle" : "", "family" : "Callaghan", "given" : "Max W",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 : "3", "issued" : { "date-parts" : [ [ "2016" ] ] }, "title" : "2oC and the SDGs: United they stand, divided they fall?", "type" : "article-journal", "volume" : "11" }, "uris" : [ "http://www.mendeley.com/documents/?uuid=99fc27fa-674e-4e19-b997-6d861ddc0028" ] } ], "mendeley" : { "formattedCitation" : "[45]", "plainTextFormattedCitation" : "[45]", "previouslyFormattedCitation" : "[45]" }, "properties" : { "noteIndex" : 0 }, "schema" : "https://github.com/citation-style-language/schema/raw/master/csl-citation.json" }</w:delInstrText>
        </w:r>
        <w:r w:rsidR="00933BE0" w:rsidDel="002B1E71">
          <w:rPr>
            <w:bCs/>
            <w:lang w:val="en-US"/>
          </w:rPr>
          <w:fldChar w:fldCharType="separate"/>
        </w:r>
        <w:r w:rsidR="003002DF" w:rsidRPr="003002DF" w:rsidDel="002B1E71">
          <w:rPr>
            <w:bCs/>
            <w:noProof/>
            <w:lang w:val="en-US"/>
          </w:rPr>
          <w:delText>[45]</w:delText>
        </w:r>
        <w:r w:rsidR="00933BE0" w:rsidDel="002B1E71">
          <w:rPr>
            <w:bCs/>
            <w:lang w:val="en-US"/>
          </w:rPr>
          <w:fldChar w:fldCharType="end"/>
        </w:r>
        <w:r w:rsidR="00933BE0" w:rsidDel="002B1E71">
          <w:rPr>
            <w:bCs/>
            <w:lang w:val="en-US"/>
          </w:rPr>
          <w:delText>;</w:delText>
        </w:r>
        <w:r w:rsidR="0045499A" w:rsidDel="002B1E71">
          <w:rPr>
            <w:bCs/>
            <w:lang w:val="en-US"/>
          </w:rPr>
          <w:delText xml:space="preserve"> </w:delText>
        </w:r>
        <w:r w:rsidR="00933BE0" w:rsidDel="002B1E71">
          <w:rPr>
            <w:bCs/>
            <w:lang w:val="en-US"/>
          </w:rPr>
          <w:delText>(3</w:delText>
        </w:r>
        <w:r w:rsidR="00CD1A87" w:rsidDel="002B1E71">
          <w:rPr>
            <w:bCs/>
            <w:lang w:val="en-US"/>
          </w:rPr>
          <w:delText xml:space="preserve">) </w:delText>
        </w:r>
        <w:r w:rsidR="00E53D4A" w:rsidDel="002B1E71">
          <w:rPr>
            <w:bCs/>
            <w:lang w:val="en-US"/>
          </w:rPr>
          <w:delText xml:space="preserve">the </w:delText>
        </w:r>
        <w:r w:rsidR="00CD1A87" w:rsidDel="002B1E71">
          <w:rPr>
            <w:bCs/>
            <w:lang w:val="en-US"/>
          </w:rPr>
          <w:delText>ISI Web of Science database</w:delText>
        </w:r>
        <w:r w:rsidR="00472B32" w:rsidDel="002B1E71">
          <w:rPr>
            <w:bCs/>
            <w:lang w:val="en-US"/>
          </w:rPr>
          <w:delText xml:space="preserve">, which </w:delText>
        </w:r>
        <w:r w:rsidR="00184123" w:rsidDel="002B1E71">
          <w:rPr>
            <w:bCs/>
            <w:lang w:val="en-US"/>
          </w:rPr>
          <w:delText>only incompletely covers</w:delText>
        </w:r>
        <w:r w:rsidR="00472B32" w:rsidDel="002B1E71">
          <w:rPr>
            <w:bCs/>
            <w:lang w:val="en-US"/>
          </w:rPr>
          <w:delText xml:space="preserve"> peer-reviewed and grey literature</w:delText>
        </w:r>
        <w:r w:rsidR="00E53D4A" w:rsidDel="002B1E71">
          <w:rPr>
            <w:bCs/>
            <w:lang w:val="en-US"/>
          </w:rPr>
          <w:delText>.</w:delText>
        </w:r>
        <w:r w:rsidR="0045499A" w:rsidDel="002B1E71">
          <w:rPr>
            <w:bCs/>
            <w:lang w:val="en-US"/>
          </w:rPr>
          <w:delText xml:space="preserve"> Nevertheless, our</w:delText>
        </w:r>
        <w:r w:rsidR="002969E4" w:rsidDel="002B1E71">
          <w:rPr>
            <w:bCs/>
            <w:lang w:val="en-US"/>
          </w:rPr>
          <w:delText xml:space="preserve"> sample is broadly representative in terms of the thematic structure of the available research.</w:delText>
        </w:r>
      </w:del>
    </w:p>
    <w:p w14:paraId="5F4DA71A" w14:textId="22F647CE" w:rsidR="00301748" w:rsidRDefault="00472B32">
      <w:pPr>
        <w:rPr>
          <w:ins w:id="1474" w:author="William Lamb" w:date="2017-11-02T14:08:00Z"/>
          <w:bCs/>
          <w:lang w:val="en-US"/>
        </w:rPr>
      </w:pPr>
      <w:del w:id="1475" w:author="William Lamb" w:date="2017-11-02T13:51:00Z">
        <w:r w:rsidDel="002B1E71">
          <w:rPr>
            <w:bCs/>
            <w:lang w:val="en-US"/>
          </w:rPr>
          <w:delText xml:space="preserve">We </w:delText>
        </w:r>
      </w:del>
      <w:r>
        <w:rPr>
          <w:bCs/>
          <w:lang w:val="en-US"/>
        </w:rPr>
        <w:t xml:space="preserve">apply </w:t>
      </w:r>
      <w:del w:id="1476" w:author="William Lamb" w:date="2017-10-25T21:20:00Z">
        <w:r w:rsidDel="007B239D">
          <w:rPr>
            <w:bCs/>
            <w:lang w:val="en-US"/>
          </w:rPr>
          <w:delText>machine learning algorithms</w:delText>
        </w:r>
      </w:del>
      <w:ins w:id="1477" w:author="William Lamb" w:date="2017-10-25T21:20:00Z">
        <w:r w:rsidR="007B239D">
          <w:rPr>
            <w:bCs/>
            <w:lang w:val="en-US"/>
          </w:rPr>
          <w:t>automated content analysis</w:t>
        </w:r>
      </w:ins>
      <w:ins w:id="1478" w:author="William Lamb" w:date="2017-11-02T13:59:00Z">
        <w:r w:rsidR="00AC24A3">
          <w:rPr>
            <w:bCs/>
            <w:lang w:val="en-US"/>
          </w:rPr>
          <w:t xml:space="preserve"> and bibliographic coupling</w:t>
        </w:r>
      </w:ins>
      <w:r>
        <w:rPr>
          <w:bCs/>
          <w:lang w:val="en-US"/>
        </w:rPr>
        <w:t xml:space="preserve"> to digest the large amount of information </w:t>
      </w:r>
      <w:r w:rsidR="00E022A9">
        <w:rPr>
          <w:bCs/>
          <w:lang w:val="en-US"/>
        </w:rPr>
        <w:t xml:space="preserve">in this </w:t>
      </w:r>
      <w:del w:id="1479" w:author="William Lamb" w:date="2017-11-02T14:28:00Z">
        <w:r w:rsidR="00E022A9" w:rsidDel="009863D6">
          <w:rPr>
            <w:bCs/>
            <w:lang w:val="en-US"/>
          </w:rPr>
          <w:delText xml:space="preserve">corpus </w:delText>
        </w:r>
      </w:del>
      <w:ins w:id="1480" w:author="William Lamb" w:date="2017-11-02T14:28:00Z">
        <w:r w:rsidR="009863D6">
          <w:rPr>
            <w:bCs/>
            <w:lang w:val="en-US"/>
          </w:rPr>
          <w:t xml:space="preserve">literature </w:t>
        </w:r>
      </w:ins>
      <w:r w:rsidR="00E022A9">
        <w:rPr>
          <w:bCs/>
          <w:lang w:val="en-US"/>
        </w:rPr>
        <w:t>and map-out its</w:t>
      </w:r>
      <w:r>
        <w:rPr>
          <w:bCs/>
          <w:lang w:val="en-US"/>
        </w:rPr>
        <w:t xml:space="preserve"> topic</w:t>
      </w:r>
      <w:del w:id="1481" w:author="William Lamb" w:date="2017-11-10T13:06:00Z">
        <w:r w:rsidDel="001638C1">
          <w:rPr>
            <w:bCs/>
            <w:lang w:val="en-US"/>
          </w:rPr>
          <w:delText xml:space="preserve"> landscape</w:delText>
        </w:r>
      </w:del>
      <w:ins w:id="1482" w:author="William Lamb" w:date="2017-11-10T13:07:00Z">
        <w:r w:rsidR="00C32655">
          <w:rPr>
            <w:bCs/>
            <w:lang w:val="en-US"/>
          </w:rPr>
          <w:t xml:space="preserve"> landscape</w:t>
        </w:r>
      </w:ins>
      <w:r>
        <w:rPr>
          <w:bCs/>
          <w:lang w:val="en-US"/>
        </w:rPr>
        <w:t xml:space="preserve">. </w:t>
      </w:r>
      <w:ins w:id="1483" w:author="William Lamb" w:date="2017-10-25T21:20:00Z">
        <w:r w:rsidR="007B239D">
          <w:rPr>
            <w:bCs/>
            <w:lang w:val="en-US"/>
          </w:rPr>
          <w:t xml:space="preserve">Our results suggest that </w:t>
        </w:r>
      </w:ins>
      <w:ins w:id="1484" w:author="William Lamb" w:date="2017-10-25T21:33:00Z">
        <w:r w:rsidR="001A31DA">
          <w:rPr>
            <w:bCs/>
            <w:lang w:val="en-US"/>
          </w:rPr>
          <w:t>mitigation</w:t>
        </w:r>
      </w:ins>
      <w:ins w:id="1485" w:author="William Lamb" w:date="2017-11-02T14:06:00Z">
        <w:r w:rsidR="00886F1E">
          <w:rPr>
            <w:bCs/>
            <w:lang w:val="en-US"/>
          </w:rPr>
          <w:t>-</w:t>
        </w:r>
      </w:ins>
      <w:ins w:id="1486" w:author="William Lamb" w:date="2017-10-25T21:33:00Z">
        <w:r w:rsidR="001A31DA">
          <w:rPr>
            <w:bCs/>
            <w:lang w:val="en-US"/>
          </w:rPr>
          <w:t xml:space="preserve">focused </w:t>
        </w:r>
      </w:ins>
      <w:ins w:id="1487" w:author="William Lamb" w:date="2017-11-03T14:50:00Z">
        <w:r w:rsidR="000346B7">
          <w:rPr>
            <w:bCs/>
            <w:lang w:val="en-US"/>
          </w:rPr>
          <w:t xml:space="preserve">urban </w:t>
        </w:r>
      </w:ins>
      <w:ins w:id="1488" w:author="William Lamb" w:date="2017-11-02T14:28:00Z">
        <w:r w:rsidR="009863D6">
          <w:rPr>
            <w:bCs/>
            <w:lang w:val="en-US"/>
          </w:rPr>
          <w:t>studies are</w:t>
        </w:r>
      </w:ins>
      <w:ins w:id="1489" w:author="William Lamb" w:date="2017-10-25T21:33:00Z">
        <w:r w:rsidR="001A31DA">
          <w:rPr>
            <w:bCs/>
            <w:lang w:val="en-US"/>
          </w:rPr>
          <w:t xml:space="preserve"> </w:t>
        </w:r>
      </w:ins>
      <w:ins w:id="1490" w:author="William Lamb" w:date="2017-11-02T17:21:00Z">
        <w:r w:rsidR="002E4899">
          <w:rPr>
            <w:bCs/>
            <w:lang w:val="en-US"/>
          </w:rPr>
          <w:t>so</w:t>
        </w:r>
      </w:ins>
      <w:ins w:id="1491" w:author="William Lamb" w:date="2017-10-25T21:33:00Z">
        <w:r w:rsidR="001A31DA">
          <w:rPr>
            <w:bCs/>
            <w:lang w:val="en-US"/>
          </w:rPr>
          <w:t xml:space="preserve"> far </w:t>
        </w:r>
      </w:ins>
      <w:ins w:id="1492" w:author="William Lamb" w:date="2017-10-25T21:34:00Z">
        <w:r w:rsidR="001A31DA">
          <w:rPr>
            <w:bCs/>
            <w:lang w:val="en-US"/>
          </w:rPr>
          <w:t xml:space="preserve">mainly </w:t>
        </w:r>
      </w:ins>
      <w:ins w:id="1493" w:author="William Lamb" w:date="2017-10-25T21:33:00Z">
        <w:r w:rsidR="001A31DA">
          <w:rPr>
            <w:bCs/>
            <w:lang w:val="en-US"/>
          </w:rPr>
          <w:t>concerned with urban form and GHG emissions accounting</w:t>
        </w:r>
      </w:ins>
      <w:ins w:id="1494" w:author="William Lamb" w:date="2017-11-02T13:52:00Z">
        <w:r w:rsidR="00AC24A3">
          <w:rPr>
            <w:bCs/>
            <w:lang w:val="en-US"/>
          </w:rPr>
          <w:t xml:space="preserve"> – important topics in their own right, but not fully representative of the broad</w:t>
        </w:r>
      </w:ins>
      <w:ins w:id="1495" w:author="William Lamb" w:date="2017-11-02T13:53:00Z">
        <w:r w:rsidR="00AC24A3">
          <w:rPr>
            <w:bCs/>
            <w:lang w:val="en-US"/>
          </w:rPr>
          <w:t xml:space="preserve"> solution space.</w:t>
        </w:r>
      </w:ins>
      <w:ins w:id="1496" w:author="William Lamb" w:date="2017-10-25T21:33:00Z">
        <w:r w:rsidR="001A31DA">
          <w:rPr>
            <w:bCs/>
            <w:lang w:val="en-US"/>
          </w:rPr>
          <w:t xml:space="preserve"> </w:t>
        </w:r>
      </w:ins>
      <w:ins w:id="1497" w:author="William Lamb" w:date="2017-10-25T21:34:00Z">
        <w:r w:rsidR="001A31DA">
          <w:rPr>
            <w:bCs/>
            <w:lang w:val="en-US"/>
          </w:rPr>
          <w:t>A</w:t>
        </w:r>
      </w:ins>
      <w:ins w:id="1498" w:author="William Lamb" w:date="2017-10-25T21:20:00Z">
        <w:r w:rsidR="007B239D">
          <w:rPr>
            <w:bCs/>
            <w:lang w:val="en-US"/>
          </w:rPr>
          <w:t xml:space="preserve"> wealth of</w:t>
        </w:r>
      </w:ins>
      <w:ins w:id="1499" w:author="William Lamb" w:date="2017-10-25T21:21:00Z">
        <w:r w:rsidR="007B239D">
          <w:rPr>
            <w:bCs/>
            <w:lang w:val="en-US"/>
          </w:rPr>
          <w:t xml:space="preserve"> policy-relevant</w:t>
        </w:r>
      </w:ins>
      <w:ins w:id="1500" w:author="William Lamb" w:date="2017-10-25T21:22:00Z">
        <w:r w:rsidR="007B239D">
          <w:rPr>
            <w:bCs/>
            <w:lang w:val="en-US"/>
          </w:rPr>
          <w:t xml:space="preserve"> research risk</w:t>
        </w:r>
      </w:ins>
      <w:ins w:id="1501" w:author="William Lamb" w:date="2017-10-25T21:23:00Z">
        <w:r w:rsidR="007B239D">
          <w:rPr>
            <w:bCs/>
            <w:lang w:val="en-US"/>
          </w:rPr>
          <w:t>s</w:t>
        </w:r>
      </w:ins>
      <w:ins w:id="1502" w:author="William Lamb" w:date="2017-10-25T21:22:00Z">
        <w:r w:rsidR="00AC24A3">
          <w:rPr>
            <w:bCs/>
            <w:lang w:val="en-US"/>
          </w:rPr>
          <w:t xml:space="preserve"> being overlooked: </w:t>
        </w:r>
      </w:ins>
      <w:ins w:id="1503" w:author="William Lamb" w:date="2017-11-02T13:53:00Z">
        <w:r w:rsidR="00AC24A3">
          <w:rPr>
            <w:bCs/>
            <w:lang w:val="en-US"/>
          </w:rPr>
          <w:t>p</w:t>
        </w:r>
      </w:ins>
      <w:ins w:id="1504" w:author="William Lamb" w:date="2017-10-25T21:31:00Z">
        <w:r w:rsidR="001A31DA">
          <w:rPr>
            <w:bCs/>
            <w:lang w:val="en-US"/>
          </w:rPr>
          <w:t>rincipally</w:t>
        </w:r>
      </w:ins>
      <w:ins w:id="1505" w:author="William Lamb" w:date="2017-10-25T21:21:00Z">
        <w:r w:rsidR="007B239D">
          <w:rPr>
            <w:bCs/>
            <w:lang w:val="en-US"/>
          </w:rPr>
          <w:t xml:space="preserve"> </w:t>
        </w:r>
      </w:ins>
      <w:ins w:id="1506" w:author="William Lamb" w:date="2017-10-25T21:23:00Z">
        <w:r w:rsidR="007B239D">
          <w:rPr>
            <w:bCs/>
            <w:lang w:val="en-US"/>
          </w:rPr>
          <w:t xml:space="preserve">work on </w:t>
        </w:r>
      </w:ins>
      <w:ins w:id="1507" w:author="William Lamb" w:date="2017-10-25T21:21:00Z">
        <w:r w:rsidR="007B239D">
          <w:rPr>
            <w:bCs/>
            <w:lang w:val="en-US"/>
          </w:rPr>
          <w:t>congestion</w:t>
        </w:r>
      </w:ins>
      <w:ins w:id="1508" w:author="William Lamb" w:date="2017-10-25T21:25:00Z">
        <w:r w:rsidR="00AC24A3">
          <w:rPr>
            <w:bCs/>
            <w:lang w:val="en-US"/>
          </w:rPr>
          <w:t xml:space="preserve">, </w:t>
        </w:r>
      </w:ins>
      <w:ins w:id="1509" w:author="William Lamb" w:date="2017-10-25T21:21:00Z">
        <w:r w:rsidR="007B239D">
          <w:rPr>
            <w:bCs/>
            <w:lang w:val="en-US"/>
          </w:rPr>
          <w:t xml:space="preserve">parking </w:t>
        </w:r>
      </w:ins>
      <w:ins w:id="1510" w:author="William Lamb" w:date="2017-10-25T21:22:00Z">
        <w:r w:rsidR="007B239D">
          <w:rPr>
            <w:bCs/>
            <w:lang w:val="en-US"/>
          </w:rPr>
          <w:t>charges</w:t>
        </w:r>
      </w:ins>
      <w:ins w:id="1511" w:author="William Lamb" w:date="2017-11-02T13:53:00Z">
        <w:r w:rsidR="00AC24A3">
          <w:rPr>
            <w:bCs/>
            <w:lang w:val="en-US"/>
          </w:rPr>
          <w:t>, and waste management</w:t>
        </w:r>
      </w:ins>
      <w:ins w:id="1512" w:author="William Lamb" w:date="2017-10-25T21:22:00Z">
        <w:r w:rsidR="007B239D">
          <w:rPr>
            <w:bCs/>
            <w:lang w:val="en-US"/>
          </w:rPr>
          <w:t xml:space="preserve">, </w:t>
        </w:r>
      </w:ins>
      <w:ins w:id="1513" w:author="William Lamb" w:date="2017-10-25T21:31:00Z">
        <w:r w:rsidR="001A31DA">
          <w:rPr>
            <w:bCs/>
            <w:lang w:val="en-US"/>
          </w:rPr>
          <w:t xml:space="preserve">but also </w:t>
        </w:r>
      </w:ins>
      <w:ins w:id="1514" w:author="William Lamb" w:date="2017-10-25T21:25:00Z">
        <w:r w:rsidR="007B239D">
          <w:rPr>
            <w:bCs/>
            <w:lang w:val="en-US"/>
          </w:rPr>
          <w:t xml:space="preserve">to some extent </w:t>
        </w:r>
      </w:ins>
      <w:ins w:id="1515" w:author="William Lamb" w:date="2017-10-25T21:22:00Z">
        <w:r w:rsidR="007B239D">
          <w:rPr>
            <w:bCs/>
            <w:lang w:val="en-US"/>
          </w:rPr>
          <w:t xml:space="preserve">active travel and public transportation provisioning. </w:t>
        </w:r>
      </w:ins>
      <w:ins w:id="1516" w:author="William Lamb" w:date="2017-10-25T21:24:00Z">
        <w:r w:rsidR="007B239D">
          <w:rPr>
            <w:bCs/>
            <w:lang w:val="en-US"/>
          </w:rPr>
          <w:t xml:space="preserve">These literatures </w:t>
        </w:r>
      </w:ins>
      <w:ins w:id="1517" w:author="William Lamb" w:date="2017-10-25T21:25:00Z">
        <w:r w:rsidR="007B239D">
          <w:rPr>
            <w:bCs/>
            <w:lang w:val="en-US"/>
          </w:rPr>
          <w:t xml:space="preserve">are based in distinct epistemic communities that </w:t>
        </w:r>
      </w:ins>
      <w:ins w:id="1518" w:author="William Lamb" w:date="2017-10-25T21:28:00Z">
        <w:r w:rsidR="001A31DA">
          <w:rPr>
            <w:bCs/>
            <w:lang w:val="en-US"/>
          </w:rPr>
          <w:t xml:space="preserve">tend to </w:t>
        </w:r>
      </w:ins>
      <w:ins w:id="1519" w:author="William Lamb" w:date="2017-10-25T21:26:00Z">
        <w:r w:rsidR="007B239D">
          <w:rPr>
            <w:bCs/>
            <w:lang w:val="en-US"/>
          </w:rPr>
          <w:t>prioritize</w:t>
        </w:r>
      </w:ins>
      <w:ins w:id="1520" w:author="William Lamb" w:date="2017-10-25T21:25:00Z">
        <w:r w:rsidR="007B239D">
          <w:rPr>
            <w:bCs/>
            <w:lang w:val="en-US"/>
          </w:rPr>
          <w:t xml:space="preserve"> </w:t>
        </w:r>
      </w:ins>
      <w:ins w:id="1521" w:author="William Lamb" w:date="2017-10-25T21:28:00Z">
        <w:r w:rsidR="001A31DA">
          <w:rPr>
            <w:bCs/>
            <w:lang w:val="en-US"/>
          </w:rPr>
          <w:t>non-mitigation</w:t>
        </w:r>
      </w:ins>
      <w:ins w:id="1522" w:author="William Lamb" w:date="2017-10-25T21:42:00Z">
        <w:r w:rsidR="00DB6ED3">
          <w:rPr>
            <w:bCs/>
            <w:lang w:val="en-US"/>
          </w:rPr>
          <w:t>, sector-specific</w:t>
        </w:r>
      </w:ins>
      <w:ins w:id="1523" w:author="William Lamb" w:date="2017-10-25T21:28:00Z">
        <w:r w:rsidR="001A31DA">
          <w:rPr>
            <w:bCs/>
            <w:lang w:val="en-US"/>
          </w:rPr>
          <w:t xml:space="preserve"> issues. </w:t>
        </w:r>
      </w:ins>
      <w:ins w:id="1524" w:author="William Lamb" w:date="2017-10-25T21:31:00Z">
        <w:r w:rsidR="001A31DA">
          <w:rPr>
            <w:bCs/>
            <w:lang w:val="en-US"/>
          </w:rPr>
          <w:t>By contrast, the buildings literature is</w:t>
        </w:r>
      </w:ins>
      <w:ins w:id="1525" w:author="William Lamb" w:date="2017-10-25T21:34:00Z">
        <w:r w:rsidR="001A31DA">
          <w:rPr>
            <w:bCs/>
            <w:lang w:val="en-US"/>
          </w:rPr>
          <w:t xml:space="preserve"> already</w:t>
        </w:r>
      </w:ins>
      <w:ins w:id="1526" w:author="William Lamb" w:date="2017-10-25T21:31:00Z">
        <w:r w:rsidR="001A31DA">
          <w:rPr>
            <w:bCs/>
            <w:lang w:val="en-US"/>
          </w:rPr>
          <w:t xml:space="preserve"> strongly aligned to</w:t>
        </w:r>
      </w:ins>
      <w:ins w:id="1527" w:author="William Lamb" w:date="2017-10-25T21:32:00Z">
        <w:r w:rsidR="001A31DA">
          <w:rPr>
            <w:bCs/>
            <w:lang w:val="en-US"/>
          </w:rPr>
          <w:t xml:space="preserve">wards energy efficiency, via technical as well as </w:t>
        </w:r>
      </w:ins>
      <w:ins w:id="1528" w:author="William Lamb" w:date="2017-10-25T21:33:00Z">
        <w:r w:rsidR="001A31DA">
          <w:rPr>
            <w:bCs/>
            <w:lang w:val="en-US"/>
          </w:rPr>
          <w:t>behavioral</w:t>
        </w:r>
      </w:ins>
      <w:ins w:id="1529" w:author="William Lamb" w:date="2017-10-25T21:32:00Z">
        <w:r w:rsidR="000346B7">
          <w:rPr>
            <w:bCs/>
            <w:lang w:val="en-US"/>
          </w:rPr>
          <w:t xml:space="preserve"> interventions, but is not yet </w:t>
        </w:r>
      </w:ins>
      <w:ins w:id="1530" w:author="William Lamb" w:date="2017-11-03T14:51:00Z">
        <w:r w:rsidR="00C96B7E">
          <w:rPr>
            <w:bCs/>
            <w:lang w:val="en-US"/>
          </w:rPr>
          <w:t xml:space="preserve">clearly </w:t>
        </w:r>
      </w:ins>
      <w:ins w:id="1531" w:author="William Lamb" w:date="2017-10-25T21:32:00Z">
        <w:r w:rsidR="000346B7">
          <w:rPr>
            <w:bCs/>
            <w:lang w:val="en-US"/>
          </w:rPr>
          <w:t>situated within urban</w:t>
        </w:r>
      </w:ins>
      <w:ins w:id="1532" w:author="William Lamb" w:date="2017-11-03T14:51:00Z">
        <w:r w:rsidR="000346B7">
          <w:rPr>
            <w:bCs/>
            <w:lang w:val="en-US"/>
          </w:rPr>
          <w:t xml:space="preserve"> systems</w:t>
        </w:r>
      </w:ins>
      <w:ins w:id="1533" w:author="William Lamb" w:date="2017-10-25T21:32:00Z">
        <w:r w:rsidR="000346B7">
          <w:rPr>
            <w:bCs/>
            <w:lang w:val="en-US"/>
          </w:rPr>
          <w:t xml:space="preserve">. </w:t>
        </w:r>
      </w:ins>
      <w:ins w:id="1534" w:author="William Lamb" w:date="2017-10-25T21:48:00Z">
        <w:r w:rsidR="00301748">
          <w:rPr>
            <w:bCs/>
            <w:lang w:val="en-US"/>
          </w:rPr>
          <w:t xml:space="preserve">Apparently the topic of urban climate change policies is just emerging, which is not surprising as there are still very few comparable emissions data available at the city scale </w:t>
        </w:r>
        <w:r w:rsidR="00301748">
          <w:rPr>
            <w:bCs/>
            <w:lang w:val="en-US"/>
          </w:rPr>
          <w:fldChar w:fldCharType="begin" w:fldLock="1"/>
        </w:r>
      </w:ins>
      <w:r w:rsidR="008517E2">
        <w:rPr>
          <w:bCs/>
          <w:lang w:val="en-US"/>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"[6,12]", "plainTextFormattedCitation" : "[6,12]", "previouslyFormattedCitation" : "[6,12]" }, "properties" : { "noteIndex" : 0 }, "schema" : "https://github.com/citation-style-language/schema/raw/master/csl-citation.json" }</w:instrText>
      </w:r>
      <w:ins w:id="1535" w:author="William Lamb" w:date="2017-10-25T21:48:00Z">
        <w:r w:rsidR="00301748">
          <w:rPr>
            <w:bCs/>
            <w:lang w:val="en-US"/>
          </w:rPr>
          <w:fldChar w:fldCharType="separate"/>
        </w:r>
      </w:ins>
      <w:r w:rsidR="008517E2" w:rsidRPr="008517E2">
        <w:rPr>
          <w:bCs/>
          <w:noProof/>
          <w:lang w:val="en-US"/>
        </w:rPr>
        <w:t>[6,12]</w:t>
      </w:r>
      <w:ins w:id="1536" w:author="William Lamb" w:date="2017-10-25T21:48:00Z">
        <w:r w:rsidR="00301748">
          <w:rPr>
            <w:bCs/>
            <w:lang w:val="en-US"/>
          </w:rPr>
          <w:fldChar w:fldCharType="end"/>
        </w:r>
      </w:ins>
      <w:ins w:id="1537" w:author="William Lamb" w:date="2017-11-10T13:08:00Z">
        <w:r w:rsidR="00C32655">
          <w:rPr>
            <w:bCs/>
            <w:lang w:val="en-US"/>
          </w:rPr>
          <w:t>.</w:t>
        </w:r>
      </w:ins>
    </w:p>
    <w:p w14:paraId="26B74EBA" w14:textId="6C134F06" w:rsidR="00886F1E" w:rsidRDefault="009863D6">
      <w:pPr>
        <w:rPr>
          <w:ins w:id="1538" w:author="Jan Minx" w:date="2017-11-09T22:35:00Z"/>
          <w:bCs/>
          <w:lang w:val="en-US"/>
        </w:rPr>
      </w:pPr>
      <w:ins w:id="1539" w:author="William Lamb" w:date="2017-11-02T14:22:00Z">
        <w:r>
          <w:rPr>
            <w:bCs/>
            <w:lang w:val="en-US"/>
          </w:rPr>
          <w:t xml:space="preserve">This broad picture of the research landscape is consistent with </w:t>
        </w:r>
      </w:ins>
      <w:ins w:id="1540" w:author="William Lamb" w:date="2017-11-02T14:23:00Z">
        <w:r>
          <w:rPr>
            <w:bCs/>
            <w:lang w:val="en-US"/>
          </w:rPr>
          <w:t xml:space="preserve">our analysis of the AR5, which captured a small fraction of the literature we identify, </w:t>
        </w:r>
      </w:ins>
      <w:ins w:id="1541" w:author="William Lamb" w:date="2017-11-02T14:24:00Z">
        <w:r>
          <w:rPr>
            <w:bCs/>
            <w:lang w:val="en-US"/>
          </w:rPr>
          <w:t xml:space="preserve">again with a predominant focus on urban form, emissions accounting, and buildings. </w:t>
        </w:r>
      </w:ins>
      <w:ins w:id="1542" w:author="William Lamb" w:date="2017-11-02T14:08:00Z">
        <w:r w:rsidR="00886F1E">
          <w:rPr>
            <w:bCs/>
            <w:lang w:val="en-US"/>
          </w:rPr>
          <w:t>While there might be very good reasons for th</w:t>
        </w:r>
      </w:ins>
      <w:ins w:id="1543" w:author="William Lamb" w:date="2017-11-02T14:28:00Z">
        <w:r>
          <w:rPr>
            <w:bCs/>
            <w:lang w:val="en-US"/>
          </w:rPr>
          <w:t>e</w:t>
        </w:r>
      </w:ins>
      <w:ins w:id="1544" w:author="William Lamb" w:date="2017-11-02T14:08:00Z">
        <w:r w:rsidR="00886F1E">
          <w:rPr>
            <w:bCs/>
            <w:lang w:val="en-US"/>
          </w:rPr>
          <w:t xml:space="preserve">se choices, we argue that systematic mappings of the literature landscape could help make assessment choices transparent and at the same time ensure that none of the major topics are neglected. </w:t>
        </w:r>
      </w:ins>
      <w:ins w:id="1545" w:author="William Lamb" w:date="2017-11-02T14:25:00Z">
        <w:r>
          <w:rPr>
            <w:bCs/>
            <w:lang w:val="en-US"/>
          </w:rPr>
          <w:t xml:space="preserve">Although </w:t>
        </w:r>
      </w:ins>
      <w:ins w:id="1546" w:author="William Lamb" w:date="2017-11-02T17:23:00Z">
        <w:r w:rsidR="002E4899">
          <w:rPr>
            <w:bCs/>
            <w:lang w:val="en-US"/>
          </w:rPr>
          <w:t xml:space="preserve">the </w:t>
        </w:r>
      </w:ins>
      <w:ins w:id="1547" w:author="William Lamb" w:date="2017-11-02T14:25:00Z">
        <w:r>
          <w:rPr>
            <w:bCs/>
            <w:lang w:val="en-US"/>
          </w:rPr>
          <w:t xml:space="preserve">literature set </w:t>
        </w:r>
      </w:ins>
      <w:ins w:id="1548" w:author="William Lamb" w:date="2017-11-02T17:23:00Z">
        <w:r w:rsidR="002E4899">
          <w:rPr>
            <w:bCs/>
            <w:lang w:val="en-US"/>
          </w:rPr>
          <w:t xml:space="preserve">we obtain </w:t>
        </w:r>
      </w:ins>
      <w:ins w:id="1549" w:author="William Lamb" w:date="2017-11-02T14:25:00Z">
        <w:r>
          <w:rPr>
            <w:bCs/>
            <w:lang w:val="en-US"/>
          </w:rPr>
          <w:t xml:space="preserve">is large </w:t>
        </w:r>
      </w:ins>
      <w:ins w:id="1550" w:author="William Lamb" w:date="2017-11-02T14:35:00Z">
        <w:r w:rsidR="003B6201">
          <w:rPr>
            <w:bCs/>
            <w:lang w:val="en-US"/>
          </w:rPr>
          <w:t>(</w:t>
        </w:r>
      </w:ins>
      <w:ins w:id="1551" w:author="William Lamb" w:date="2017-11-02T14:25:00Z">
        <w:r>
          <w:rPr>
            <w:lang w:val="en-US"/>
          </w:rPr>
          <w:t>9,525 publications</w:t>
        </w:r>
        <w:r w:rsidR="003B6201">
          <w:rPr>
            <w:lang w:val="en-US"/>
          </w:rPr>
          <w:t>)</w:t>
        </w:r>
      </w:ins>
      <w:ins w:id="1552" w:author="William Lamb" w:date="2017-11-02T14:35:00Z">
        <w:r w:rsidR="003B6201">
          <w:rPr>
            <w:lang w:val="en-US"/>
          </w:rPr>
          <w:t>,</w:t>
        </w:r>
      </w:ins>
      <w:ins w:id="1553" w:author="William Lamb" w:date="2017-11-02T14:25:00Z">
        <w:r>
          <w:rPr>
            <w:lang w:val="en-US"/>
          </w:rPr>
          <w:t xml:space="preserve"> </w:t>
        </w:r>
      </w:ins>
      <w:ins w:id="1554" w:author="William Lamb" w:date="2017-11-02T14:26:00Z">
        <w:r>
          <w:rPr>
            <w:lang w:val="en-US"/>
          </w:rPr>
          <w:t>review papers are easily identifiable (totaling 372</w:t>
        </w:r>
      </w:ins>
      <w:ins w:id="1555" w:author="William Lamb" w:date="2017-11-02T14:27:00Z">
        <w:r w:rsidR="003B6201">
          <w:rPr>
            <w:lang w:val="en-US"/>
          </w:rPr>
          <w:t>).</w:t>
        </w:r>
      </w:ins>
      <w:ins w:id="1556" w:author="William Lamb" w:date="2017-11-02T14:08:00Z">
        <w:r w:rsidR="00886F1E">
          <w:rPr>
            <w:bCs/>
            <w:lang w:val="en-US"/>
          </w:rPr>
          <w:t xml:space="preserve"> In times when primary studies can no longer be comprehensively assessed within the IPCC, it seems key to explicitly prioritize the systematic assessment of these where available. We provide these reviews by topic, as well as the full document list, as a resource in the supplementary material.</w:t>
        </w:r>
      </w:ins>
    </w:p>
    <w:p w14:paraId="296CB919" w14:textId="265C4E74" w:rsidR="008736BC" w:rsidRDefault="008736BC" w:rsidP="00C9732A">
      <w:pPr>
        <w:rPr>
          <w:ins w:id="1557" w:author="William Lamb" w:date="2017-11-02T14:08:00Z"/>
          <w:bCs/>
          <w:lang w:val="en-US"/>
        </w:rPr>
      </w:pPr>
      <w:ins w:id="1558" w:author="Jan Minx" w:date="2017-11-09T22:36:00Z">
        <w:r>
          <w:rPr>
            <w:bCs/>
            <w:lang w:val="en-US"/>
          </w:rPr>
          <w:t>Moreover, our research approach can also help identify</w:t>
        </w:r>
        <w:del w:id="1559" w:author="William Lamb" w:date="2017-11-10T13:09:00Z">
          <w:r w:rsidDel="00C32655">
            <w:rPr>
              <w:bCs/>
              <w:lang w:val="en-US"/>
            </w:rPr>
            <w:delText>ing</w:delText>
          </w:r>
        </w:del>
        <w:r>
          <w:rPr>
            <w:bCs/>
            <w:lang w:val="en-US"/>
          </w:rPr>
          <w:t xml:space="preserve"> t</w:t>
        </w:r>
      </w:ins>
      <w:ins w:id="1560" w:author="Jan Minx" w:date="2017-11-09T22:37:00Z">
        <w:r>
          <w:rPr>
            <w:bCs/>
            <w:lang w:val="en-US"/>
          </w:rPr>
          <w:t xml:space="preserve">he most recent trends in the literature post AR5. </w:t>
        </w:r>
      </w:ins>
      <w:ins w:id="1561" w:author="Jan Minx" w:date="2017-11-09T22:38:00Z">
        <w:r>
          <w:rPr>
            <w:bCs/>
            <w:lang w:val="en-US"/>
          </w:rPr>
          <w:t>There is</w:t>
        </w:r>
      </w:ins>
      <w:ins w:id="1562" w:author="Jan Minx" w:date="2017-11-09T22:43:00Z">
        <w:r>
          <w:rPr>
            <w:bCs/>
            <w:lang w:val="en-US"/>
          </w:rPr>
          <w:t>, for example,</w:t>
        </w:r>
      </w:ins>
      <w:ins w:id="1563" w:author="Jan Minx" w:date="2017-11-09T22:38:00Z">
        <w:r>
          <w:rPr>
            <w:bCs/>
            <w:lang w:val="en-US"/>
          </w:rPr>
          <w:t xml:space="preserve"> a fast-growing research cluster around e-mobility </w:t>
        </w:r>
      </w:ins>
      <w:ins w:id="1564" w:author="Jan Minx" w:date="2017-11-09T22:39:00Z">
        <w:r>
          <w:rPr>
            <w:bCs/>
            <w:lang w:val="en-US"/>
          </w:rPr>
          <w:t>with topics on e-vehicles, charging station and parking spaces</w:t>
        </w:r>
      </w:ins>
      <w:ins w:id="1565" w:author="Jan Minx" w:date="2017-11-09T22:43:00Z">
        <w:r>
          <w:rPr>
            <w:bCs/>
            <w:lang w:val="en-US"/>
          </w:rPr>
          <w:t xml:space="preserve">. </w:t>
        </w:r>
      </w:ins>
      <w:ins w:id="1566" w:author="Jan Minx" w:date="2017-11-09T22:45:00Z">
        <w:r>
          <w:rPr>
            <w:bCs/>
            <w:lang w:val="en-US"/>
          </w:rPr>
          <w:t>As t</w:t>
        </w:r>
      </w:ins>
      <w:ins w:id="1567" w:author="Jan Minx" w:date="2017-11-09T22:43:00Z">
        <w:r>
          <w:rPr>
            <w:bCs/>
            <w:lang w:val="en-US"/>
          </w:rPr>
          <w:t>h</w:t>
        </w:r>
      </w:ins>
      <w:ins w:id="1568" w:author="William Lamb" w:date="2017-11-10T13:10:00Z">
        <w:r w:rsidR="00C32655">
          <w:rPr>
            <w:bCs/>
            <w:lang w:val="en-US"/>
          </w:rPr>
          <w:t>e</w:t>
        </w:r>
      </w:ins>
      <w:ins w:id="1569" w:author="Jan Minx" w:date="2017-11-09T22:43:00Z">
        <w:del w:id="1570" w:author="William Lamb" w:date="2017-11-10T13:10:00Z">
          <w:r w:rsidDel="00C32655">
            <w:rPr>
              <w:bCs/>
              <w:lang w:val="en-US"/>
            </w:rPr>
            <w:delText>o</w:delText>
          </w:r>
        </w:del>
        <w:r>
          <w:rPr>
            <w:bCs/>
            <w:lang w:val="en-US"/>
          </w:rPr>
          <w:t>se topics have been comparatively small in the past</w:t>
        </w:r>
      </w:ins>
      <w:ins w:id="1571" w:author="Jan Minx" w:date="2017-11-09T22:45:00Z">
        <w:r w:rsidR="00CB3C0F">
          <w:rPr>
            <w:bCs/>
            <w:lang w:val="en-US"/>
          </w:rPr>
          <w:t xml:space="preserve">, IPCC authors may </w:t>
        </w:r>
      </w:ins>
      <w:ins w:id="1572" w:author="Jan Minx" w:date="2017-11-09T22:55:00Z">
        <w:r w:rsidR="00CB3C0F">
          <w:rPr>
            <w:bCs/>
            <w:lang w:val="en-US"/>
          </w:rPr>
          <w:t>want to give</w:t>
        </w:r>
      </w:ins>
      <w:ins w:id="1573" w:author="Jan Minx" w:date="2017-11-09T22:45:00Z">
        <w:r w:rsidR="00CB3C0F">
          <w:rPr>
            <w:bCs/>
            <w:lang w:val="en-US"/>
          </w:rPr>
          <w:t xml:space="preserve"> them more consideration in </w:t>
        </w:r>
      </w:ins>
      <w:ins w:id="1574" w:author="Jan Minx" w:date="2017-11-09T22:55:00Z">
        <w:r w:rsidR="00CB3C0F">
          <w:rPr>
            <w:bCs/>
            <w:lang w:val="en-US"/>
          </w:rPr>
          <w:t>the future</w:t>
        </w:r>
      </w:ins>
      <w:ins w:id="1575" w:author="Jan Minx" w:date="2017-11-09T22:43:00Z">
        <w:r>
          <w:rPr>
            <w:bCs/>
            <w:lang w:val="en-US"/>
          </w:rPr>
          <w:t xml:space="preserve">. </w:t>
        </w:r>
      </w:ins>
      <w:ins w:id="1576" w:author="Jan Minx" w:date="2017-11-09T22:51:00Z">
        <w:r w:rsidR="00CB3C0F">
          <w:rPr>
            <w:bCs/>
            <w:lang w:val="en-US"/>
          </w:rPr>
          <w:t>Research on building</w:t>
        </w:r>
      </w:ins>
      <w:ins w:id="1577" w:author="Jan Minx" w:date="2017-11-09T22:52:00Z">
        <w:r w:rsidR="00CB3C0F">
          <w:rPr>
            <w:bCs/>
            <w:lang w:val="en-US"/>
          </w:rPr>
          <w:t>s</w:t>
        </w:r>
      </w:ins>
      <w:ins w:id="1578" w:author="Jan Minx" w:date="2017-11-09T22:51:00Z">
        <w:r w:rsidR="00CB3C0F">
          <w:rPr>
            <w:bCs/>
            <w:lang w:val="en-US"/>
          </w:rPr>
          <w:t xml:space="preserve"> evolves fast</w:t>
        </w:r>
      </w:ins>
      <w:ins w:id="1579" w:author="Jan Minx" w:date="2017-11-09T22:52:00Z">
        <w:r w:rsidR="00CB3C0F">
          <w:rPr>
            <w:bCs/>
            <w:lang w:val="en-US"/>
          </w:rPr>
          <w:t>est</w:t>
        </w:r>
      </w:ins>
      <w:ins w:id="1580" w:author="Jan Minx" w:date="2017-11-09T22:51:00Z">
        <w:r w:rsidR="00CB3C0F">
          <w:rPr>
            <w:bCs/>
            <w:lang w:val="en-US"/>
          </w:rPr>
          <w:t xml:space="preserve"> on water use, energy standards and thermal comfort. </w:t>
        </w:r>
      </w:ins>
      <w:ins w:id="1581" w:author="Jan Minx" w:date="2017-11-09T22:59:00Z">
        <w:r w:rsidR="00F4619B">
          <w:rPr>
            <w:bCs/>
            <w:lang w:val="en-US"/>
          </w:rPr>
          <w:t>Overall,</w:t>
        </w:r>
      </w:ins>
      <w:ins w:id="1582" w:author="William Lamb" w:date="2017-11-10T13:11:00Z">
        <w:r w:rsidR="00C32655">
          <w:rPr>
            <w:bCs/>
            <w:lang w:val="en-US"/>
          </w:rPr>
          <w:t xml:space="preserve"> urban form is </w:t>
        </w:r>
      </w:ins>
      <w:ins w:id="1583" w:author="Jan Minx" w:date="2017-11-09T22:59:00Z">
        <w:del w:id="1584" w:author="William Lamb" w:date="2017-11-10T13:11:00Z">
          <w:r w:rsidR="00F4619B" w:rsidDel="00C32655">
            <w:rPr>
              <w:bCs/>
              <w:lang w:val="en-US"/>
            </w:rPr>
            <w:delText xml:space="preserve"> </w:delText>
          </w:r>
        </w:del>
      </w:ins>
      <w:ins w:id="1585" w:author="William Lamb" w:date="2017-11-10T13:11:00Z">
        <w:r w:rsidR="00C32655">
          <w:rPr>
            <w:bCs/>
            <w:lang w:val="en-US"/>
          </w:rPr>
          <w:t xml:space="preserve">the </w:t>
        </w:r>
      </w:ins>
      <w:ins w:id="1586" w:author="Jan Minx" w:date="2017-11-09T22:59:00Z">
        <w:r w:rsidR="00F4619B">
          <w:rPr>
            <w:bCs/>
            <w:lang w:val="en-US"/>
          </w:rPr>
          <w:t>fastest</w:t>
        </w:r>
      </w:ins>
      <w:ins w:id="1587" w:author="Jan Minx" w:date="2017-11-09T22:44:00Z">
        <w:r>
          <w:rPr>
            <w:bCs/>
            <w:lang w:val="en-US"/>
          </w:rPr>
          <w:t xml:space="preserve"> grow</w:t>
        </w:r>
      </w:ins>
      <w:ins w:id="1588" w:author="William Lamb" w:date="2017-11-10T13:11:00Z">
        <w:r w:rsidR="00C32655">
          <w:rPr>
            <w:bCs/>
            <w:lang w:val="en-US"/>
          </w:rPr>
          <w:t>ing</w:t>
        </w:r>
      </w:ins>
      <w:ins w:id="1589" w:author="Jan Minx" w:date="2017-11-09T22:44:00Z">
        <w:del w:id="1590" w:author="William Lamb" w:date="2017-11-10T13:11:00Z">
          <w:r w:rsidDel="00C32655">
            <w:rPr>
              <w:bCs/>
              <w:lang w:val="en-US"/>
            </w:rPr>
            <w:delText>th</w:delText>
          </w:r>
        </w:del>
        <w:r>
          <w:rPr>
            <w:bCs/>
            <w:lang w:val="en-US"/>
          </w:rPr>
          <w:t xml:space="preserve"> </w:t>
        </w:r>
      </w:ins>
      <w:ins w:id="1591" w:author="William Lamb" w:date="2017-11-10T13:11:00Z">
        <w:r w:rsidR="00C32655">
          <w:rPr>
            <w:bCs/>
            <w:lang w:val="en-US"/>
          </w:rPr>
          <w:t xml:space="preserve">topic </w:t>
        </w:r>
      </w:ins>
      <w:ins w:id="1592" w:author="Jan Minx" w:date="2017-11-09T22:59:00Z">
        <w:r w:rsidR="00F4619B">
          <w:rPr>
            <w:bCs/>
            <w:lang w:val="en-US"/>
          </w:rPr>
          <w:t>post-AR5</w:t>
        </w:r>
        <w:del w:id="1593" w:author="William Lamb" w:date="2017-11-10T13:13:00Z">
          <w:r w:rsidR="00F4619B" w:rsidDel="00C32655">
            <w:rPr>
              <w:bCs/>
              <w:lang w:val="en-US"/>
            </w:rPr>
            <w:delText xml:space="preserve"> </w:delText>
          </w:r>
        </w:del>
      </w:ins>
      <w:ins w:id="1594" w:author="Jan Minx" w:date="2017-11-09T22:44:00Z">
        <w:del w:id="1595" w:author="William Lamb" w:date="2017-11-10T13:11:00Z">
          <w:r w:rsidDel="00C32655">
            <w:rPr>
              <w:bCs/>
              <w:lang w:val="en-US"/>
            </w:rPr>
            <w:delText xml:space="preserve">is encountered by the </w:delText>
          </w:r>
        </w:del>
      </w:ins>
      <w:ins w:id="1596" w:author="Jan Minx" w:date="2017-11-09T22:46:00Z">
        <w:del w:id="1597" w:author="William Lamb" w:date="2017-11-10T13:11:00Z">
          <w:r w:rsidR="00CB3C0F" w:rsidDel="00C32655">
            <w:rPr>
              <w:bCs/>
              <w:lang w:val="en-US"/>
            </w:rPr>
            <w:delText>“urban for</w:delText>
          </w:r>
        </w:del>
        <w:del w:id="1598" w:author="William Lamb" w:date="2017-11-10T13:12:00Z">
          <w:r w:rsidR="00CB3C0F" w:rsidDel="00C32655">
            <w:rPr>
              <w:bCs/>
              <w:lang w:val="en-US"/>
            </w:rPr>
            <w:delText xml:space="preserve">m” topic </w:delText>
          </w:r>
        </w:del>
        <w:del w:id="1599" w:author="William Lamb" w:date="2017-11-10T13:13:00Z">
          <w:r w:rsidR="00CB3C0F" w:rsidDel="00C32655">
            <w:rPr>
              <w:bCs/>
              <w:lang w:val="en-US"/>
            </w:rPr>
            <w:delText xml:space="preserve">– one that </w:delText>
          </w:r>
        </w:del>
      </w:ins>
      <w:ins w:id="1600" w:author="Jan Minx" w:date="2017-11-09T22:47:00Z">
        <w:del w:id="1601" w:author="William Lamb" w:date="2017-11-10T13:13:00Z">
          <w:r w:rsidR="00CB3C0F" w:rsidDel="00C32655">
            <w:rPr>
              <w:bCs/>
              <w:lang w:val="en-US"/>
            </w:rPr>
            <w:delText xml:space="preserve">has already been </w:delText>
          </w:r>
        </w:del>
      </w:ins>
      <w:ins w:id="1602" w:author="Jan Minx" w:date="2017-11-09T22:59:00Z">
        <w:del w:id="1603" w:author="William Lamb" w:date="2017-11-10T13:13:00Z">
          <w:r w:rsidR="00F4619B" w:rsidDel="00C32655">
            <w:rPr>
              <w:bCs/>
              <w:lang w:val="en-US"/>
            </w:rPr>
            <w:delText>duly considered in past assessment</w:delText>
          </w:r>
        </w:del>
      </w:ins>
      <w:ins w:id="1604" w:author="Jan Minx" w:date="2017-11-09T22:47:00Z">
        <w:r w:rsidR="00CB3C0F">
          <w:rPr>
            <w:bCs/>
            <w:lang w:val="en-US"/>
          </w:rPr>
          <w:t>.</w:t>
        </w:r>
      </w:ins>
      <w:ins w:id="1605" w:author="Jan Minx" w:date="2017-11-09T22:48:00Z">
        <w:r w:rsidR="00CB3C0F">
          <w:rPr>
            <w:bCs/>
            <w:lang w:val="en-US"/>
          </w:rPr>
          <w:t xml:space="preserve"> </w:t>
        </w:r>
      </w:ins>
      <w:ins w:id="1606" w:author="Jan Minx" w:date="2017-11-09T22:56:00Z">
        <w:r w:rsidR="00F4619B">
          <w:rPr>
            <w:bCs/>
            <w:lang w:val="en-US"/>
          </w:rPr>
          <w:t>More c</w:t>
        </w:r>
      </w:ins>
      <w:ins w:id="1607" w:author="Jan Minx" w:date="2017-11-09T22:52:00Z">
        <w:r w:rsidR="00CB3C0F">
          <w:rPr>
            <w:bCs/>
            <w:lang w:val="en-US"/>
          </w:rPr>
          <w:t>omprehensive data is provided in the SI. We do not suggest here that the fastest growing topics</w:t>
        </w:r>
      </w:ins>
      <w:ins w:id="1608" w:author="Jan Minx" w:date="2017-11-09T22:53:00Z">
        <w:r w:rsidR="00CB3C0F">
          <w:rPr>
            <w:bCs/>
            <w:lang w:val="en-US"/>
          </w:rPr>
          <w:t xml:space="preserve"> should be </w:t>
        </w:r>
        <w:del w:id="1609" w:author="William Lamb" w:date="2017-11-10T13:13:00Z">
          <w:r w:rsidR="00CB3C0F" w:rsidDel="00C32655">
            <w:rPr>
              <w:bCs/>
              <w:lang w:val="en-US"/>
            </w:rPr>
            <w:delText>the ones to be focused on in</w:delText>
          </w:r>
        </w:del>
      </w:ins>
      <w:ins w:id="1610" w:author="William Lamb" w:date="2017-11-10T13:13:00Z">
        <w:r w:rsidR="00C32655">
          <w:rPr>
            <w:bCs/>
            <w:lang w:val="en-US"/>
          </w:rPr>
          <w:t>the focus of</w:t>
        </w:r>
      </w:ins>
      <w:ins w:id="1611" w:author="Jan Minx" w:date="2017-11-09T22:53:00Z">
        <w:r w:rsidR="00CB3C0F">
          <w:rPr>
            <w:bCs/>
            <w:lang w:val="en-US"/>
          </w:rPr>
          <w:t xml:space="preserve"> upcoming assessments</w:t>
        </w:r>
      </w:ins>
      <w:ins w:id="1612" w:author="William Lamb" w:date="2017-11-10T13:13:00Z">
        <w:r w:rsidR="00C32655">
          <w:rPr>
            <w:bCs/>
            <w:lang w:val="en-US"/>
          </w:rPr>
          <w:t xml:space="preserve"> – urban form has already had due consideration</w:t>
        </w:r>
      </w:ins>
      <w:ins w:id="1613" w:author="William Lamb" w:date="2017-11-10T13:15:00Z">
        <w:r w:rsidR="00C32655">
          <w:rPr>
            <w:bCs/>
            <w:lang w:val="en-US"/>
          </w:rPr>
          <w:t>. I</w:t>
        </w:r>
      </w:ins>
      <w:ins w:id="1614" w:author="William Lamb" w:date="2017-11-10T13:16:00Z">
        <w:r w:rsidR="00C32655">
          <w:rPr>
            <w:bCs/>
            <w:lang w:val="en-US"/>
          </w:rPr>
          <w:t xml:space="preserve">nstead, topic mapping </w:t>
        </w:r>
        <w:r w:rsidR="00C32655">
          <w:rPr>
            <w:bCs/>
            <w:lang w:val="en-US"/>
          </w:rPr>
          <w:lastRenderedPageBreak/>
          <w:t xml:space="preserve">exercises such as this can provide the empirical foundation for discussions on </w:t>
        </w:r>
      </w:ins>
      <w:ins w:id="1615" w:author="Jan Minx" w:date="2017-11-09T22:53:00Z">
        <w:del w:id="1616" w:author="William Lamb" w:date="2017-11-10T13:16:00Z">
          <w:r w:rsidR="00CB3C0F" w:rsidDel="00C32655">
            <w:rPr>
              <w:bCs/>
              <w:lang w:val="en-US"/>
            </w:rPr>
            <w:delText xml:space="preserve">, but we argue </w:delText>
          </w:r>
        </w:del>
      </w:ins>
      <w:ins w:id="1617" w:author="Jan Minx" w:date="2017-11-09T22:54:00Z">
        <w:del w:id="1618" w:author="William Lamb" w:date="2017-11-10T13:16:00Z">
          <w:r w:rsidR="00CB3C0F" w:rsidDel="00C32655">
            <w:rPr>
              <w:bCs/>
              <w:lang w:val="en-US"/>
            </w:rPr>
            <w:delText>against</w:delText>
          </w:r>
        </w:del>
      </w:ins>
      <w:ins w:id="1619" w:author="Jan Minx" w:date="2017-11-09T22:53:00Z">
        <w:del w:id="1620" w:author="William Lamb" w:date="2017-11-10T13:16:00Z">
          <w:r w:rsidR="00CB3C0F" w:rsidDel="00C32655">
            <w:rPr>
              <w:bCs/>
              <w:lang w:val="en-US"/>
            </w:rPr>
            <w:delText xml:space="preserve"> past experiences that a systematic consideration of the literature lan</w:delText>
          </w:r>
          <w:r w:rsidR="00F4619B" w:rsidDel="00C32655">
            <w:rPr>
              <w:bCs/>
              <w:lang w:val="en-US"/>
            </w:rPr>
            <w:delText xml:space="preserve">dscape and its dynamics provides </w:delText>
          </w:r>
        </w:del>
      </w:ins>
      <w:ins w:id="1621" w:author="Jan Minx" w:date="2017-11-09T22:57:00Z">
        <w:del w:id="1622" w:author="William Lamb" w:date="2017-11-10T13:16:00Z">
          <w:r w:rsidR="00F4619B" w:rsidDel="00C32655">
            <w:rPr>
              <w:bCs/>
              <w:lang w:val="en-US"/>
            </w:rPr>
            <w:delText>the very</w:delText>
          </w:r>
        </w:del>
      </w:ins>
      <w:ins w:id="1623" w:author="Jan Minx" w:date="2017-11-09T22:53:00Z">
        <w:del w:id="1624" w:author="William Lamb" w:date="2017-11-10T13:16:00Z">
          <w:r w:rsidR="00F4619B" w:rsidDel="00C32655">
            <w:rPr>
              <w:bCs/>
              <w:lang w:val="en-US"/>
            </w:rPr>
            <w:delText xml:space="preserve"> empirical foundation </w:delText>
          </w:r>
        </w:del>
      </w:ins>
      <w:ins w:id="1625" w:author="Jan Minx" w:date="2017-11-09T22:57:00Z">
        <w:del w:id="1626" w:author="William Lamb" w:date="2017-11-10T13:16:00Z">
          <w:r w:rsidR="00F4619B" w:rsidDel="00C32655">
            <w:rPr>
              <w:bCs/>
              <w:lang w:val="en-US"/>
            </w:rPr>
            <w:delText xml:space="preserve">that is required for discussions </w:delText>
          </w:r>
        </w:del>
        <w:r w:rsidR="00F4619B">
          <w:rPr>
            <w:bCs/>
            <w:lang w:val="en-US"/>
          </w:rPr>
          <w:t>what may or may not constitute a balanced assessment.</w:t>
        </w:r>
      </w:ins>
    </w:p>
    <w:p w14:paraId="7AD2EFD0" w14:textId="41108B2E" w:rsidR="00E6332A" w:rsidRPr="00945DB5" w:rsidDel="00301748" w:rsidRDefault="00E022A9" w:rsidP="00DB6ED3">
      <w:pPr>
        <w:rPr>
          <w:del w:id="1627" w:author="William Lamb" w:date="2017-10-25T21:48:00Z"/>
          <w:lang w:val="en-GB"/>
        </w:rPr>
      </w:pPr>
      <w:del w:id="1628" w:author="William Lamb" w:date="2017-10-25T21:20:00Z">
        <w:r w:rsidDel="007B239D">
          <w:rPr>
            <w:bCs/>
            <w:lang w:val="en-US"/>
          </w:rPr>
          <w:delText xml:space="preserve">An unexpected result is the </w:delText>
        </w:r>
        <w:r w:rsidRPr="00E021B6" w:rsidDel="007B239D">
          <w:rPr>
            <w:lang w:val="en-GB"/>
          </w:rPr>
          <w:delText xml:space="preserve">lack of a </w:delText>
        </w:r>
        <w:r w:rsidRPr="00E022A9" w:rsidDel="007B239D">
          <w:rPr>
            <w:lang w:val="en-GB"/>
          </w:rPr>
          <w:delText>behavioural</w:delText>
        </w:r>
        <w:r w:rsidRPr="00E021B6" w:rsidDel="007B239D">
          <w:rPr>
            <w:lang w:val="en-GB"/>
          </w:rPr>
          <w:delText xml:space="preserve"> aspect to the buildings literature, </w:delText>
        </w:r>
        <w:r w:rsidDel="007B239D">
          <w:rPr>
            <w:lang w:val="en-GB"/>
          </w:rPr>
          <w:delText>despite the</w:delText>
        </w:r>
        <w:r w:rsidRPr="00E021B6" w:rsidDel="007B239D">
          <w:rPr>
            <w:lang w:val="en-GB"/>
          </w:rPr>
          <w:delText xml:space="preserve"> </w:delText>
        </w:r>
        <w:r w:rsidDel="007B239D">
          <w:rPr>
            <w:lang w:val="en-GB"/>
          </w:rPr>
          <w:delText xml:space="preserve">breadth of </w:delText>
        </w:r>
        <w:r w:rsidRPr="00E021B6" w:rsidDel="007B239D">
          <w:rPr>
            <w:lang w:val="en-GB"/>
          </w:rPr>
          <w:delText xml:space="preserve">individual options </w:delText>
        </w:r>
        <w:r w:rsidDel="007B239D">
          <w:rPr>
            <w:lang w:val="en-GB"/>
          </w:rPr>
          <w:delText xml:space="preserve">that </w:delText>
        </w:r>
        <w:r w:rsidRPr="00E021B6" w:rsidDel="007B239D">
          <w:rPr>
            <w:lang w:val="en-GB"/>
          </w:rPr>
          <w:delText>are</w:delText>
        </w:r>
        <w:r w:rsidDel="007B239D">
          <w:rPr>
            <w:lang w:val="en-GB"/>
          </w:rPr>
          <w:delText xml:space="preserve"> indeed</w:delText>
        </w:r>
        <w:r w:rsidRPr="00E021B6" w:rsidDel="007B239D">
          <w:rPr>
            <w:lang w:val="en-GB"/>
          </w:rPr>
          <w:delText xml:space="preserve"> available </w:delText>
        </w:r>
        <w:r w:rsidDel="007B239D">
          <w:fldChar w:fldCharType="begin" w:fldLock="1"/>
        </w:r>
        <w:r w:rsidR="00E021B6" w:rsidRPr="001A31DA" w:rsidDel="007B239D">
          <w:rPr>
            <w:lang w:val="en-GB"/>
          </w:rPr>
          <w:delInstrText>ADDIN CSL_CITATION { "citationID" : "xTJdq1zx", "citationItems" : [ { "id" : "ITEM-1", "itemData" : { "DOI" : "10.1016/j.rser.2015.03.002", "ISSN" : "13640321", "abstract" : "Most commentators expect improved energy efficiency and reduced energy demand to provide the dominant contribution to tackling global climate change. But at the global level, the correlation between increased wealth and increased energy consumption is very strong and the impact of policies to reduce energy demand is both limited and contested. Different academic disciplines approach energy demand reduction in different ways: emphasising some mechanisms and neglecting others, being more or less optimistic about the potential for reducing energy demand and providing insights that are more or less useful for policymakers. This article provides an overview of the main issues and challenges associated with energy demand reduction, summarises how this challenge is \u2018framed\u2019 by key academic disciplines, indicates how these can provide complementary insights for policymakers and argues that a \u2018sociotechnical\u2019 perspective can provide a deeper understanding of the nature of this challenge and the processes through which it can be achieved. The article integrates ideas from the natural sciences, economics, psychology, innovation studies and sociology but does not give equal weight to each. It argues that reducing energy demand will prove more difficult than is commonly assumed and current approaches will be insufficient to deliver the transformation required.", "author" : [ { "dropping-particle" : "", "family" : "Sorrell", "given" : "Steve", "non-dropping-particle" : "", "parse-names" : false, "suffix" : "" } ], "container-title" : "Renewable and Sustainable Energy Reviews", "id" : "ITEM-1", "issued" : { "date-parts" : [ [ "2015" ] ] }, "page" : "74-82", "publisher" : "Elsevier", "title" : "Reducing energy demand: A review of issues, challenges and approaches", "type" : "article-journal", "volume" : "47" }, "uri" : [ "http://www.mendeley.com/documents/?uuid=e2731d39-f66d-4f75-b03f-3b1ba7fcef45" ], "uris" : [ "http://www.mendeley.com/documents/?uuid=e2731d39-f66d-4f75-b03f-3b1ba7fcef45" ] }, { "id" : "ITEM-2",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"ITEM-2", "issue" : "1", "issued" : { "date-parts" : [ [ "2016" ] ] }, "page" : "null", "title" : "Beyond Technology: Demand-Side Solutions to Climate Change Mitigation", "type" : "article-journal", "volume" : "41" }, "uris" : [ "http://www.mendeley.com/documents/?uuid=119ff04e-2dc4-4afe-9165-5752982021e6" ] } ], "mendeley" : { "formattedCitation" : "[23,46]", "plainTextFormattedCitation" : "[23,46]", "previouslyFormattedCitation" : "[23,46]" }, "properties" : { "formattedCitation" : "[19,34]", "noteIndex" : 0, "plainCitation" : "[19,34]" }, "schema" : "https://github.com/citation-style-language/schema/raw/master/csl-citation.json" }</w:delInstrText>
        </w:r>
        <w:r w:rsidDel="007B239D">
          <w:fldChar w:fldCharType="separate"/>
        </w:r>
        <w:r w:rsidR="003002DF" w:rsidRPr="003002DF" w:rsidDel="007B239D">
          <w:rPr>
            <w:rFonts w:ascii="Calibri" w:hAnsi="Calibri" w:cs="Calibri"/>
            <w:noProof/>
            <w:lang w:val="en-GB"/>
          </w:rPr>
          <w:delText>[23,46]</w:delText>
        </w:r>
        <w:r w:rsidDel="007B239D">
          <w:fldChar w:fldCharType="end"/>
        </w:r>
        <w:r w:rsidDel="007B239D">
          <w:rPr>
            <w:lang w:val="en-GB"/>
          </w:rPr>
          <w:delText xml:space="preserve">; this suggests that such literatures are assessed independently of the building context and are therefore not captured by our query. Similarly, the </w:delText>
        </w:r>
        <w:r w:rsidRPr="00E021B6" w:rsidDel="007B239D">
          <w:rPr>
            <w:lang w:val="en-GB"/>
          </w:rPr>
          <w:delText>lack of a strong policy theme in the buildings literature, as compared to transportation</w:delText>
        </w:r>
        <w:r w:rsidDel="007B239D">
          <w:rPr>
            <w:lang w:val="en-GB"/>
          </w:rPr>
          <w:delText>,</w:delText>
        </w:r>
        <w:r w:rsidRPr="00E021B6" w:rsidDel="007B239D">
          <w:rPr>
            <w:lang w:val="en-GB"/>
          </w:rPr>
          <w:delText xml:space="preserve"> may be explained by the differences in governance structures and </w:delText>
        </w:r>
        <w:r w:rsidR="00FF290E" w:rsidDel="007B239D">
          <w:rPr>
            <w:lang w:val="en-GB"/>
          </w:rPr>
          <w:delText xml:space="preserve">the </w:delText>
        </w:r>
        <w:r w:rsidRPr="00E021B6" w:rsidDel="007B239D">
          <w:rPr>
            <w:lang w:val="en-GB"/>
          </w:rPr>
          <w:delText>intricacies of policy implementation at different scales.</w:delText>
        </w:r>
        <w:r w:rsidR="00E6332A" w:rsidDel="007B239D">
          <w:rPr>
            <w:lang w:val="en-GB"/>
          </w:rPr>
          <w:delText xml:space="preserve"> Whereas t</w:delText>
        </w:r>
        <w:r w:rsidR="00E6332A" w:rsidRPr="00945DB5" w:rsidDel="007B239D">
          <w:rPr>
            <w:lang w:val="en-GB"/>
          </w:rPr>
          <w:delText xml:space="preserve">he </w:delText>
        </w:r>
        <w:r w:rsidR="00FF290E" w:rsidDel="007B239D">
          <w:rPr>
            <w:lang w:val="en-GB"/>
          </w:rPr>
          <w:delText xml:space="preserve">former is likely to comprise </w:delText>
        </w:r>
        <w:r w:rsidR="00E6332A" w:rsidRPr="00945DB5" w:rsidDel="007B239D">
          <w:rPr>
            <w:lang w:val="en-GB"/>
          </w:rPr>
          <w:delText xml:space="preserve">a different set of nationally articulated measures (standards, codes, certificates), with corresponding </w:delText>
        </w:r>
        <w:r w:rsidR="00E6332A" w:rsidDel="007B239D">
          <w:rPr>
            <w:lang w:val="en-GB"/>
          </w:rPr>
          <w:delText xml:space="preserve">burdens in terms of </w:delText>
        </w:r>
        <w:r w:rsidR="00E6332A" w:rsidRPr="00945DB5" w:rsidDel="007B239D">
          <w:rPr>
            <w:lang w:val="en-GB"/>
          </w:rPr>
          <w:delText>institutional and capacity requirements</w:delText>
        </w:r>
        <w:r w:rsidR="00E6332A" w:rsidDel="007B239D">
          <w:rPr>
            <w:lang w:val="en-GB"/>
          </w:rPr>
          <w:delText xml:space="preserve">, the latter </w:delText>
        </w:r>
        <w:r w:rsidR="00E6332A" w:rsidRPr="00945DB5" w:rsidDel="007B239D">
          <w:rPr>
            <w:lang w:val="en-GB"/>
          </w:rPr>
          <w:delText>can be more easily regulated in the urban context of planning, zoning and targeted investment.</w:delText>
        </w:r>
      </w:del>
    </w:p>
    <w:p w14:paraId="169D22B1" w14:textId="4041324F" w:rsidR="00E6332A" w:rsidRDefault="001A31DA" w:rsidP="003B6201">
      <w:pPr>
        <w:rPr>
          <w:ins w:id="1629" w:author="William Lamb" w:date="2017-11-02T14:33:00Z"/>
          <w:lang w:val="en-US"/>
        </w:rPr>
      </w:pPr>
      <w:ins w:id="1630" w:author="William Lamb" w:date="2017-10-25T21:36:00Z">
        <w:r>
          <w:rPr>
            <w:lang w:val="en-US"/>
          </w:rPr>
          <w:t xml:space="preserve">Ideally, the </w:t>
        </w:r>
      </w:ins>
      <w:ins w:id="1631" w:author="William Lamb" w:date="2017-11-02T14:07:00Z">
        <w:r w:rsidR="00886F1E">
          <w:rPr>
            <w:lang w:val="en-US"/>
          </w:rPr>
          <w:t xml:space="preserve">urban </w:t>
        </w:r>
      </w:ins>
      <w:ins w:id="1632" w:author="William Lamb" w:date="2017-10-25T21:36:00Z">
        <w:r>
          <w:rPr>
            <w:lang w:val="en-US"/>
          </w:rPr>
          <w:t>mitigation literature</w:t>
        </w:r>
      </w:ins>
      <w:ins w:id="1633" w:author="William Lamb" w:date="2017-11-02T14:07:00Z">
        <w:r w:rsidR="00886F1E">
          <w:rPr>
            <w:lang w:val="en-US"/>
          </w:rPr>
          <w:t xml:space="preserve"> </w:t>
        </w:r>
      </w:ins>
      <w:ins w:id="1634" w:author="William Lamb" w:date="2017-10-25T21:36:00Z">
        <w:r>
          <w:rPr>
            <w:lang w:val="en-US"/>
          </w:rPr>
          <w:t>would provide a platform for converging multiple streams of</w:t>
        </w:r>
      </w:ins>
      <w:ins w:id="1635" w:author="William Lamb" w:date="2017-11-02T14:27:00Z">
        <w:r w:rsidR="009863D6">
          <w:rPr>
            <w:lang w:val="en-US"/>
          </w:rPr>
          <w:t xml:space="preserve"> research</w:t>
        </w:r>
      </w:ins>
      <w:ins w:id="1636" w:author="William Lamb" w:date="2017-11-02T14:00:00Z">
        <w:r w:rsidR="00AC24A3">
          <w:rPr>
            <w:lang w:val="en-US"/>
          </w:rPr>
          <w:t xml:space="preserve">, identifying linkages and complementary policies. </w:t>
        </w:r>
      </w:ins>
      <w:del w:id="1637" w:author="William Lamb" w:date="2017-10-25T21:37:00Z">
        <w:r w:rsidR="00E6332A" w:rsidRPr="00E6332A" w:rsidDel="00DB6ED3">
          <w:rPr>
            <w:lang w:val="en-US"/>
          </w:rPr>
          <w:delText>On the other hand,</w:delText>
        </w:r>
      </w:del>
      <w:del w:id="1638" w:author="William Lamb" w:date="2017-11-02T14:01:00Z">
        <w:r w:rsidR="00E6332A" w:rsidRPr="00E6332A" w:rsidDel="00AC24A3">
          <w:rPr>
            <w:lang w:val="en-US"/>
          </w:rPr>
          <w:delText xml:space="preserve"> the embeddedness of building design and use within urban form and transportation systems has been largely overlooked</w:delText>
        </w:r>
        <w:r w:rsidR="00E6332A" w:rsidDel="00AC24A3">
          <w:rPr>
            <w:lang w:val="en-US"/>
          </w:rPr>
          <w:delText xml:space="preserve"> so far</w:delText>
        </w:r>
        <w:r w:rsidR="00E6332A" w:rsidRPr="00E6332A" w:rsidDel="00AC24A3">
          <w:rPr>
            <w:lang w:val="en-US"/>
          </w:rPr>
          <w:delText>.</w:delText>
        </w:r>
        <w:r w:rsidR="00E6332A" w:rsidDel="00AC24A3">
          <w:rPr>
            <w:lang w:val="en-US"/>
          </w:rPr>
          <w:delText xml:space="preserve"> </w:delText>
        </w:r>
      </w:del>
      <w:del w:id="1639" w:author="William Lamb" w:date="2017-10-25T21:40:00Z">
        <w:r w:rsidR="00E6332A" w:rsidDel="00DB6ED3">
          <w:rPr>
            <w:lang w:val="en-US"/>
          </w:rPr>
          <w:delText>This is evident in the</w:delText>
        </w:r>
      </w:del>
      <w:ins w:id="1640" w:author="William Lamb" w:date="2017-10-25T21:40:00Z">
        <w:r w:rsidR="00DB6ED3">
          <w:rPr>
            <w:lang w:val="en-US"/>
          </w:rPr>
          <w:t>For instance,</w:t>
        </w:r>
      </w:ins>
      <w:ins w:id="1641" w:author="William Lamb" w:date="2017-11-02T14:02:00Z">
        <w:r w:rsidR="00886F1E" w:rsidRPr="00886F1E">
          <w:rPr>
            <w:rFonts w:cstheme="minorHAnsi"/>
            <w:lang w:val="en-US"/>
          </w:rPr>
          <w:t xml:space="preserve"> </w:t>
        </w:r>
        <w:r w:rsidR="00886F1E" w:rsidRPr="004E28BB">
          <w:rPr>
            <w:rFonts w:cstheme="minorHAnsi"/>
            <w:lang w:val="en-US"/>
          </w:rPr>
          <w:t>public transit corridors, such as bus rapid transit, placed adjacent to new affordable housing developments</w:t>
        </w:r>
      </w:ins>
      <w:ins w:id="1642" w:author="William Lamb" w:date="2017-11-02T14:30:00Z">
        <w:r w:rsidR="009863D6">
          <w:rPr>
            <w:rFonts w:cstheme="minorHAnsi"/>
            <w:lang w:val="en-US"/>
          </w:rPr>
          <w:t xml:space="preserve"> would</w:t>
        </w:r>
      </w:ins>
      <w:ins w:id="1643" w:author="William Lamb" w:date="2017-11-02T14:02:00Z">
        <w:r w:rsidR="00886F1E" w:rsidRPr="004E28BB">
          <w:rPr>
            <w:rFonts w:cstheme="minorHAnsi"/>
            <w:lang w:val="en-US"/>
          </w:rPr>
          <w:t xml:space="preserve"> provide residents with an accessible mobility option </w:t>
        </w:r>
        <w:r w:rsidR="00886F1E" w:rsidRPr="004E28BB">
          <w:rPr>
            <w:rFonts w:cstheme="minorHAnsi"/>
            <w:i/>
            <w:lang w:val="en-US"/>
          </w:rPr>
          <w:t>before</w:t>
        </w:r>
        <w:r w:rsidR="00886F1E" w:rsidRPr="004E28BB">
          <w:rPr>
            <w:rFonts w:cstheme="minorHAnsi"/>
            <w:lang w:val="en-US"/>
          </w:rPr>
          <w:t xml:space="preserve"> they have purchased a personal vehicle</w:t>
        </w:r>
      </w:ins>
      <w:ins w:id="1644" w:author="William Lamb" w:date="2017-11-02T14:30:00Z">
        <w:r w:rsidR="009863D6">
          <w:rPr>
            <w:rFonts w:cstheme="minorHAnsi"/>
            <w:lang w:val="en-US"/>
          </w:rPr>
          <w:t xml:space="preserve">, potentially </w:t>
        </w:r>
      </w:ins>
      <w:ins w:id="1645" w:author="William Lamb" w:date="2017-11-02T14:02:00Z">
        <w:r w:rsidR="009863D6">
          <w:rPr>
            <w:rFonts w:cstheme="minorHAnsi"/>
            <w:lang w:val="en-US"/>
          </w:rPr>
          <w:t>inducing</w:t>
        </w:r>
        <w:r w:rsidR="00886F1E" w:rsidRPr="004E28BB">
          <w:rPr>
            <w:rFonts w:cstheme="minorHAnsi"/>
            <w:lang w:val="en-US"/>
          </w:rPr>
          <w:t xml:space="preserve"> preferences and habits favoring public transportation that last for the medium to long </w:t>
        </w:r>
        <w:r w:rsidR="00886F1E" w:rsidRPr="00C9732A">
          <w:rPr>
            <w:rFonts w:cstheme="minorHAnsi"/>
            <w:lang w:val="en-US"/>
          </w:rPr>
          <w:t>term</w:t>
        </w:r>
      </w:ins>
      <w:ins w:id="1646" w:author="William Lamb" w:date="2017-11-10T13:23:00Z">
        <w:r w:rsidR="00C9732A" w:rsidRPr="00C9732A">
          <w:rPr>
            <w:rFonts w:cstheme="minorHAnsi"/>
            <w:lang w:val="en-US"/>
          </w:rPr>
          <w:t xml:space="preserve"> </w:t>
        </w:r>
        <w:r w:rsidR="00C9732A" w:rsidRPr="00776E10">
          <w:rPr>
            <w:rStyle w:val="CommentReference"/>
            <w:sz w:val="22"/>
            <w:szCs w:val="22"/>
          </w:rPr>
          <w:fldChar w:fldCharType="begin" w:fldLock="1"/>
        </w:r>
      </w:ins>
      <w:r w:rsidR="008517E2">
        <w:rPr>
          <w:rStyle w:val="CommentReference"/>
          <w:sz w:val="22"/>
          <w:szCs w:val="22"/>
          <w:lang w:val="en-GB"/>
        </w:rPr>
        <w:instrText>ADDIN CSL_CITATION { "citationItems" : [ { "id" : "ITEM-1", "itemData" : { "ISBN" : "0309087953", "author" : [ { "dropping-particle" : "", "family" : "Cervero", "given" : "Robert", "non-dropping-particle" : "", "parse-names" : false, "suffix" : "" }, { "dropping-particle" : "", "family" : "Murphy", "given" : "Steven", "non-dropping-particle" : "", "parse-names" : false, "suffix" : "" }, { "dropping-particle" : "", "family" : "Ferrell", "given" : "Christopher", "non-dropping-particle" : "", "parse-names" : false, "suffix" : "" }, { "dropping-particle" : "", "family" : "Goguts", "given" : "Natasha", "non-dropping-particle" : "", "parse-names" : false, "suffix" : "" }, { "dropping-particle" : "", "family" : "Tsai", "given" : "Yu-Hsin", "non-dropping-particle" : "", "parse-names" : false, "suffix" : "" }, { "dropping-particle" : "", "family" : "Arrington", "given" : "G. B.", "non-dropping-particle" : "", "parse-names" : false, "suffix" : "" }, { "dropping-particle" : "", "family" : "Boroski", "given" : "John", "non-dropping-particle" : "", "parse-names" : false, "suffix" : "" }, { "dropping-particle" : "", "family" : "Smith-Heimer", "given" : "Janet", "non-dropping-particle" : "", "parse-names" : false, "suffix" : "" }, { "dropping-particle" : "", "family" : "Golem", "given" : "Ron", "non-dropping-particle" : "", "parse-names" : false, "suffix" : "" }, { "dropping-particle" : "", "family" : "Penninger", "given" : "Paul", "non-dropping-particle" : "", "parse-names" : false, "suffix" : "" }, { "dropping-particle" : "", "family" : "Nakajima", "given" : "Erik", "non-dropping-particle" : "", "parse-names" : false, "suffix" : "" }, { "dropping-particle" : "", "family" : "Chui", "given" : "Ener", "non-dropping-particle" : "", "parse-names" : false, "suffix" : "" }, { "dropping-particle" : "", "family" : "Dunphy", "given" : "Robert", "non-dropping-particle" : "", "parse-names" : false, "suffix" : "" }, { "dropping-particle" : "", "family" : "Myers", "given" : "Mel", "non-dropping-particle" : "", "parse-names" : false, "suffix" : "" }, { "dropping-particle" : "", "family" : "McKay", "given" : "Shannon", "non-dropping-particle" : "", "parse-names" : false, "suffix" : "" }, { "dropping-particle" : "", "family" : "Witenstein", "given" : "Nicole", "non-dropping-particle" : "", "parse-names" : false, "suffix" : "" } ], "id" : "ITEM-1", "issued" : { "date-parts" : [ [ "2004" ] ] }, "number-of-pages" : "1-534", "publisher" : "Transportation Research Board", "publisher-place" : "Washington, DC", "title" : "TCRP Report 102: Transit-Oriented Development in the United States: Experiences, Challenges, and Prospectes", "type" : "book" }, "uris" : [ "http://www.mendeley.com/documents/?uuid=dbc51e31-15bc-4d6e-90d4-20896b03fd27" ] } ], "mendeley" : { "formattedCitation" : "[46]", "plainTextFormattedCitation" : "[46]", "previouslyFormattedCitation" : "[46]" }, "properties" : { "noteIndex" : 10 }, "schema" : "https://github.com/citation-style-language/schema/raw/master/csl-citation.json" }</w:instrText>
      </w:r>
      <w:r w:rsidR="00C9732A" w:rsidRPr="00776E10">
        <w:rPr>
          <w:rStyle w:val="CommentReference"/>
          <w:sz w:val="22"/>
          <w:szCs w:val="22"/>
          <w:rPrChange w:id="1647" w:author="William Lamb" w:date="2017-11-10T13:23:00Z">
            <w:rPr>
              <w:rStyle w:val="CommentReference"/>
              <w:sz w:val="22"/>
              <w:szCs w:val="22"/>
            </w:rPr>
          </w:rPrChange>
        </w:rPr>
        <w:fldChar w:fldCharType="separate"/>
      </w:r>
      <w:r w:rsidR="008517E2" w:rsidRPr="008517E2">
        <w:rPr>
          <w:rStyle w:val="CommentReference"/>
          <w:noProof/>
          <w:sz w:val="22"/>
          <w:szCs w:val="22"/>
          <w:lang w:val="en-GB"/>
        </w:rPr>
        <w:t>[46]</w:t>
      </w:r>
      <w:ins w:id="1648" w:author="William Lamb" w:date="2017-11-10T13:23:00Z">
        <w:r w:rsidR="00C9732A" w:rsidRPr="00776E10">
          <w:rPr>
            <w:rStyle w:val="CommentReference"/>
            <w:sz w:val="22"/>
            <w:szCs w:val="22"/>
          </w:rPr>
          <w:fldChar w:fldCharType="end"/>
        </w:r>
      </w:ins>
      <w:ins w:id="1649" w:author="William Lamb" w:date="2017-11-02T14:02:00Z">
        <w:r w:rsidR="00886F1E" w:rsidRPr="00C9732A">
          <w:rPr>
            <w:rFonts w:cstheme="minorHAnsi"/>
            <w:lang w:val="en-US"/>
          </w:rPr>
          <w:t>.</w:t>
        </w:r>
      </w:ins>
      <w:del w:id="1650" w:author="William Lamb" w:date="2017-10-25T21:40:00Z">
        <w:r w:rsidR="00E6332A" w:rsidRPr="00C9732A" w:rsidDel="00DB6ED3">
          <w:rPr>
            <w:lang w:val="en-US"/>
          </w:rPr>
          <w:delText xml:space="preserve"> trade-offs between</w:delText>
        </w:r>
      </w:del>
      <w:del w:id="1651" w:author="William Lamb" w:date="2017-11-02T14:05:00Z">
        <w:r w:rsidR="00E6332A" w:rsidRPr="00C9732A" w:rsidDel="00886F1E">
          <w:rPr>
            <w:lang w:val="en-US"/>
          </w:rPr>
          <w:delText xml:space="preserve"> </w:delText>
        </w:r>
      </w:del>
      <w:del w:id="1652" w:author="William Lamb" w:date="2017-11-02T14:30:00Z">
        <w:r w:rsidR="00E6332A" w:rsidRPr="00C9732A" w:rsidDel="009863D6">
          <w:rPr>
            <w:lang w:val="en-US"/>
          </w:rPr>
          <w:delText>urban density</w:delText>
        </w:r>
      </w:del>
      <w:del w:id="1653" w:author="William Lamb" w:date="2017-10-25T21:40:00Z">
        <w:r w:rsidR="00E6332A" w:rsidRPr="00C9732A" w:rsidDel="00DB6ED3">
          <w:rPr>
            <w:lang w:val="en-US"/>
          </w:rPr>
          <w:delText xml:space="preserve"> (</w:delText>
        </w:r>
      </w:del>
      <w:del w:id="1654" w:author="William Lamb" w:date="2017-11-02T14:30:00Z">
        <w:r w:rsidR="00E6332A" w:rsidRPr="00C9732A" w:rsidDel="009863D6">
          <w:rPr>
            <w:lang w:val="en-US"/>
          </w:rPr>
          <w:delText xml:space="preserve">which enhances transportation </w:delText>
        </w:r>
      </w:del>
      <w:del w:id="1655" w:author="William Lamb" w:date="2017-10-25T21:41:00Z">
        <w:r w:rsidR="00E6332A" w:rsidRPr="00C9732A" w:rsidDel="00DB6ED3">
          <w:rPr>
            <w:lang w:val="en-US"/>
          </w:rPr>
          <w:delText xml:space="preserve">and infrastructure </w:delText>
        </w:r>
      </w:del>
      <w:del w:id="1656" w:author="William Lamb" w:date="2017-11-02T14:30:00Z">
        <w:r w:rsidR="00E6332A" w:rsidRPr="00C9732A" w:rsidDel="009863D6">
          <w:rPr>
            <w:lang w:val="en-US"/>
          </w:rPr>
          <w:delText>efficiency</w:delText>
        </w:r>
        <w:r w:rsidR="003635D4" w:rsidRPr="00C9732A" w:rsidDel="009863D6">
          <w:rPr>
            <w:lang w:val="en-US"/>
          </w:rPr>
          <w:delText xml:space="preserve"> and implies reduced floor space per capita</w:delText>
        </w:r>
      </w:del>
      <w:del w:id="1657" w:author="William Lamb" w:date="2017-10-25T21:40:00Z">
        <w:r w:rsidR="00E6332A" w:rsidRPr="00C9732A" w:rsidDel="00DB6ED3">
          <w:rPr>
            <w:lang w:val="en-US"/>
          </w:rPr>
          <w:delText>) and</w:delText>
        </w:r>
      </w:del>
      <w:del w:id="1658" w:author="William Lamb" w:date="2017-11-02T14:30:00Z">
        <w:r w:rsidR="00E6332A" w:rsidRPr="00C9732A" w:rsidDel="009863D6">
          <w:rPr>
            <w:lang w:val="en-US"/>
          </w:rPr>
          <w:delText xml:space="preserve"> building size</w:delText>
        </w:r>
      </w:del>
      <w:del w:id="1659" w:author="William Lamb" w:date="2017-10-25T21:41:00Z">
        <w:r w:rsidR="00E6332A" w:rsidRPr="00C9732A" w:rsidDel="00DB6ED3">
          <w:rPr>
            <w:lang w:val="en-US"/>
          </w:rPr>
          <w:delText xml:space="preserve"> (</w:delText>
        </w:r>
      </w:del>
      <w:del w:id="1660" w:author="William Lamb" w:date="2017-11-02T14:30:00Z">
        <w:r w:rsidR="00E6332A" w:rsidRPr="00C9732A" w:rsidDel="009863D6">
          <w:rPr>
            <w:lang w:val="en-US"/>
          </w:rPr>
          <w:delText>increasing height becomes more costly in terms of materials and energy flows</w:delText>
        </w:r>
      </w:del>
      <w:del w:id="1661" w:author="William Lamb" w:date="2017-10-25T21:41:00Z">
        <w:r w:rsidR="00E6332A" w:rsidRPr="00C9732A" w:rsidDel="00DB6ED3">
          <w:rPr>
            <w:lang w:val="en-US"/>
          </w:rPr>
          <w:delText>)</w:delText>
        </w:r>
      </w:del>
      <w:del w:id="1662" w:author="William Lamb" w:date="2017-11-02T14:30:00Z">
        <w:r w:rsidR="00E6332A" w:rsidRPr="00C9732A" w:rsidDel="009863D6">
          <w:rPr>
            <w:lang w:val="en-US"/>
          </w:rPr>
          <w:delText xml:space="preserve">. </w:delText>
        </w:r>
      </w:del>
      <w:del w:id="1663" w:author="William Lamb" w:date="2017-11-02T14:03:00Z">
        <w:r w:rsidR="00E6332A" w:rsidRPr="00C9732A" w:rsidDel="00886F1E">
          <w:rPr>
            <w:lang w:val="en-US"/>
          </w:rPr>
          <w:delText xml:space="preserve">In addition, </w:delText>
        </w:r>
        <w:r w:rsidR="00E6332A" w:rsidRPr="00C9732A" w:rsidDel="00886F1E">
          <w:rPr>
            <w:rFonts w:cstheme="minorHAnsi"/>
            <w:lang w:val="en-US"/>
          </w:rPr>
          <w:delText xml:space="preserve">public transit corridors, such as bus rapid transit, placed adjacent to new affordable housing developments provide residents with an accessible mobility option </w:delText>
        </w:r>
        <w:r w:rsidR="00E6332A" w:rsidRPr="00C9732A" w:rsidDel="00886F1E">
          <w:rPr>
            <w:rFonts w:cstheme="minorHAnsi"/>
            <w:i/>
            <w:lang w:val="en-US"/>
          </w:rPr>
          <w:delText>before</w:delText>
        </w:r>
        <w:r w:rsidR="00E6332A" w:rsidRPr="00C9732A" w:rsidDel="00886F1E">
          <w:rPr>
            <w:rFonts w:cstheme="minorHAnsi"/>
            <w:lang w:val="en-US"/>
          </w:rPr>
          <w:delText xml:space="preserve"> they have purchased a personal vehicle, which has the potential to induce preferences and habits </w:delText>
        </w:r>
        <w:r w:rsidR="00FF290E" w:rsidRPr="00C9732A" w:rsidDel="00886F1E">
          <w:rPr>
            <w:rFonts w:cstheme="minorHAnsi"/>
            <w:lang w:val="en-US"/>
          </w:rPr>
          <w:delText>favoring</w:delText>
        </w:r>
        <w:r w:rsidR="00E6332A" w:rsidRPr="00C9732A" w:rsidDel="00886F1E">
          <w:rPr>
            <w:rFonts w:cstheme="minorHAnsi"/>
            <w:lang w:val="en-US"/>
          </w:rPr>
          <w:delText xml:space="preserve"> public transportation that last for the medium to long term. </w:delText>
        </w:r>
      </w:del>
      <w:del w:id="1664" w:author="William Lamb" w:date="2017-11-02T14:32:00Z">
        <w:r w:rsidR="00E6332A" w:rsidRPr="00C9732A" w:rsidDel="003B6201">
          <w:rPr>
            <w:lang w:val="en-US"/>
          </w:rPr>
          <w:delText>Th</w:delText>
        </w:r>
      </w:del>
      <w:del w:id="1665" w:author="William Lamb" w:date="2017-11-02T14:05:00Z">
        <w:r w:rsidR="00E6332A" w:rsidRPr="00C9732A" w:rsidDel="00886F1E">
          <w:rPr>
            <w:lang w:val="en-US"/>
          </w:rPr>
          <w:delText>is</w:delText>
        </w:r>
      </w:del>
      <w:del w:id="1666" w:author="William Lamb" w:date="2017-11-02T14:32:00Z">
        <w:r w:rsidR="00E6332A" w:rsidRPr="00C9732A" w:rsidDel="003B6201">
          <w:rPr>
            <w:lang w:val="en-US"/>
          </w:rPr>
          <w:delText xml:space="preserve"> indicate</w:delText>
        </w:r>
      </w:del>
      <w:del w:id="1667" w:author="William Lamb" w:date="2017-11-02T14:05:00Z">
        <w:r w:rsidR="00E6332A" w:rsidRPr="00C9732A" w:rsidDel="00886F1E">
          <w:rPr>
            <w:lang w:val="en-US"/>
          </w:rPr>
          <w:delText>s</w:delText>
        </w:r>
      </w:del>
      <w:r w:rsidR="00E6332A" w:rsidRPr="00C9732A">
        <w:rPr>
          <w:lang w:val="en-US"/>
        </w:rPr>
        <w:t xml:space="preserve"> </w:t>
      </w:r>
      <w:ins w:id="1668" w:author="William Lamb" w:date="2017-11-02T16:02:00Z">
        <w:r w:rsidR="00F251BC">
          <w:rPr>
            <w:lang w:val="en-US"/>
          </w:rPr>
          <w:t>This suggest</w:t>
        </w:r>
      </w:ins>
      <w:ins w:id="1669" w:author="William Lamb" w:date="2017-11-03T16:31:00Z">
        <w:r w:rsidR="00AE2666">
          <w:rPr>
            <w:lang w:val="en-US"/>
          </w:rPr>
          <w:t>s</w:t>
        </w:r>
      </w:ins>
      <w:ins w:id="1670" w:author="William Lamb" w:date="2017-11-02T16:02:00Z">
        <w:r w:rsidR="00F251BC">
          <w:rPr>
            <w:lang w:val="en-US"/>
          </w:rPr>
          <w:t xml:space="preserve"> a</w:t>
        </w:r>
      </w:ins>
      <w:ins w:id="1671" w:author="William Lamb" w:date="2017-11-02T14:32:00Z">
        <w:r w:rsidR="003B6201">
          <w:rPr>
            <w:lang w:val="en-US"/>
          </w:rPr>
          <w:t xml:space="preserve">n </w:t>
        </w:r>
      </w:ins>
      <w:del w:id="1672" w:author="William Lamb" w:date="2017-10-25T21:41:00Z">
        <w:r w:rsidR="00E6332A" w:rsidRPr="00E6332A" w:rsidDel="00DB6ED3">
          <w:rPr>
            <w:lang w:val="en-US"/>
          </w:rPr>
          <w:delText xml:space="preserve">an </w:delText>
        </w:r>
      </w:del>
      <w:del w:id="1673" w:author="William Lamb" w:date="2017-11-02T14:32:00Z">
        <w:r w:rsidR="00E6332A" w:rsidRPr="00E6332A" w:rsidDel="003B6201">
          <w:rPr>
            <w:lang w:val="en-US"/>
          </w:rPr>
          <w:delText>i</w:delText>
        </w:r>
      </w:del>
      <w:ins w:id="1674" w:author="William Lamb" w:date="2017-11-02T14:32:00Z">
        <w:r w:rsidR="003B6201">
          <w:rPr>
            <w:lang w:val="en-US"/>
          </w:rPr>
          <w:t>i</w:t>
        </w:r>
      </w:ins>
      <w:r w:rsidR="00E6332A" w:rsidRPr="00E6332A">
        <w:rPr>
          <w:lang w:val="en-US"/>
        </w:rPr>
        <w:t xml:space="preserve">mportant </w:t>
      </w:r>
      <w:del w:id="1675" w:author="William Lamb" w:date="2017-11-02T14:33:00Z">
        <w:r w:rsidR="00E6332A" w:rsidRPr="00E6332A" w:rsidDel="003B6201">
          <w:rPr>
            <w:lang w:val="en-US"/>
          </w:rPr>
          <w:delText xml:space="preserve">future direction </w:delText>
        </w:r>
      </w:del>
      <w:ins w:id="1676" w:author="William Lamb" w:date="2017-11-02T14:33:00Z">
        <w:r w:rsidR="003B6201">
          <w:rPr>
            <w:lang w:val="en-US"/>
          </w:rPr>
          <w:t xml:space="preserve">avenue </w:t>
        </w:r>
      </w:ins>
      <w:r w:rsidR="00E6332A" w:rsidRPr="00E6332A">
        <w:rPr>
          <w:lang w:val="en-US"/>
        </w:rPr>
        <w:t xml:space="preserve">of </w:t>
      </w:r>
      <w:ins w:id="1677" w:author="William Lamb" w:date="2017-11-02T14:33:00Z">
        <w:r w:rsidR="003B6201">
          <w:rPr>
            <w:lang w:val="en-US"/>
          </w:rPr>
          <w:t xml:space="preserve">future </w:t>
        </w:r>
      </w:ins>
      <w:r w:rsidR="00E6332A" w:rsidRPr="00E6332A">
        <w:rPr>
          <w:lang w:val="en-US"/>
        </w:rPr>
        <w:t>research</w:t>
      </w:r>
      <w:ins w:id="1678" w:author="William Lamb" w:date="2017-11-02T16:02:00Z">
        <w:r w:rsidR="00F251BC">
          <w:rPr>
            <w:lang w:val="en-US"/>
          </w:rPr>
          <w:t xml:space="preserve">, towards </w:t>
        </w:r>
      </w:ins>
      <w:del w:id="1679" w:author="William Lamb" w:date="2017-11-02T14:33:00Z">
        <w:r w:rsidR="00E6332A" w:rsidRPr="00E6332A" w:rsidDel="003B6201">
          <w:rPr>
            <w:lang w:val="en-US"/>
          </w:rPr>
          <w:delText xml:space="preserve"> that </w:delText>
        </w:r>
      </w:del>
      <w:del w:id="1680" w:author="William Lamb" w:date="2017-10-25T21:41:00Z">
        <w:r w:rsidR="00E6332A" w:rsidRPr="00E6332A" w:rsidDel="00DB6ED3">
          <w:rPr>
            <w:lang w:val="en-US"/>
          </w:rPr>
          <w:delText xml:space="preserve">would </w:delText>
        </w:r>
      </w:del>
      <w:del w:id="1681" w:author="William Lamb" w:date="2017-11-02T14:33:00Z">
        <w:r w:rsidR="00E6332A" w:rsidRPr="00E6332A" w:rsidDel="003B6201">
          <w:rPr>
            <w:lang w:val="en-US"/>
          </w:rPr>
          <w:delText>consider the additional mitigation benefits from</w:delText>
        </w:r>
      </w:del>
      <w:del w:id="1682" w:author="William Lamb" w:date="2017-11-02T16:02:00Z">
        <w:r w:rsidR="00E6332A" w:rsidRPr="00E6332A" w:rsidDel="00F251BC">
          <w:rPr>
            <w:lang w:val="en-US"/>
          </w:rPr>
          <w:delText xml:space="preserve"> </w:delText>
        </w:r>
      </w:del>
      <w:r w:rsidR="00E6332A" w:rsidRPr="00E6332A">
        <w:rPr>
          <w:lang w:val="en-US"/>
        </w:rPr>
        <w:t>integrat</w:t>
      </w:r>
      <w:ins w:id="1683" w:author="William Lamb" w:date="2017-11-02T14:33:00Z">
        <w:r w:rsidR="00F251BC">
          <w:rPr>
            <w:lang w:val="en-US"/>
          </w:rPr>
          <w:t>ing</w:t>
        </w:r>
      </w:ins>
      <w:del w:id="1684" w:author="William Lamb" w:date="2017-11-02T14:33:00Z">
        <w:r w:rsidR="005B02C9" w:rsidDel="003B6201">
          <w:rPr>
            <w:lang w:val="en-US"/>
          </w:rPr>
          <w:delText>ed</w:delText>
        </w:r>
      </w:del>
      <w:r w:rsidR="005B02C9">
        <w:rPr>
          <w:lang w:val="en-US"/>
        </w:rPr>
        <w:t xml:space="preserve"> land-use and transport planning </w:t>
      </w:r>
      <w:ins w:id="1685" w:author="William Lamb" w:date="2017-11-02T14:33:00Z">
        <w:r w:rsidR="003B6201">
          <w:rPr>
            <w:lang w:val="en-US"/>
          </w:rPr>
          <w:t xml:space="preserve">to derive additional mitigation benefits </w:t>
        </w:r>
      </w:ins>
      <w:r w:rsidR="00E021B6">
        <w:rPr>
          <w:lang w:val="en-US"/>
        </w:rPr>
        <w:fldChar w:fldCharType="begin" w:fldLock="1"/>
      </w:r>
      <w:r w:rsidR="008517E2">
        <w:rPr>
          <w:lang w:val="en-US"/>
        </w:rPr>
        <w:instrText>ADDIN CSL_CITATION { "citationItems" : [ { "id" : "ITEM-1", "itemData" : { "author" : [ { "dropping-particle" : "", "family" : "Wegener", "given" : "M.", "non-dropping-particle" : "", "parse-names" : false, "suffix" : "" } ], "container-title" : "Handbook of transport geography and spatial systems", "id" : "ITEM-1", "issued" : { "date-parts" : [ [ "2004" ] ] }, "page" : "127-146", "publisher" : "Emerald Group Publishing Limited", "title" : "Overview of land use transport models", "type" : "chapter" }, "uris" : [ "http://www.mendeley.com/documents/?uuid=1e594699-7690-486b-a724-c58b4d96f616" ] }, { "id" : "ITEM-2", "itemData" : { "author" : [ { "dropping-particle" : "", "family" : "Moeckel", "given" : "R.", "non-dropping-particle" : "", "parse-names" : false, "suffix" : "" }, { "dropping-particle" : "", "family" : "Nagel", "given" : "K.", "non-dropping-particle" : "", "parse-names" : false, "suffix" : "" } ], "container-title" : "Transportation Research Procedia", "id" : "ITEM-2", "issued" : { "date-parts" : [ [ "2016" ] ] }, "page" : "70-80", "title" : "Maintaining Mobility in Substantial Urban Growth Futures", "type" : "article-journal", "volume" : "19" }, "uris" : [ "http://www.mendeley.com/documents/?uuid=c68a1061-ae10-41b6-8745-25754fe27ed9" ] }, { "id" : "ITEM-3", "itemData" : { "author" : [ { "dropping-particle" : "", "family" : "M.", "given" : "Wegener", "non-dropping-particle" : "", "parse-names" : false, "suffix" : "" } ], "container-title" : "Handbook of Regional Science", "id" : "ITEM-3", "issued" : { "date-parts" : [ [ "2014" ] ] }, "page" : "741-758", "publisher" : "Springer", "publisher-place" : "Berlin, Heidelberg", "title" : "Land-use transport interaction models", "type" : "chapter" }, "uris" : [ "http://www.mendeley.com/documents/?uuid=d6e6073e-dde7-4ae2-81d5-eba99acacd2e" ] }, { "id" : "ITEM-4", "itemData" : { "author" : [ { "dropping-particle" : "", "family" : "Mitchell", "given" : "G.", "non-dropping-particle" : "", "parse-names" : false, "suffix" : "" }, { "dropping-particle" : "", "family" : "Hargreaves", "given" : "A.", "non-dropping-particle" : "", "parse-names" : false, "suffix" : "" }, { "dropping-particle" : "", "family" : "Namdeo", "given" : "A.", "non-dropping-particle" : "", "parse-names" : false, "suffix" : "" }, { "dropping-particle" : "", "family" : "Echenique", "given" : "M.", "non-dropping-particle" : "", "parse-names" : false, "suffix" : "" } ], "container-title" : "Environment and Planning A", "id" : "ITEM-4", "issue" : "9", "issued" : { "date-parts" : [ [ "2011" ] ] }, "page" : "2143-2163", "title" : "Land use, transport, and carbon futures: the impact of spatial form strategies in three UK urban regions", "type" : "article-journal", "volume" : "43" }, "uris" : [ "http://www.mendeley.com/documents/?uuid=26759320-02ef-4cf1-8e17-ac1790ce0735" ] } ], "mendeley" : { "formattedCitation" : "[47\u201350]", "plainTextFormattedCitation" : "[47\u201350]", "previouslyFormattedCitation" : "[47\u201350]" }, "properties" : { "noteIndex" : 0 }, "schema" : "https://github.com/citation-style-language/schema/raw/master/csl-citation.json" }</w:instrText>
      </w:r>
      <w:r w:rsidR="00E021B6">
        <w:rPr>
          <w:lang w:val="en-US"/>
        </w:rPr>
        <w:fldChar w:fldCharType="separate"/>
      </w:r>
      <w:r w:rsidR="008517E2" w:rsidRPr="008517E2">
        <w:rPr>
          <w:noProof/>
          <w:lang w:val="en-US"/>
        </w:rPr>
        <w:t>[47–50]</w:t>
      </w:r>
      <w:r w:rsidR="00E021B6">
        <w:rPr>
          <w:lang w:val="en-US"/>
        </w:rPr>
        <w:fldChar w:fldCharType="end"/>
      </w:r>
      <w:r w:rsidR="00E6332A" w:rsidRPr="00E6332A">
        <w:rPr>
          <w:lang w:val="en-US"/>
        </w:rPr>
        <w:t>, instead of focusing on sector specific options only. Mitigating to 1.5</w:t>
      </w:r>
      <w:ins w:id="1686" w:author="William Lamb" w:date="2017-11-02T17:16:00Z">
        <w:r w:rsidR="000717F0">
          <w:rPr>
            <w:rFonts w:cstheme="minorHAnsi"/>
            <w:lang w:val="en-US"/>
          </w:rPr>
          <w:t>°</w:t>
        </w:r>
        <w:r w:rsidR="000717F0">
          <w:rPr>
            <w:lang w:val="en-US"/>
          </w:rPr>
          <w:t>C</w:t>
        </w:r>
      </w:ins>
      <w:r w:rsidR="00E6332A" w:rsidRPr="00E6332A">
        <w:rPr>
          <w:lang w:val="en-US"/>
        </w:rPr>
        <w:t xml:space="preserve"> will require interaction and linkages across multiple urban dimensions</w:t>
      </w:r>
      <w:r w:rsidR="00E6332A">
        <w:rPr>
          <w:lang w:val="en-US"/>
        </w:rPr>
        <w:t xml:space="preserve"> – a</w:t>
      </w:r>
      <w:r w:rsidR="00E6332A" w:rsidRPr="00E6332A">
        <w:rPr>
          <w:lang w:val="en-US"/>
        </w:rPr>
        <w:t>nd this is especially true in places with rapidly growing cities.</w:t>
      </w:r>
    </w:p>
    <w:p w14:paraId="2552D549" w14:textId="50AE0100" w:rsidR="00F251BC" w:rsidRPr="000807CF" w:rsidDel="00540331" w:rsidRDefault="003B6201">
      <w:pPr>
        <w:rPr>
          <w:del w:id="1687" w:author="William Lamb" w:date="2017-11-02T16:22:00Z"/>
          <w:lang w:val="en-US"/>
        </w:rPr>
      </w:pPr>
      <w:ins w:id="1688" w:author="William Lamb" w:date="2017-11-02T14:34:00Z">
        <w:r>
          <w:rPr>
            <w:lang w:val="en-US"/>
          </w:rPr>
          <w:t xml:space="preserve">Finally, </w:t>
        </w:r>
      </w:ins>
      <w:ins w:id="1689" w:author="William Lamb" w:date="2017-11-02T14:36:00Z">
        <w:r>
          <w:rPr>
            <w:lang w:val="en-US"/>
          </w:rPr>
          <w:t xml:space="preserve">in this paper we </w:t>
        </w:r>
      </w:ins>
      <w:ins w:id="1690" w:author="William Lamb" w:date="2017-11-02T14:38:00Z">
        <w:r>
          <w:rPr>
            <w:lang w:val="en-US"/>
          </w:rPr>
          <w:t xml:space="preserve">introduce new methods </w:t>
        </w:r>
      </w:ins>
      <w:ins w:id="1691" w:author="William Lamb" w:date="2017-11-03T16:35:00Z">
        <w:r w:rsidR="00AE2666">
          <w:rPr>
            <w:lang w:val="en-US"/>
          </w:rPr>
          <w:t xml:space="preserve">from computational linguistics </w:t>
        </w:r>
      </w:ins>
      <w:ins w:id="1692" w:author="William Lamb" w:date="2017-11-02T16:02:00Z">
        <w:r w:rsidR="00F251BC">
          <w:rPr>
            <w:lang w:val="en-US"/>
          </w:rPr>
          <w:t>to</w:t>
        </w:r>
      </w:ins>
      <w:ins w:id="1693" w:author="William Lamb" w:date="2017-11-02T14:38:00Z">
        <w:r>
          <w:rPr>
            <w:lang w:val="en-US"/>
          </w:rPr>
          <w:t xml:space="preserve"> assist research synthesis. </w:t>
        </w:r>
      </w:ins>
      <w:ins w:id="1694" w:author="William Lamb" w:date="2017-11-02T16:03:00Z">
        <w:r w:rsidR="00F251BC">
          <w:rPr>
            <w:lang w:val="en-US"/>
          </w:rPr>
          <w:t>The urban mitigation literature, with its broad array of topics, disciplines, and epistemic communities</w:t>
        </w:r>
      </w:ins>
      <w:ins w:id="1695" w:author="William Lamb" w:date="2017-11-02T16:04:00Z">
        <w:r w:rsidR="00F251BC">
          <w:rPr>
            <w:lang w:val="en-US"/>
          </w:rPr>
          <w:t>, can benefit from the application of such tools.</w:t>
        </w:r>
      </w:ins>
      <w:ins w:id="1696" w:author="William Lamb" w:date="2017-11-03T16:18:00Z">
        <w:r w:rsidR="00FA38BB">
          <w:rPr>
            <w:lang w:val="en-US"/>
          </w:rPr>
          <w:t xml:space="preserve"> </w:t>
        </w:r>
      </w:ins>
      <w:ins w:id="1697" w:author="William Lamb" w:date="2017-11-03T16:20:00Z">
        <w:r w:rsidR="00FA38BB">
          <w:rPr>
            <w:lang w:val="en-US"/>
          </w:rPr>
          <w:t xml:space="preserve">In this paper we </w:t>
        </w:r>
      </w:ins>
      <w:ins w:id="1698" w:author="William Lamb" w:date="2017-11-03T16:35:00Z">
        <w:r w:rsidR="00AE2666">
          <w:rPr>
            <w:lang w:val="en-US"/>
          </w:rPr>
          <w:t xml:space="preserve">apply these tools </w:t>
        </w:r>
      </w:ins>
      <w:ins w:id="1699" w:author="Felix Creutzig" w:date="2017-11-09T23:29:00Z">
        <w:r w:rsidR="00B27FA0">
          <w:rPr>
            <w:lang w:val="en-US"/>
          </w:rPr>
          <w:t xml:space="preserve">to </w:t>
        </w:r>
      </w:ins>
      <w:ins w:id="1700" w:author="William Lamb" w:date="2017-11-03T16:20:00Z">
        <w:r w:rsidR="00FA38BB">
          <w:rPr>
            <w:lang w:val="en-US"/>
          </w:rPr>
          <w:t>characterize the</w:t>
        </w:r>
      </w:ins>
      <w:ins w:id="1701" w:author="William Lamb" w:date="2017-11-03T16:18:00Z">
        <w:r w:rsidR="00FA38BB">
          <w:rPr>
            <w:lang w:val="en-US"/>
          </w:rPr>
          <w:t xml:space="preserve"> research landscape,</w:t>
        </w:r>
      </w:ins>
      <w:ins w:id="1702" w:author="William Lamb" w:date="2017-11-03T16:20:00Z">
        <w:r w:rsidR="00FA38BB">
          <w:rPr>
            <w:lang w:val="en-US"/>
          </w:rPr>
          <w:t xml:space="preserve"> </w:t>
        </w:r>
      </w:ins>
      <w:ins w:id="1703" w:author="William Lamb" w:date="2017-11-03T16:17:00Z">
        <w:r w:rsidR="00FA38BB">
          <w:rPr>
            <w:lang w:val="en-US"/>
          </w:rPr>
          <w:t>track the integration of different subject</w:t>
        </w:r>
      </w:ins>
      <w:ins w:id="1704" w:author="William Lamb" w:date="2017-11-03T16:18:00Z">
        <w:r w:rsidR="00FA38BB">
          <w:rPr>
            <w:lang w:val="en-US"/>
          </w:rPr>
          <w:t xml:space="preserve"> areas, and identify research gaps</w:t>
        </w:r>
      </w:ins>
      <w:ins w:id="1705" w:author="William Lamb" w:date="2017-11-10T20:02:00Z">
        <w:r w:rsidR="00776E10">
          <w:rPr>
            <w:lang w:val="en-US"/>
          </w:rPr>
          <w:t>, particularly with reference to the IPCC</w:t>
        </w:r>
      </w:ins>
      <w:ins w:id="1706" w:author="William Lamb" w:date="2017-11-03T16:18:00Z">
        <w:r w:rsidR="00FA38BB">
          <w:rPr>
            <w:lang w:val="en-US"/>
          </w:rPr>
          <w:t xml:space="preserve">. </w:t>
        </w:r>
      </w:ins>
      <w:ins w:id="1707" w:author="William Lamb" w:date="2017-11-03T16:21:00Z">
        <w:r w:rsidR="00FA38BB">
          <w:rPr>
            <w:lang w:val="en-US"/>
          </w:rPr>
          <w:t>Other applications could address more fundamental challenges, such as how</w:t>
        </w:r>
      </w:ins>
      <w:ins w:id="1708" w:author="William Lamb" w:date="2017-11-02T16:05:00Z">
        <w:r w:rsidR="00F251BC">
          <w:rPr>
            <w:lang w:val="en-US"/>
          </w:rPr>
          <w:t xml:space="preserve"> </w:t>
        </w:r>
      </w:ins>
      <w:ins w:id="1709" w:author="William Lamb" w:date="2017-11-02T16:10:00Z">
        <w:r w:rsidR="00F251BC">
          <w:rPr>
            <w:lang w:val="en-US"/>
          </w:rPr>
          <w:t xml:space="preserve">to </w:t>
        </w:r>
      </w:ins>
      <w:ins w:id="1710" w:author="William Lamb" w:date="2017-11-02T16:11:00Z">
        <w:r w:rsidR="00F251BC">
          <w:rPr>
            <w:lang w:val="en-US"/>
          </w:rPr>
          <w:t xml:space="preserve">synthesize and aggregate knowledge from </w:t>
        </w:r>
      </w:ins>
      <w:ins w:id="1711" w:author="William Lamb" w:date="2017-11-02T16:13:00Z">
        <w:r w:rsidR="00540331">
          <w:rPr>
            <w:lang w:val="en-US"/>
          </w:rPr>
          <w:t>a</w:t>
        </w:r>
      </w:ins>
      <w:ins w:id="1712" w:author="William Lamb" w:date="2017-11-02T16:11:00Z">
        <w:r w:rsidR="00F251BC">
          <w:rPr>
            <w:lang w:val="en-US"/>
          </w:rPr>
          <w:t xml:space="preserve"> </w:t>
        </w:r>
      </w:ins>
      <w:ins w:id="1713" w:author="William Lamb" w:date="2017-11-02T16:06:00Z">
        <w:r w:rsidR="00F251BC">
          <w:rPr>
            <w:lang w:val="en-US"/>
          </w:rPr>
          <w:t xml:space="preserve">rich </w:t>
        </w:r>
      </w:ins>
      <w:ins w:id="1714" w:author="William Lamb" w:date="2017-11-02T16:15:00Z">
        <w:r w:rsidR="00540331">
          <w:rPr>
            <w:lang w:val="en-US"/>
          </w:rPr>
          <w:t>body</w:t>
        </w:r>
      </w:ins>
      <w:ins w:id="1715" w:author="William Lamb" w:date="2017-11-02T16:07:00Z">
        <w:r w:rsidR="00F251BC">
          <w:rPr>
            <w:lang w:val="en-US"/>
          </w:rPr>
          <w:t xml:space="preserve"> of urban </w:t>
        </w:r>
      </w:ins>
      <w:ins w:id="1716" w:author="William Lamb" w:date="2017-11-02T16:05:00Z">
        <w:r w:rsidR="00F251BC">
          <w:rPr>
            <w:lang w:val="en-US"/>
          </w:rPr>
          <w:t xml:space="preserve">case studies </w:t>
        </w:r>
      </w:ins>
      <w:ins w:id="1717" w:author="William Lamb" w:date="2017-11-02T16:09:00Z">
        <w:r w:rsidR="00F251BC">
          <w:rPr>
            <w:lang w:val="en-US"/>
          </w:rPr>
          <w:t>– the “gold standard” for investigating causal mechanisms</w:t>
        </w:r>
      </w:ins>
      <w:ins w:id="1718" w:author="William Lamb" w:date="2017-11-02T16:11:00Z">
        <w:r w:rsidR="00F251BC">
          <w:rPr>
            <w:lang w:val="en-US"/>
          </w:rPr>
          <w:t xml:space="preserve"> </w:t>
        </w:r>
      </w:ins>
      <w:ins w:id="1719" w:author="William Lamb" w:date="2017-11-02T16:12:00Z">
        <w:r w:rsidR="00F251BC">
          <w:rPr>
            <w:lang w:val="en-US"/>
          </w:rPr>
          <w:fldChar w:fldCharType="begin" w:fldLock="1"/>
        </w:r>
      </w:ins>
      <w:r w:rsidR="008517E2">
        <w:rPr>
          <w:lang w:val="en-US"/>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"[51,52]", "plainTextFormattedCitation" : "[51,52]", "previouslyFormattedCitation" : "[51,52]" }, "properties" : { "noteIndex" : 10 }, "schema" : "https://github.com/citation-style-language/schema/raw/master/csl-citation.json" }</w:instrText>
      </w:r>
      <w:r w:rsidR="00F251BC">
        <w:rPr>
          <w:lang w:val="en-US"/>
        </w:rPr>
        <w:fldChar w:fldCharType="separate"/>
      </w:r>
      <w:r w:rsidR="008517E2" w:rsidRPr="008517E2">
        <w:rPr>
          <w:noProof/>
          <w:lang w:val="en-US"/>
        </w:rPr>
        <w:t>[51,52]</w:t>
      </w:r>
      <w:ins w:id="1720" w:author="William Lamb" w:date="2017-11-02T16:12:00Z">
        <w:r w:rsidR="00F251BC">
          <w:rPr>
            <w:lang w:val="en-US"/>
          </w:rPr>
          <w:fldChar w:fldCharType="end"/>
        </w:r>
      </w:ins>
      <w:ins w:id="1721" w:author="William Lamb" w:date="2017-11-02T16:09:00Z">
        <w:r w:rsidR="00F251BC">
          <w:rPr>
            <w:lang w:val="en-US"/>
          </w:rPr>
          <w:t xml:space="preserve">. </w:t>
        </w:r>
      </w:ins>
      <w:ins w:id="1722" w:author="William Lamb" w:date="2017-11-03T16:22:00Z">
        <w:r w:rsidR="00FA38BB">
          <w:rPr>
            <w:lang w:val="en-US"/>
          </w:rPr>
          <w:t>As a starting point, t</w:t>
        </w:r>
      </w:ins>
      <w:ins w:id="1723" w:author="William Lamb" w:date="2017-11-03T16:21:00Z">
        <w:r w:rsidR="00FA38BB">
          <w:rPr>
            <w:lang w:val="en-US"/>
          </w:rPr>
          <w:t>he</w:t>
        </w:r>
      </w:ins>
      <w:ins w:id="1724" w:author="William Lamb" w:date="2017-11-02T16:19:00Z">
        <w:r w:rsidR="00540331">
          <w:rPr>
            <w:lang w:val="en-US"/>
          </w:rPr>
          <w:t xml:space="preserve"> reference </w:t>
        </w:r>
      </w:ins>
      <w:ins w:id="1725" w:author="William Lamb" w:date="2017-11-02T17:17:00Z">
        <w:r w:rsidR="000717F0">
          <w:rPr>
            <w:lang w:val="en-US"/>
          </w:rPr>
          <w:t>list</w:t>
        </w:r>
      </w:ins>
      <w:ins w:id="1726" w:author="William Lamb" w:date="2017-11-02T16:19:00Z">
        <w:r w:rsidR="00540331">
          <w:rPr>
            <w:lang w:val="en-US"/>
          </w:rPr>
          <w:t xml:space="preserve"> </w:t>
        </w:r>
      </w:ins>
      <w:ins w:id="1727" w:author="Felix Creutzig" w:date="2017-11-09T23:29:00Z">
        <w:r w:rsidR="00B27FA0">
          <w:rPr>
            <w:lang w:val="en-US"/>
          </w:rPr>
          <w:t xml:space="preserve">and topic identification </w:t>
        </w:r>
      </w:ins>
      <w:ins w:id="1728" w:author="William Lamb" w:date="2017-11-03T16:21:00Z">
        <w:del w:id="1729" w:author="Felix Creutzig" w:date="2017-11-09T23:30:00Z">
          <w:r w:rsidR="00FA38BB" w:rsidDel="00B27FA0">
            <w:rPr>
              <w:lang w:val="en-US"/>
            </w:rPr>
            <w:delText xml:space="preserve">we provide, </w:delText>
          </w:r>
        </w:del>
      </w:ins>
      <w:ins w:id="1730" w:author="William Lamb" w:date="2017-11-02T16:20:00Z">
        <w:del w:id="1731" w:author="Felix Creutzig" w:date="2017-11-09T23:30:00Z">
          <w:r w:rsidR="00540331" w:rsidDel="00B27FA0">
            <w:rPr>
              <w:lang w:val="en-US"/>
            </w:rPr>
            <w:delText>with</w:delText>
          </w:r>
        </w:del>
      </w:ins>
      <w:ins w:id="1732" w:author="William Lamb" w:date="2017-11-02T16:19:00Z">
        <w:del w:id="1733" w:author="Felix Creutzig" w:date="2017-11-09T23:30:00Z">
          <w:r w:rsidR="00540331" w:rsidDel="00B27FA0">
            <w:rPr>
              <w:lang w:val="en-US"/>
            </w:rPr>
            <w:delText xml:space="preserve"> topic</w:delText>
          </w:r>
        </w:del>
      </w:ins>
      <w:ins w:id="1734" w:author="William Lamb" w:date="2017-11-02T16:21:00Z">
        <w:del w:id="1735" w:author="Felix Creutzig" w:date="2017-11-09T23:30:00Z">
          <w:r w:rsidR="00540331" w:rsidDel="00B27FA0">
            <w:rPr>
              <w:lang w:val="en-US"/>
            </w:rPr>
            <w:delText>s included</w:delText>
          </w:r>
        </w:del>
      </w:ins>
      <w:ins w:id="1736" w:author="William Lamb" w:date="2017-11-02T17:17:00Z">
        <w:del w:id="1737" w:author="Felix Creutzig" w:date="2017-11-09T23:30:00Z">
          <w:r w:rsidR="000717F0" w:rsidDel="00B27FA0">
            <w:rPr>
              <w:lang w:val="en-US"/>
            </w:rPr>
            <w:delText>,</w:delText>
          </w:r>
        </w:del>
      </w:ins>
      <w:ins w:id="1738" w:author="Felix Creutzig" w:date="2017-11-09T23:30:00Z">
        <w:r w:rsidR="00B27FA0">
          <w:rPr>
            <w:lang w:val="en-US"/>
          </w:rPr>
          <w:t>provided</w:t>
        </w:r>
      </w:ins>
      <w:ins w:id="1739" w:author="William Lamb" w:date="2017-11-02T17:17:00Z">
        <w:r w:rsidR="000717F0">
          <w:rPr>
            <w:lang w:val="en-US"/>
          </w:rPr>
          <w:t xml:space="preserve"> </w:t>
        </w:r>
      </w:ins>
      <w:ins w:id="1740" w:author="William Lamb" w:date="2017-11-03T16:22:00Z">
        <w:r w:rsidR="00FA38BB">
          <w:rPr>
            <w:lang w:val="en-US"/>
          </w:rPr>
          <w:t xml:space="preserve">could be used to construct </w:t>
        </w:r>
      </w:ins>
      <w:ins w:id="1741" w:author="William Lamb" w:date="2017-11-02T17:17:00Z">
        <w:r w:rsidR="000717F0">
          <w:rPr>
            <w:lang w:val="en-US"/>
          </w:rPr>
          <w:t xml:space="preserve">a detailed case study database. </w:t>
        </w:r>
      </w:ins>
      <w:ins w:id="1742" w:author="William Lamb" w:date="2017-11-03T16:25:00Z">
        <w:r w:rsidR="00FA38BB">
          <w:rPr>
            <w:lang w:val="en-US"/>
          </w:rPr>
          <w:t>This and other endeavors</w:t>
        </w:r>
      </w:ins>
      <w:ins w:id="1743" w:author="William Lamb" w:date="2017-11-02T16:21:00Z">
        <w:r w:rsidR="00540331">
          <w:rPr>
            <w:lang w:val="en-US"/>
          </w:rPr>
          <w:t xml:space="preserve"> that facilitate </w:t>
        </w:r>
      </w:ins>
      <w:ins w:id="1744" w:author="William Lamb" w:date="2017-11-02T16:22:00Z">
        <w:r w:rsidR="00540331">
          <w:rPr>
            <w:lang w:val="en-US"/>
          </w:rPr>
          <w:t xml:space="preserve">collaborative </w:t>
        </w:r>
      </w:ins>
      <w:ins w:id="1745" w:author="William Lamb" w:date="2017-11-02T16:21:00Z">
        <w:r w:rsidR="00540331">
          <w:rPr>
            <w:lang w:val="en-US"/>
          </w:rPr>
          <w:t>knowledge</w:t>
        </w:r>
      </w:ins>
      <w:ins w:id="1746" w:author="William Lamb" w:date="2017-11-03T16:26:00Z">
        <w:r w:rsidR="00FA38BB">
          <w:rPr>
            <w:lang w:val="en-US"/>
          </w:rPr>
          <w:t xml:space="preserve"> learning will be key to </w:t>
        </w:r>
      </w:ins>
      <w:ins w:id="1747" w:author="William Lamb" w:date="2017-11-03T16:27:00Z">
        <w:r w:rsidR="00FA38BB">
          <w:rPr>
            <w:lang w:val="en-US"/>
          </w:rPr>
          <w:t>realizing</w:t>
        </w:r>
      </w:ins>
      <w:ins w:id="1748" w:author="William Lamb" w:date="2017-11-03T16:26:00Z">
        <w:r w:rsidR="00FA38BB">
          <w:rPr>
            <w:lang w:val="en-US"/>
          </w:rPr>
          <w:t xml:space="preserve"> </w:t>
        </w:r>
      </w:ins>
      <w:ins w:id="1749" w:author="William Lamb" w:date="2017-11-03T16:27:00Z">
        <w:r w:rsidR="00FA38BB">
          <w:rPr>
            <w:lang w:val="en-US"/>
          </w:rPr>
          <w:t>the full potential of cities</w:t>
        </w:r>
        <w:r w:rsidR="000A3C26">
          <w:rPr>
            <w:lang w:val="en-US"/>
          </w:rPr>
          <w:t xml:space="preserve"> to </w:t>
        </w:r>
      </w:ins>
      <w:ins w:id="1750" w:author="William Lamb" w:date="2017-11-10T13:18:00Z">
        <w:r w:rsidR="00C9732A">
          <w:rPr>
            <w:lang w:val="en-US"/>
          </w:rPr>
          <w:t xml:space="preserve">implement and </w:t>
        </w:r>
      </w:ins>
      <w:ins w:id="1751" w:author="William Lamb" w:date="2017-11-03T16:33:00Z">
        <w:r w:rsidR="00AE2666">
          <w:rPr>
            <w:lang w:val="en-US"/>
          </w:rPr>
          <w:t>deliver climate</w:t>
        </w:r>
      </w:ins>
      <w:ins w:id="1752" w:author="William Lamb" w:date="2017-11-02T16:22:00Z">
        <w:r w:rsidR="00540331">
          <w:rPr>
            <w:lang w:val="en-US"/>
          </w:rPr>
          <w:t xml:space="preserve"> solutions.</w:t>
        </w:r>
      </w:ins>
    </w:p>
    <w:p w14:paraId="52731383" w14:textId="29E207B0" w:rsidR="00AD62DC" w:rsidDel="00301748" w:rsidRDefault="00E6332A">
      <w:pPr>
        <w:rPr>
          <w:del w:id="1753" w:author="William Lamb" w:date="2017-10-25T21:48:00Z"/>
          <w:bCs/>
          <w:lang w:val="en-US"/>
        </w:rPr>
      </w:pPr>
      <w:del w:id="1754" w:author="William Lamb" w:date="2017-10-25T21:42:00Z">
        <w:r w:rsidDel="00DB6ED3">
          <w:rPr>
            <w:bCs/>
            <w:lang w:val="en-GB"/>
          </w:rPr>
          <w:lastRenderedPageBreak/>
          <w:delText xml:space="preserve">Finally, </w:delText>
        </w:r>
        <w:r w:rsidR="00032DC8" w:rsidDel="00DB6ED3">
          <w:rPr>
            <w:bCs/>
            <w:lang w:val="en-US"/>
          </w:rPr>
          <w:delText>i</w:delText>
        </w:r>
        <w:r w:rsidR="000C5E34" w:rsidDel="00DB6ED3">
          <w:rPr>
            <w:bCs/>
            <w:lang w:val="en-US"/>
          </w:rPr>
          <w:delText>t</w:delText>
        </w:r>
        <w:r w:rsidR="002969E4" w:rsidDel="00DB6ED3">
          <w:rPr>
            <w:bCs/>
            <w:lang w:val="en-US"/>
          </w:rPr>
          <w:delText xml:space="preserve"> is striking that the </w:delText>
        </w:r>
        <w:r w:rsidR="00032DC8" w:rsidDel="00DB6ED3">
          <w:rPr>
            <w:bCs/>
            <w:lang w:val="en-US"/>
          </w:rPr>
          <w:delText xml:space="preserve">vast </w:delText>
        </w:r>
        <w:r w:rsidR="00472B32" w:rsidDel="00DB6ED3">
          <w:rPr>
            <w:bCs/>
            <w:lang w:val="en-US"/>
          </w:rPr>
          <w:delText xml:space="preserve">majority </w:delText>
        </w:r>
        <w:r w:rsidR="002969E4" w:rsidDel="00DB6ED3">
          <w:rPr>
            <w:bCs/>
            <w:lang w:val="en-US"/>
          </w:rPr>
          <w:delText>of relevant research is not framed in terms of urban climate change mitigation, but rather more specific discussions on policy</w:delText>
        </w:r>
        <w:r w:rsidR="0022122A" w:rsidDel="00DB6ED3">
          <w:rPr>
            <w:bCs/>
            <w:lang w:val="en-US"/>
          </w:rPr>
          <w:delText xml:space="preserve"> </w:delText>
        </w:r>
        <w:r w:rsidR="00495B88" w:rsidDel="00DB6ED3">
          <w:rPr>
            <w:bCs/>
            <w:lang w:val="en-US"/>
          </w:rPr>
          <w:delText>measures</w:delText>
        </w:r>
        <w:r w:rsidR="0022122A" w:rsidDel="00DB6ED3">
          <w:rPr>
            <w:bCs/>
            <w:lang w:val="en-US"/>
          </w:rPr>
          <w:delText xml:space="preserve"> </w:delText>
        </w:r>
        <w:r w:rsidR="00495B88" w:rsidDel="00DB6ED3">
          <w:rPr>
            <w:bCs/>
            <w:lang w:val="en-US"/>
          </w:rPr>
          <w:delText>for energy demand reduction</w:delText>
        </w:r>
      </w:del>
      <w:del w:id="1755" w:author="William Lamb" w:date="2017-10-09T15:54:00Z">
        <w:r w:rsidR="00495B88" w:rsidDel="002E2B5D">
          <w:rPr>
            <w:bCs/>
            <w:lang w:val="en-US"/>
          </w:rPr>
          <w:delText xml:space="preserve">s </w:delText>
        </w:r>
        <w:r w:rsidR="0022122A" w:rsidDel="002E2B5D">
          <w:rPr>
            <w:bCs/>
            <w:lang w:val="en-US"/>
          </w:rPr>
          <w:delText>in particular sectors</w:delText>
        </w:r>
      </w:del>
      <w:del w:id="1756" w:author="William Lamb" w:date="2017-10-25T21:42:00Z">
        <w:r w:rsidR="0022122A" w:rsidDel="00DB6ED3">
          <w:rPr>
            <w:bCs/>
            <w:lang w:val="en-US"/>
          </w:rPr>
          <w:delText xml:space="preserve">. </w:delText>
        </w:r>
      </w:del>
      <w:del w:id="1757" w:author="William Lamb" w:date="2017-10-09T16:16:00Z">
        <w:r w:rsidR="0022122A" w:rsidRPr="000E5FEC" w:rsidDel="003C0956">
          <w:rPr>
            <w:bCs/>
            <w:highlight w:val="yellow"/>
            <w:lang w:val="en-US"/>
            <w:rPrChange w:id="1758" w:author="William Lamb" w:date="2017-10-09T14:01:00Z">
              <w:rPr>
                <w:bCs/>
                <w:lang w:val="en-US"/>
              </w:rPr>
            </w:rPrChange>
          </w:rPr>
          <w:delText>In fact only X out of Y publications are on urban climate change policies</w:delText>
        </w:r>
        <w:r w:rsidR="00495B88" w:rsidRPr="000E5FEC" w:rsidDel="003C0956">
          <w:rPr>
            <w:bCs/>
            <w:highlight w:val="yellow"/>
            <w:lang w:val="en-US"/>
            <w:rPrChange w:id="1759" w:author="William Lamb" w:date="2017-10-09T14:01:00Z">
              <w:rPr>
                <w:bCs/>
                <w:lang w:val="en-US"/>
              </w:rPr>
            </w:rPrChange>
          </w:rPr>
          <w:delText xml:space="preserve"> directly</w:delText>
        </w:r>
        <w:r w:rsidR="0022122A" w:rsidDel="003C0956">
          <w:rPr>
            <w:bCs/>
            <w:lang w:val="en-US"/>
          </w:rPr>
          <w:delText xml:space="preserve">. </w:delText>
        </w:r>
      </w:del>
      <w:del w:id="1760" w:author="William Lamb" w:date="2017-10-09T15:55:00Z">
        <w:r w:rsidR="00032DC8" w:rsidDel="002E2B5D">
          <w:rPr>
            <w:bCs/>
            <w:lang w:val="en-US"/>
          </w:rPr>
          <w:delText xml:space="preserve">This essentially means that </w:delText>
        </w:r>
      </w:del>
      <w:del w:id="1761" w:author="William Lamb" w:date="2017-10-25T21:48:00Z">
        <w:r w:rsidR="00032DC8" w:rsidDel="00301748">
          <w:rPr>
            <w:bCs/>
            <w:lang w:val="en-US"/>
          </w:rPr>
          <w:delText xml:space="preserve">the topic of urban climate change policies is just emerging, which is not surprising as there are still very few comparable </w:delText>
        </w:r>
        <w:r w:rsidR="00AD62DC" w:rsidDel="00301748">
          <w:rPr>
            <w:bCs/>
            <w:lang w:val="en-US"/>
          </w:rPr>
          <w:delText xml:space="preserve">emissions </w:delText>
        </w:r>
        <w:r w:rsidR="00032DC8" w:rsidDel="00301748">
          <w:rPr>
            <w:bCs/>
            <w:lang w:val="en-US"/>
          </w:rPr>
          <w:delText>data available at the city scale</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[8,11]</w:delText>
        </w:r>
        <w:r w:rsidR="00E021B6" w:rsidDel="00301748">
          <w:rPr>
            <w:bCs/>
            <w:lang w:val="en-US"/>
          </w:rPr>
          <w:fldChar w:fldCharType="end"/>
        </w:r>
        <w:r w:rsidR="00AD62DC" w:rsidRPr="00AD62DC" w:rsidDel="00301748">
          <w:rPr>
            <w:bCs/>
            <w:lang w:val="en-US"/>
          </w:rPr>
          <w:delText xml:space="preserve"> – particularly as large N samples</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[16,20,51–53]</w:delText>
        </w:r>
        <w:r w:rsidR="00E021B6" w:rsidDel="00301748">
          <w:rPr>
            <w:bCs/>
            <w:lang w:val="en-US"/>
          </w:rPr>
          <w:fldChar w:fldCharType="end"/>
        </w:r>
      </w:del>
      <w:del w:id="1762" w:author="William Lamb" w:date="2017-10-09T15:53:00Z">
        <w:r w:rsidR="00AD62DC" w:rsidRPr="00AD62DC" w:rsidDel="002E2B5D">
          <w:rPr>
            <w:bCs/>
            <w:lang w:val="en-US"/>
          </w:rPr>
          <w:delText xml:space="preserve"> </w:delText>
        </w:r>
        <w:r w:rsidR="00AD62DC" w:rsidDel="002E2B5D">
          <w:rPr>
            <w:bCs/>
            <w:lang w:val="en-US"/>
          </w:rPr>
          <w:delText>(REFs)</w:delText>
        </w:r>
      </w:del>
      <w:del w:id="1763" w:author="William Lamb" w:date="2017-10-25T21:48:00Z">
        <w:r w:rsidR="00AD62DC" w:rsidDel="00301748">
          <w:rPr>
            <w:bCs/>
            <w:lang w:val="en-US"/>
          </w:rPr>
          <w:delText>.</w:delText>
        </w:r>
      </w:del>
      <w:del w:id="1764" w:author="William Lamb" w:date="2017-10-09T15:56:00Z">
        <w:r w:rsidR="00AD62DC" w:rsidDel="002E2B5D">
          <w:rPr>
            <w:bCs/>
            <w:lang w:val="en-US"/>
          </w:rPr>
          <w:delText xml:space="preserve"> This further</w:delText>
        </w:r>
        <w:r w:rsidR="0022122A" w:rsidDel="002E2B5D">
          <w:rPr>
            <w:bCs/>
            <w:lang w:val="en-US"/>
          </w:rPr>
          <w:delText xml:space="preserve"> highlights the importance of a systematic consideration of wider literature</w:delText>
        </w:r>
        <w:r w:rsidR="00472B32" w:rsidDel="002E2B5D">
          <w:rPr>
            <w:bCs/>
            <w:lang w:val="en-US"/>
          </w:rPr>
          <w:delText>s</w:delText>
        </w:r>
        <w:r w:rsidR="0022122A" w:rsidDel="002E2B5D">
          <w:rPr>
            <w:bCs/>
            <w:lang w:val="en-US"/>
          </w:rPr>
          <w:delText xml:space="preserve"> </w:delText>
        </w:r>
        <w:r w:rsidR="00495B88" w:rsidDel="002E2B5D">
          <w:rPr>
            <w:bCs/>
            <w:lang w:val="en-US"/>
          </w:rPr>
          <w:delText>that ha</w:delText>
        </w:r>
        <w:r w:rsidR="00472B32" w:rsidDel="002E2B5D">
          <w:rPr>
            <w:bCs/>
            <w:lang w:val="en-US"/>
          </w:rPr>
          <w:delText>ve</w:delText>
        </w:r>
        <w:r w:rsidR="00495B88" w:rsidDel="002E2B5D">
          <w:rPr>
            <w:bCs/>
            <w:lang w:val="en-US"/>
          </w:rPr>
          <w:delText xml:space="preserve"> been largely overlooked so far</w:delText>
        </w:r>
        <w:r w:rsidR="00472B32" w:rsidDel="002E2B5D">
          <w:rPr>
            <w:bCs/>
            <w:lang w:val="en-US"/>
          </w:rPr>
          <w:delText xml:space="preserve">, despite their relevance for </w:delText>
        </w:r>
        <w:r w:rsidR="0022122A" w:rsidDel="002E2B5D">
          <w:rPr>
            <w:bCs/>
            <w:lang w:val="en-US"/>
          </w:rPr>
          <w:delText xml:space="preserve">as urban </w:delText>
        </w:r>
        <w:r w:rsidR="00472B32" w:rsidDel="002E2B5D">
          <w:rPr>
            <w:bCs/>
            <w:lang w:val="en-US"/>
          </w:rPr>
          <w:delText xml:space="preserve">mitigation </w:delText>
        </w:r>
        <w:r w:rsidR="0022122A" w:rsidDel="002E2B5D">
          <w:rPr>
            <w:bCs/>
            <w:lang w:val="en-US"/>
          </w:rPr>
          <w:delText>options.</w:delText>
        </w:r>
        <w:r w:rsidR="00FF290E" w:rsidDel="002E2B5D">
          <w:rPr>
            <w:bCs/>
            <w:lang w:val="en-US"/>
          </w:rPr>
          <w:delText xml:space="preserve"> </w:delText>
        </w:r>
      </w:del>
    </w:p>
    <w:p w14:paraId="192A575F" w14:textId="40CDE9B5" w:rsidR="00E53D4A" w:rsidDel="00886F1E" w:rsidRDefault="00495B88">
      <w:pPr>
        <w:rPr>
          <w:del w:id="1765" w:author="William Lamb" w:date="2017-11-02T14:08:00Z"/>
          <w:bCs/>
          <w:lang w:val="en-US"/>
        </w:rPr>
      </w:pPr>
      <w:del w:id="1766" w:author="William Lamb" w:date="2017-11-02T14:08:00Z">
        <w:r w:rsidDel="00886F1E">
          <w:rPr>
            <w:bCs/>
            <w:lang w:val="en-US"/>
          </w:rPr>
          <w:delText>We show that some topics have been better captured than others in AR5. While there might be very good reasons f</w:delText>
        </w:r>
        <w:r w:rsidR="006F0679" w:rsidDel="00886F1E">
          <w:rPr>
            <w:bCs/>
            <w:lang w:val="en-US"/>
          </w:rPr>
          <w:delText xml:space="preserve">or those choices, we argue that systematic mappings of the literature landscape could help </w:delText>
        </w:r>
      </w:del>
      <w:del w:id="1767" w:author="William Lamb" w:date="2017-10-09T14:01:00Z">
        <w:r w:rsidR="006F0679" w:rsidDel="000E5FEC">
          <w:rPr>
            <w:bCs/>
            <w:lang w:val="en-US"/>
          </w:rPr>
          <w:delText xml:space="preserve">making </w:delText>
        </w:r>
      </w:del>
      <w:del w:id="1768" w:author="William Lamb" w:date="2017-11-02T14:08:00Z">
        <w:r w:rsidR="006F0679" w:rsidDel="00886F1E">
          <w:rPr>
            <w:bCs/>
            <w:lang w:val="en-US"/>
          </w:rPr>
          <w:delText xml:space="preserve">assessment choices transparent and at the same time ensure that none of the major topics are neglected. We further note the availability of multiple </w:delText>
        </w:r>
        <w:r w:rsidR="00681BF2" w:rsidDel="00886F1E">
          <w:rPr>
            <w:bCs/>
            <w:lang w:val="en-US"/>
          </w:rPr>
          <w:delText xml:space="preserve">reviews </w:delText>
        </w:r>
        <w:r w:rsidR="006F0679" w:rsidDel="00886F1E">
          <w:rPr>
            <w:bCs/>
            <w:lang w:val="en-US"/>
          </w:rPr>
          <w:delText xml:space="preserve">– </w:delText>
        </w:r>
        <w:r w:rsidR="000C5E34" w:rsidDel="00886F1E">
          <w:rPr>
            <w:bCs/>
            <w:lang w:val="en-US"/>
          </w:rPr>
          <w:delText xml:space="preserve">a total of 372 in our literature </w:delText>
        </w:r>
        <w:r w:rsidR="003B53A8" w:rsidDel="00886F1E">
          <w:rPr>
            <w:bCs/>
            <w:lang w:val="en-US"/>
          </w:rPr>
          <w:delText>corpus</w:delText>
        </w:r>
        <w:r w:rsidR="006F0679" w:rsidDel="00886F1E">
          <w:rPr>
            <w:bCs/>
            <w:lang w:val="en-US"/>
          </w:rPr>
          <w:delText xml:space="preserve"> –</w:delText>
        </w:r>
        <w:r w:rsidR="000C5E34" w:rsidDel="00886F1E">
          <w:rPr>
            <w:bCs/>
            <w:lang w:val="en-US"/>
          </w:rPr>
          <w:delText xml:space="preserve"> that can be easily identified</w:delText>
        </w:r>
        <w:r w:rsidR="00681BF2" w:rsidDel="00886F1E">
          <w:rPr>
            <w:bCs/>
            <w:lang w:val="en-US"/>
          </w:rPr>
          <w:delText xml:space="preserve">. </w:delText>
        </w:r>
        <w:r w:rsidR="006F0679" w:rsidDel="00886F1E">
          <w:rPr>
            <w:bCs/>
            <w:lang w:val="en-US"/>
          </w:rPr>
          <w:delText xml:space="preserve">In times when </w:delText>
        </w:r>
      </w:del>
      <w:del w:id="1769" w:author="William Lamb" w:date="2017-10-09T14:01:00Z">
        <w:r w:rsidR="006F0679" w:rsidDel="000E5FEC">
          <w:rPr>
            <w:bCs/>
            <w:lang w:val="en-US"/>
          </w:rPr>
          <w:delText xml:space="preserve">the </w:delText>
        </w:r>
      </w:del>
      <w:del w:id="1770" w:author="William Lamb" w:date="2017-11-02T14:08:00Z">
        <w:r w:rsidR="006F0679" w:rsidDel="00886F1E">
          <w:rPr>
            <w:bCs/>
            <w:lang w:val="en-US"/>
          </w:rPr>
          <w:delText xml:space="preserve">primary studies can no longer be comprehensively assessed within the IPCC, it seems absolute key for the organization to explicitly prioritize the systematic assessment of </w:delText>
        </w:r>
        <w:r w:rsidR="00FF290E" w:rsidDel="00886F1E">
          <w:rPr>
            <w:bCs/>
            <w:lang w:val="en-US"/>
          </w:rPr>
          <w:delText xml:space="preserve">these where </w:delText>
        </w:r>
        <w:r w:rsidR="006F0679" w:rsidDel="00886F1E">
          <w:rPr>
            <w:bCs/>
            <w:lang w:val="en-US"/>
          </w:rPr>
          <w:delText>available. We provide the</w:delText>
        </w:r>
        <w:r w:rsidR="00FF290E" w:rsidDel="00886F1E">
          <w:rPr>
            <w:bCs/>
            <w:lang w:val="en-US"/>
          </w:rPr>
          <w:delText>se</w:delText>
        </w:r>
        <w:r w:rsidR="006F0679" w:rsidDel="00886F1E">
          <w:rPr>
            <w:bCs/>
            <w:lang w:val="en-US"/>
          </w:rPr>
          <w:delText xml:space="preserve"> reviews by topic</w:delText>
        </w:r>
        <w:r w:rsidR="00FF290E" w:rsidDel="00886F1E">
          <w:rPr>
            <w:bCs/>
            <w:lang w:val="en-US"/>
          </w:rPr>
          <w:delText>, as well as the full document list,</w:delText>
        </w:r>
        <w:r w:rsidR="006F0679" w:rsidDel="00886F1E">
          <w:rPr>
            <w:bCs/>
            <w:lang w:val="en-US"/>
          </w:rPr>
          <w:delText xml:space="preserve"> as a resource in the supplementary material.</w:delText>
        </w:r>
      </w:del>
    </w:p>
    <w:p w14:paraId="5CF9C92F" w14:textId="0E49DE16" w:rsidR="00CC24AE" w:rsidRDefault="00CC24AE">
      <w:pPr>
        <w:rPr>
          <w:bCs/>
          <w:lang w:val="en-US"/>
        </w:rPr>
      </w:pPr>
      <w:del w:id="1771" w:author="William Lamb" w:date="2017-11-02T16:22:00Z">
        <w:r w:rsidDel="00540331">
          <w:rPr>
            <w:bCs/>
            <w:lang w:val="en-US"/>
          </w:rPr>
          <w:delText>Although there is yet to emerge a literature specific to cities and the 1.5°C target, this goal requires, fundamentally, a broadening of the policy space to harness all available mitigation options</w:delText>
        </w:r>
        <w:r w:rsidR="00AD62DC" w:rsidDel="00540331">
          <w:rPr>
            <w:bCs/>
            <w:lang w:val="en-US"/>
          </w:rPr>
          <w:delText xml:space="preserve"> across governance scales</w:delText>
        </w:r>
        <w:r w:rsidDel="00540331">
          <w:rPr>
            <w:bCs/>
            <w:lang w:val="en-US"/>
          </w:rPr>
          <w:delText>. The challenge of the IPCC Special Report is therefore to examine a much wider array of literature than otherwise might be considered</w:delText>
        </w:r>
      </w:del>
      <w:del w:id="1772" w:author="William Lamb" w:date="2017-10-09T16:03:00Z">
        <w:r w:rsidDel="00C34031">
          <w:rPr>
            <w:bCs/>
            <w:lang w:val="en-US"/>
          </w:rPr>
          <w:delText xml:space="preserve"> – a burdensome task for the authors</w:delText>
        </w:r>
      </w:del>
      <w:del w:id="1773" w:author="William Lamb" w:date="2017-10-09T15:58:00Z">
        <w:r w:rsidDel="002E2B5D">
          <w:rPr>
            <w:bCs/>
            <w:lang w:val="en-US"/>
          </w:rPr>
          <w:delText xml:space="preserve">, even in the absence of an exponential growth in the literature </w:delText>
        </w:r>
      </w:del>
      <w:del w:id="1774" w:author="William Lamb" w:date="2017-10-09T16:03:00Z">
        <w:r w:rsidDel="00C34031">
          <w:rPr>
            <w:bCs/>
            <w:lang w:val="en-US"/>
          </w:rPr>
          <w:delText>base</w:delText>
        </w:r>
      </w:del>
      <w:del w:id="1775" w:author="William Lamb" w:date="2017-11-02T16:22:00Z">
        <w:r w:rsidDel="00540331">
          <w:rPr>
            <w:bCs/>
            <w:lang w:val="en-US"/>
          </w:rPr>
          <w:delText xml:space="preserve">. </w:delText>
        </w:r>
      </w:del>
      <w:del w:id="1776" w:author="William Lamb" w:date="2017-10-09T16:03:00Z">
        <w:r w:rsidR="0071476E" w:rsidDel="00C34031">
          <w:rPr>
            <w:bCs/>
            <w:lang w:val="en-US"/>
          </w:rPr>
          <w:delText xml:space="preserve">Nonetheless, </w:delText>
        </w:r>
      </w:del>
      <w:del w:id="1777" w:author="William Lamb" w:date="2017-10-09T16:05:00Z">
        <w:r w:rsidR="0071476E" w:rsidDel="00C34031">
          <w:rPr>
            <w:bCs/>
            <w:lang w:val="en-US"/>
          </w:rPr>
          <w:delText xml:space="preserve">a </w:delText>
        </w:r>
      </w:del>
      <w:del w:id="1778" w:author="William Lamb" w:date="2017-10-09T16:04:00Z">
        <w:r w:rsidR="0071476E" w:rsidDel="00C34031">
          <w:rPr>
            <w:bCs/>
            <w:lang w:val="en-US"/>
          </w:rPr>
          <w:delText xml:space="preserve">range of measures do exist </w:delText>
        </w:r>
      </w:del>
      <w:del w:id="1779" w:author="William Lamb" w:date="2017-11-02T16:22:00Z">
        <w:r w:rsidR="0071476E" w:rsidDel="00540331">
          <w:rPr>
            <w:bCs/>
            <w:lang w:val="en-US"/>
          </w:rPr>
          <w:delText xml:space="preserve">in </w:delText>
        </w:r>
      </w:del>
      <w:del w:id="1780" w:author="William Lamb" w:date="2017-10-09T16:05:00Z">
        <w:r w:rsidR="0071476E" w:rsidDel="00C34031">
          <w:rPr>
            <w:bCs/>
            <w:lang w:val="en-US"/>
          </w:rPr>
          <w:delText xml:space="preserve">the </w:delText>
        </w:r>
      </w:del>
      <w:del w:id="1781" w:author="William Lamb" w:date="2017-11-02T16:22:00Z">
        <w:r w:rsidR="0071476E" w:rsidDel="00540331">
          <w:rPr>
            <w:bCs/>
            <w:lang w:val="en-US"/>
          </w:rPr>
          <w:delText>building</w:delText>
        </w:r>
      </w:del>
      <w:del w:id="1782" w:author="William Lamb" w:date="2017-10-09T16:05:00Z">
        <w:r w:rsidR="0071476E" w:rsidDel="00C34031">
          <w:rPr>
            <w:bCs/>
            <w:lang w:val="en-US"/>
          </w:rPr>
          <w:delText>s</w:delText>
        </w:r>
      </w:del>
      <w:del w:id="1783" w:author="William Lamb" w:date="2017-11-02T16:22:00Z">
        <w:r w:rsidR="0071476E" w:rsidDel="00540331">
          <w:rPr>
            <w:bCs/>
            <w:lang w:val="en-US"/>
          </w:rPr>
          <w:delText>, transportation</w:delText>
        </w:r>
      </w:del>
      <w:del w:id="1784" w:author="William Lamb" w:date="2017-10-09T16:05:00Z">
        <w:r w:rsidR="0071476E" w:rsidDel="00C34031">
          <w:rPr>
            <w:bCs/>
            <w:lang w:val="en-US"/>
          </w:rPr>
          <w:delText xml:space="preserve">, urban form, and </w:delText>
        </w:r>
      </w:del>
      <w:del w:id="1785" w:author="William Lamb" w:date="2017-11-02T16:22:00Z">
        <w:r w:rsidR="0071476E" w:rsidDel="00540331">
          <w:rPr>
            <w:bCs/>
            <w:lang w:val="en-US"/>
          </w:rPr>
          <w:delText>waste sectors,</w:delText>
        </w:r>
      </w:del>
      <w:del w:id="1786" w:author="William Lamb" w:date="2017-10-09T16:07:00Z">
        <w:r w:rsidR="0071476E" w:rsidDel="00C34031">
          <w:rPr>
            <w:bCs/>
            <w:lang w:val="en-US"/>
          </w:rPr>
          <w:delText xml:space="preserve"> each with large supporting literatures that have been partially overlooked so far</w:delText>
        </w:r>
      </w:del>
      <w:del w:id="1787" w:author="William Lamb" w:date="2017-11-02T16:22:00Z">
        <w:r w:rsidR="0071476E" w:rsidDel="00540331">
          <w:rPr>
            <w:bCs/>
            <w:lang w:val="en-US"/>
          </w:rPr>
          <w:delText>. Only a systematic and transparent approach will uncover their potential and pave the way for meaningful entry points into deep and lasting urban climate change mitigation.</w:delText>
        </w:r>
      </w:del>
      <w:del w:id="1788" w:author="William Lamb" w:date="2017-11-02T17:15:00Z">
        <w:r w:rsidR="0071476E" w:rsidDel="00B171F5">
          <w:rPr>
            <w:bCs/>
            <w:lang w:val="en-US"/>
          </w:rPr>
          <w:delText xml:space="preserve"> </w:delText>
        </w:r>
      </w:del>
    </w:p>
    <w:p w14:paraId="389CE00D" w14:textId="77777777" w:rsidR="00E021B6" w:rsidRDefault="00E021B6">
      <w:pPr>
        <w:rPr>
          <w:lang w:val="en-US"/>
        </w:rPr>
      </w:pPr>
      <w:r>
        <w:rPr>
          <w:lang w:val="en-US"/>
        </w:rPr>
        <w:br w:type="page"/>
      </w:r>
    </w:p>
    <w:p w14:paraId="4D77D773"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Pr="00C25E07">
        <w:rPr>
          <w:rFonts w:ascii="Calibri" w:hAnsi="Calibri" w:cs="Calibri"/>
          <w:noProof/>
          <w:szCs w:val="24"/>
          <w:lang w:val="en-GB"/>
        </w:rPr>
        <w:t xml:space="preserve">1. </w:t>
      </w:r>
      <w:r w:rsidRPr="00C25E07">
        <w:rPr>
          <w:rFonts w:ascii="Calibri" w:hAnsi="Calibri" w:cs="Calibri"/>
          <w:noProof/>
          <w:szCs w:val="24"/>
          <w:lang w:val="en-GB"/>
        </w:rPr>
        <w:tab/>
        <w:t xml:space="preserve">Rogelj J, Popp A, Calvin K V., Luderer G, Emmerling J, Gernaat D, Fujimori S, Strefler J, Hasegawa T, Marangoni G, et al.: </w:t>
      </w:r>
      <w:r w:rsidRPr="00C25E07">
        <w:rPr>
          <w:rFonts w:ascii="Calibri" w:hAnsi="Calibri" w:cs="Calibri"/>
          <w:b/>
          <w:bCs/>
          <w:noProof/>
          <w:szCs w:val="24"/>
          <w:lang w:val="en-GB"/>
        </w:rPr>
        <w:t>Transition pathways towards limiting climate change below 1.5°C.</w:t>
      </w:r>
      <w:r w:rsidRPr="00C25E07">
        <w:rPr>
          <w:rFonts w:ascii="Calibri" w:hAnsi="Calibri" w:cs="Calibri"/>
          <w:noProof/>
          <w:szCs w:val="24"/>
          <w:lang w:val="en-GB"/>
        </w:rPr>
        <w:t xml:space="preserve"> </w:t>
      </w:r>
      <w:r w:rsidRPr="00C25E07">
        <w:rPr>
          <w:rFonts w:ascii="Calibri" w:hAnsi="Calibri" w:cs="Calibri"/>
          <w:i/>
          <w:iCs/>
          <w:noProof/>
          <w:szCs w:val="24"/>
          <w:lang w:val="en-GB"/>
        </w:rPr>
        <w:t>Nat. Clim. Chang.</w:t>
      </w:r>
      <w:r w:rsidRPr="00C25E07">
        <w:rPr>
          <w:rFonts w:ascii="Calibri" w:hAnsi="Calibri" w:cs="Calibri"/>
          <w:noProof/>
          <w:szCs w:val="24"/>
          <w:lang w:val="en-GB"/>
        </w:rPr>
        <w:t xml:space="preserve"> [forthcoming].</w:t>
      </w:r>
    </w:p>
    <w:p w14:paraId="099125FB"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 </w:t>
      </w:r>
      <w:r w:rsidRPr="00C25E07">
        <w:rPr>
          <w:rFonts w:ascii="Calibri" w:hAnsi="Calibri" w:cs="Calibri"/>
          <w:noProof/>
          <w:szCs w:val="24"/>
          <w:lang w:val="en-GB"/>
        </w:rPr>
        <w:tab/>
        <w:t xml:space="preserve">Clarke L, Jiang K, Akimoto K, Babiker M, Blanford G, Fisher-Vanden K, Hourcade JC, Krey V, Kriegler E, Loschel A, et al.: </w:t>
      </w:r>
      <w:r w:rsidRPr="00C25E07">
        <w:rPr>
          <w:rFonts w:ascii="Calibri" w:hAnsi="Calibri" w:cs="Calibri"/>
          <w:b/>
          <w:bCs/>
          <w:noProof/>
          <w:szCs w:val="24"/>
          <w:lang w:val="en-GB"/>
        </w:rPr>
        <w:t>Assessing transformation pathways [Internet]</w:t>
      </w:r>
      <w:r w:rsidRPr="00C25E07">
        <w:rPr>
          <w:rFonts w:ascii="Calibri" w:hAnsi="Calibri" w:cs="Calibri"/>
          <w:noProof/>
          <w:szCs w:val="24"/>
          <w:lang w:val="en-GB"/>
        </w:rPr>
        <w:t xml:space="preserve">. In </w:t>
      </w:r>
      <w:r w:rsidRPr="00C25E07">
        <w:rPr>
          <w:rFonts w:ascii="Calibri" w:hAnsi="Calibri" w:cs="Calibri"/>
          <w:i/>
          <w:iCs/>
          <w:noProof/>
          <w:szCs w:val="24"/>
          <w:lang w:val="en-GB"/>
        </w:rPr>
        <w:t>Climate Change 2014: Mitigation of Climate Change. Contribution of Working Group III to the Fifth Assessment Report of the Intergovernmental Panel on Climate Change</w:t>
      </w:r>
      <w:r w:rsidRPr="00C25E07">
        <w:rPr>
          <w:rFonts w:ascii="Calibri" w:hAnsi="Calibri" w:cs="Calibri"/>
          <w:noProof/>
          <w:szCs w:val="24"/>
          <w:lang w:val="en-GB"/>
        </w:rPr>
        <w:t>. Edited by Edenhofer O, Pichs-Madruga R, Sokona Y, Farahani E, Kadner S, Seyboth A, Adler A, Baum I, Brunner S, Eickemeier P, et al. Cambridge University Press; 2014.</w:t>
      </w:r>
    </w:p>
    <w:p w14:paraId="206AC170"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 </w:t>
      </w:r>
      <w:r w:rsidRPr="00C25E07">
        <w:rPr>
          <w:rFonts w:ascii="Calibri" w:hAnsi="Calibri" w:cs="Calibri"/>
          <w:noProof/>
          <w:szCs w:val="24"/>
          <w:lang w:val="en-GB"/>
        </w:rPr>
        <w:tab/>
      </w:r>
      <w:r w:rsidRPr="00285454">
        <w:rPr>
          <w:rFonts w:ascii="Calibri" w:hAnsi="Calibri" w:cs="Calibri"/>
          <w:noProof/>
          <w:szCs w:val="24"/>
          <w:lang w:val="en-GB"/>
        </w:rPr>
        <w:t xml:space="preserve">Creutzig F, Agoston P, Minx JC, Canadell JG, Andrew RM, Quéré C Le, Peters GP, Sharifi A, Yamagata Y, Dhakal S: </w:t>
      </w:r>
      <w:r w:rsidRPr="00285454">
        <w:rPr>
          <w:rFonts w:ascii="Calibri" w:hAnsi="Calibri" w:cs="Calibri"/>
          <w:b/>
          <w:bCs/>
          <w:noProof/>
          <w:szCs w:val="24"/>
          <w:lang w:val="en-GB"/>
        </w:rPr>
        <w:t>Urban infrastructure choices structure climate solutions</w:t>
      </w:r>
      <w:r w:rsidRPr="00285454">
        <w:rPr>
          <w:rFonts w:ascii="Calibri" w:hAnsi="Calibri" w:cs="Calibri"/>
          <w:noProof/>
          <w:szCs w:val="24"/>
          <w:lang w:val="en-GB"/>
        </w:rPr>
        <w:t xml:space="preserve">. </w:t>
      </w:r>
      <w:r w:rsidRPr="00C25E07">
        <w:rPr>
          <w:rFonts w:ascii="Calibri" w:hAnsi="Calibri" w:cs="Calibri"/>
          <w:i/>
          <w:iCs/>
          <w:noProof/>
          <w:szCs w:val="24"/>
          <w:lang w:val="en-GB"/>
        </w:rPr>
        <w:t>Nat. Clim. Chang.</w:t>
      </w:r>
      <w:r w:rsidRPr="00C25E07">
        <w:rPr>
          <w:rFonts w:ascii="Calibri" w:hAnsi="Calibri" w:cs="Calibri"/>
          <w:noProof/>
          <w:szCs w:val="24"/>
          <w:lang w:val="en-GB"/>
        </w:rPr>
        <w:t xml:space="preserve"> 2016, </w:t>
      </w:r>
      <w:r w:rsidRPr="00C25E07">
        <w:rPr>
          <w:rFonts w:ascii="Calibri" w:hAnsi="Calibri" w:cs="Calibri"/>
          <w:b/>
          <w:bCs/>
          <w:noProof/>
          <w:szCs w:val="24"/>
          <w:lang w:val="en-GB"/>
        </w:rPr>
        <w:t>6</w:t>
      </w:r>
      <w:r w:rsidRPr="00C25E07">
        <w:rPr>
          <w:rFonts w:ascii="Calibri" w:hAnsi="Calibri" w:cs="Calibri"/>
          <w:noProof/>
          <w:szCs w:val="24"/>
          <w:lang w:val="en-GB"/>
        </w:rPr>
        <w:t>:1054.</w:t>
      </w:r>
    </w:p>
    <w:p w14:paraId="3A8BA274"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 </w:t>
      </w:r>
      <w:r w:rsidRPr="00C25E07">
        <w:rPr>
          <w:rFonts w:ascii="Calibri" w:hAnsi="Calibri" w:cs="Calibri"/>
          <w:noProof/>
          <w:szCs w:val="24"/>
          <w:lang w:val="en-GB"/>
        </w:rPr>
        <w:tab/>
        <w:t xml:space="preserve">Müller DB, Liu G, Løvik AN, Modaresi R, Pauliuk S, Steinhoff FS, Brattebø H: </w:t>
      </w:r>
      <w:r w:rsidRPr="00C25E07">
        <w:rPr>
          <w:rFonts w:ascii="Calibri" w:hAnsi="Calibri" w:cs="Calibri"/>
          <w:b/>
          <w:bCs/>
          <w:noProof/>
          <w:szCs w:val="24"/>
          <w:lang w:val="en-GB"/>
        </w:rPr>
        <w:t>Carbon Emissions of Infrastructure Development</w:t>
      </w:r>
      <w:r w:rsidRPr="00C25E07">
        <w:rPr>
          <w:rFonts w:ascii="Calibri" w:hAnsi="Calibri" w:cs="Calibri"/>
          <w:noProof/>
          <w:szCs w:val="24"/>
          <w:lang w:val="en-GB"/>
        </w:rPr>
        <w:t xml:space="preserve">. </w:t>
      </w:r>
      <w:r w:rsidRPr="00C25E07">
        <w:rPr>
          <w:rFonts w:ascii="Calibri" w:hAnsi="Calibri" w:cs="Calibri"/>
          <w:i/>
          <w:iCs/>
          <w:noProof/>
          <w:szCs w:val="24"/>
          <w:lang w:val="en-GB"/>
        </w:rPr>
        <w:t>Environ. Sci. Technol.</w:t>
      </w:r>
      <w:r w:rsidRPr="00C25E07">
        <w:rPr>
          <w:rFonts w:ascii="Calibri" w:hAnsi="Calibri" w:cs="Calibri"/>
          <w:noProof/>
          <w:szCs w:val="24"/>
          <w:lang w:val="en-GB"/>
        </w:rPr>
        <w:t xml:space="preserve"> 2013, doi:10.1021/es402618m.</w:t>
      </w:r>
    </w:p>
    <w:p w14:paraId="19E421E5"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5. </w:t>
      </w:r>
      <w:r w:rsidRPr="00C25E07">
        <w:rPr>
          <w:rFonts w:ascii="Calibri" w:hAnsi="Calibri" w:cs="Calibri"/>
          <w:noProof/>
          <w:szCs w:val="24"/>
          <w:lang w:val="en-GB"/>
        </w:rPr>
        <w:tab/>
        <w:t xml:space="preserve">Erickson P, Tempest K: </w:t>
      </w:r>
      <w:r w:rsidRPr="00C25E07">
        <w:rPr>
          <w:rFonts w:ascii="Calibri" w:hAnsi="Calibri" w:cs="Calibri"/>
          <w:i/>
          <w:iCs/>
          <w:noProof/>
          <w:szCs w:val="24"/>
          <w:lang w:val="en-GB"/>
        </w:rPr>
        <w:t>Keeping cities green: Avoiding carbon lock-in due to urban development [Internet]</w:t>
      </w:r>
      <w:r w:rsidRPr="00C25E07">
        <w:rPr>
          <w:rFonts w:ascii="Calibri" w:hAnsi="Calibri" w:cs="Calibri"/>
          <w:noProof/>
          <w:szCs w:val="24"/>
          <w:lang w:val="en-GB"/>
        </w:rPr>
        <w:t>. 2015.</w:t>
      </w:r>
    </w:p>
    <w:p w14:paraId="5FF51B4A"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6. </w:t>
      </w:r>
      <w:r w:rsidRPr="00C25E07">
        <w:rPr>
          <w:rFonts w:ascii="Calibri" w:hAnsi="Calibri" w:cs="Calibri"/>
          <w:noProof/>
          <w:szCs w:val="24"/>
          <w:lang w:val="en-GB"/>
        </w:rPr>
        <w:tab/>
        <w:t xml:space="preserve">Karen C. S, Dhakal S, Bigio A, Blanco H, Delgado GC, Dewar D, Huang L, Inaba A, Kansal A, Lwasa S, et al.: </w:t>
      </w:r>
      <w:r w:rsidRPr="00C25E07">
        <w:rPr>
          <w:rFonts w:ascii="Calibri" w:hAnsi="Calibri" w:cs="Calibri"/>
          <w:b/>
          <w:bCs/>
          <w:noProof/>
          <w:szCs w:val="24"/>
          <w:lang w:val="en-GB"/>
        </w:rPr>
        <w:t>Human Settlements, Infrastructure, and Spatial Planning</w:t>
      </w:r>
      <w:r w:rsidRPr="00C25E07">
        <w:rPr>
          <w:rFonts w:ascii="Calibri" w:hAnsi="Calibri" w:cs="Calibri"/>
          <w:noProof/>
          <w:szCs w:val="24"/>
          <w:lang w:val="en-GB"/>
        </w:rPr>
        <w:t xml:space="preserve">. In </w:t>
      </w:r>
      <w:r w:rsidRPr="00C25E07">
        <w:rPr>
          <w:rFonts w:ascii="Calibri" w:hAnsi="Calibri" w:cs="Calibri"/>
          <w:i/>
          <w:iCs/>
          <w:noProof/>
          <w:szCs w:val="24"/>
          <w:lang w:val="en-GB"/>
        </w:rPr>
        <w:t>Climate Change 2014: Mitigation of Climate Change. Contribution of Working Group III to the Fifth Assessment Report of the Intergovernmental Panel on Climate Change</w:t>
      </w:r>
      <w:r w:rsidRPr="00C25E07">
        <w:rPr>
          <w:rFonts w:ascii="Calibri" w:hAnsi="Calibri" w:cs="Calibri"/>
          <w:noProof/>
          <w:szCs w:val="24"/>
          <w:lang w:val="en-GB"/>
        </w:rPr>
        <w:t>. . Cambridge University Press; 2014:923–1000.</w:t>
      </w:r>
    </w:p>
    <w:p w14:paraId="5924E290"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7. </w:t>
      </w:r>
      <w:r w:rsidRPr="00C25E07">
        <w:rPr>
          <w:rFonts w:ascii="Calibri" w:hAnsi="Calibri" w:cs="Calibri"/>
          <w:noProof/>
          <w:szCs w:val="24"/>
          <w:lang w:val="en-GB"/>
        </w:rPr>
        <w:tab/>
        <w:t xml:space="preserve">C40 Cities Climate Leadership Group: </w:t>
      </w:r>
      <w:r w:rsidRPr="00C25E07">
        <w:rPr>
          <w:rFonts w:ascii="Calibri" w:hAnsi="Calibri" w:cs="Calibri"/>
          <w:b/>
          <w:bCs/>
          <w:noProof/>
          <w:szCs w:val="24"/>
          <w:lang w:val="en-GB"/>
        </w:rPr>
        <w:t>C40 Cities [Internet]</w:t>
      </w:r>
      <w:r w:rsidRPr="00C25E07">
        <w:rPr>
          <w:rFonts w:ascii="Calibri" w:hAnsi="Calibri" w:cs="Calibri"/>
          <w:noProof/>
          <w:szCs w:val="24"/>
          <w:lang w:val="en-GB"/>
        </w:rPr>
        <w:t>. 2017.</w:t>
      </w:r>
    </w:p>
    <w:p w14:paraId="771491BD"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8. </w:t>
      </w:r>
      <w:r w:rsidRPr="00C25E07">
        <w:rPr>
          <w:rFonts w:ascii="Calibri" w:hAnsi="Calibri" w:cs="Calibri"/>
          <w:noProof/>
          <w:szCs w:val="24"/>
          <w:lang w:val="en-GB"/>
        </w:rPr>
        <w:tab/>
        <w:t xml:space="preserve">Global Covenant of Mayors: </w:t>
      </w:r>
      <w:r w:rsidRPr="00C25E07">
        <w:rPr>
          <w:rFonts w:ascii="Calibri" w:hAnsi="Calibri" w:cs="Calibri"/>
          <w:b/>
          <w:bCs/>
          <w:noProof/>
          <w:szCs w:val="24"/>
          <w:lang w:val="en-GB"/>
        </w:rPr>
        <w:t>Global Covenant of Mayors for Climate &amp; Energy [Internet]</w:t>
      </w:r>
      <w:r w:rsidRPr="00C25E07">
        <w:rPr>
          <w:rFonts w:ascii="Calibri" w:hAnsi="Calibri" w:cs="Calibri"/>
          <w:noProof/>
          <w:szCs w:val="24"/>
          <w:lang w:val="en-GB"/>
        </w:rPr>
        <w:t>. 2017.</w:t>
      </w:r>
    </w:p>
    <w:p w14:paraId="6B280149"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9. </w:t>
      </w:r>
      <w:r w:rsidRPr="00C25E07">
        <w:rPr>
          <w:rFonts w:ascii="Calibri" w:hAnsi="Calibri" w:cs="Calibri"/>
          <w:noProof/>
          <w:szCs w:val="24"/>
          <w:lang w:val="en-GB"/>
        </w:rPr>
        <w:tab/>
      </w:r>
      <w:r w:rsidRPr="00285454">
        <w:rPr>
          <w:rFonts w:ascii="Calibri" w:hAnsi="Calibri" w:cs="Calibri"/>
          <w:noProof/>
          <w:szCs w:val="24"/>
          <w:lang w:val="en-GB"/>
        </w:rPr>
        <w:t xml:space="preserve">UNEP: </w:t>
      </w:r>
      <w:r w:rsidRPr="00285454">
        <w:rPr>
          <w:rFonts w:ascii="Calibri" w:hAnsi="Calibri" w:cs="Calibri"/>
          <w:i/>
          <w:iCs/>
          <w:noProof/>
          <w:szCs w:val="24"/>
          <w:lang w:val="en-GB"/>
        </w:rPr>
        <w:t>The Emissions Gap Report 2017</w:t>
      </w:r>
      <w:r w:rsidRPr="00285454">
        <w:rPr>
          <w:rFonts w:ascii="Calibri" w:hAnsi="Calibri" w:cs="Calibri"/>
          <w:noProof/>
          <w:szCs w:val="24"/>
          <w:lang w:val="en-GB"/>
        </w:rPr>
        <w:t xml:space="preserve">. </w:t>
      </w:r>
      <w:r w:rsidRPr="00C25E07">
        <w:rPr>
          <w:rFonts w:ascii="Calibri" w:hAnsi="Calibri" w:cs="Calibri"/>
          <w:noProof/>
          <w:szCs w:val="24"/>
          <w:lang w:val="en-GB"/>
        </w:rPr>
        <w:t>United Nations Environment Program (UNEP); 2017.</w:t>
      </w:r>
    </w:p>
    <w:p w14:paraId="78C630A6"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10. </w:t>
      </w:r>
      <w:r w:rsidRPr="00C25E07">
        <w:rPr>
          <w:rFonts w:ascii="Calibri" w:hAnsi="Calibri" w:cs="Calibri"/>
          <w:noProof/>
          <w:szCs w:val="24"/>
          <w:lang w:val="en-GB"/>
        </w:rPr>
        <w:tab/>
        <w:t xml:space="preserve">Rogelj J, den Elzen M, Höhne N, Fransen T, Fekete H, Winkler H, Schaeffer R, Sha F, Riahi K, Meinshausen M: </w:t>
      </w:r>
      <w:r w:rsidRPr="00C25E07">
        <w:rPr>
          <w:rFonts w:ascii="Calibri" w:hAnsi="Calibri" w:cs="Calibri"/>
          <w:b/>
          <w:bCs/>
          <w:noProof/>
          <w:szCs w:val="24"/>
          <w:lang w:val="en-GB"/>
        </w:rPr>
        <w:t>Paris Agreement climate proposals need a boost to keep warming well below 2 °C</w:t>
      </w:r>
      <w:r w:rsidRPr="00C25E07">
        <w:rPr>
          <w:rFonts w:ascii="Calibri" w:hAnsi="Calibri" w:cs="Calibri"/>
          <w:noProof/>
          <w:szCs w:val="24"/>
          <w:lang w:val="en-GB"/>
        </w:rPr>
        <w:t xml:space="preserve">. </w:t>
      </w:r>
      <w:r w:rsidRPr="00C25E07">
        <w:rPr>
          <w:rFonts w:ascii="Calibri" w:hAnsi="Calibri" w:cs="Calibri"/>
          <w:i/>
          <w:iCs/>
          <w:noProof/>
          <w:szCs w:val="24"/>
          <w:lang w:val="en-GB"/>
        </w:rPr>
        <w:t>Nature</w:t>
      </w:r>
      <w:r w:rsidRPr="00C25E07">
        <w:rPr>
          <w:rFonts w:ascii="Calibri" w:hAnsi="Calibri" w:cs="Calibri"/>
          <w:noProof/>
          <w:szCs w:val="24"/>
          <w:lang w:val="en-GB"/>
        </w:rPr>
        <w:t xml:space="preserve"> 2016, </w:t>
      </w:r>
      <w:r w:rsidRPr="00C25E07">
        <w:rPr>
          <w:rFonts w:ascii="Calibri" w:hAnsi="Calibri" w:cs="Calibri"/>
          <w:b/>
          <w:bCs/>
          <w:noProof/>
          <w:szCs w:val="24"/>
          <w:lang w:val="en-GB"/>
        </w:rPr>
        <w:t>534</w:t>
      </w:r>
      <w:r w:rsidRPr="00C25E07">
        <w:rPr>
          <w:rFonts w:ascii="Calibri" w:hAnsi="Calibri" w:cs="Calibri"/>
          <w:noProof/>
          <w:szCs w:val="24"/>
          <w:lang w:val="en-GB"/>
        </w:rPr>
        <w:t>:631–639.</w:t>
      </w:r>
    </w:p>
    <w:p w14:paraId="66453621" w14:textId="77777777" w:rsidR="007F709C" w:rsidRPr="00285454" w:rsidRDefault="007F709C" w:rsidP="007F709C">
      <w:pPr>
        <w:widowControl w:val="0"/>
        <w:autoSpaceDE w:val="0"/>
        <w:autoSpaceDN w:val="0"/>
        <w:adjustRightInd w:val="0"/>
        <w:spacing w:line="240" w:lineRule="auto"/>
        <w:ind w:left="640" w:hanging="640"/>
        <w:rPr>
          <w:rFonts w:ascii="Calibri" w:hAnsi="Calibri" w:cs="Calibri"/>
          <w:noProof/>
          <w:szCs w:val="24"/>
        </w:rPr>
      </w:pPr>
      <w:r w:rsidRPr="00C25E07">
        <w:rPr>
          <w:rFonts w:ascii="Calibri" w:hAnsi="Calibri" w:cs="Calibri"/>
          <w:noProof/>
          <w:szCs w:val="24"/>
          <w:lang w:val="en-GB"/>
        </w:rPr>
        <w:t xml:space="preserve">11. </w:t>
      </w:r>
      <w:r w:rsidRPr="00C25E07">
        <w:rPr>
          <w:rFonts w:ascii="Calibri" w:hAnsi="Calibri" w:cs="Calibri"/>
          <w:noProof/>
          <w:szCs w:val="24"/>
          <w:lang w:val="en-GB"/>
        </w:rPr>
        <w:tab/>
        <w:t xml:space="preserve">Somanthan E, Sterner T, Sugiyama T, Chimanikire D, Dubash NK, Essandoh-Yeddu J, Fifita S, Goulder L, Jaffe A, Labandeira X, et al.: </w:t>
      </w:r>
      <w:r w:rsidRPr="00C25E07">
        <w:rPr>
          <w:rFonts w:ascii="Calibri" w:hAnsi="Calibri" w:cs="Calibri"/>
          <w:b/>
          <w:bCs/>
          <w:noProof/>
          <w:szCs w:val="24"/>
          <w:lang w:val="en-GB"/>
        </w:rPr>
        <w:t>National and Sub-national Policies and Institutions</w:t>
      </w:r>
      <w:r w:rsidRPr="00C25E07">
        <w:rPr>
          <w:rFonts w:ascii="Calibri" w:hAnsi="Calibri" w:cs="Calibri"/>
          <w:noProof/>
          <w:szCs w:val="24"/>
          <w:lang w:val="en-GB"/>
        </w:rPr>
        <w:t xml:space="preserve">. In </w:t>
      </w:r>
      <w:r w:rsidRPr="00C25E07">
        <w:rPr>
          <w:rFonts w:ascii="Calibri" w:hAnsi="Calibri" w:cs="Calibri"/>
          <w:i/>
          <w:iCs/>
          <w:noProof/>
          <w:szCs w:val="24"/>
          <w:lang w:val="en-GB"/>
        </w:rPr>
        <w:t>Climate Change 2014: Mitigation of Climate Change. Contribution of Working Group III to the Fifth Assessment Report of the Intergovernmental Panel on Climate Change</w:t>
      </w:r>
      <w:r w:rsidRPr="00C25E07">
        <w:rPr>
          <w:rFonts w:ascii="Calibri" w:hAnsi="Calibri" w:cs="Calibri"/>
          <w:noProof/>
          <w:szCs w:val="24"/>
          <w:lang w:val="en-GB"/>
        </w:rPr>
        <w:t xml:space="preserve">. Edited by Edenhofer O, Pichs-Madruga R, Sokona Y, Farahani E, Kadner S, Seyboth K, Adler A, Baum I, Brunner S, Eickemeier P, et al. </w:t>
      </w:r>
      <w:r w:rsidRPr="00285454">
        <w:rPr>
          <w:rFonts w:ascii="Calibri" w:hAnsi="Calibri" w:cs="Calibri"/>
          <w:noProof/>
          <w:szCs w:val="24"/>
        </w:rPr>
        <w:t>Cambridge University Press; 2014:1141–1206.</w:t>
      </w:r>
    </w:p>
    <w:p w14:paraId="083A8A80" w14:textId="77777777" w:rsidR="007F709C" w:rsidRPr="00285454"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285454">
        <w:rPr>
          <w:rFonts w:ascii="Calibri" w:hAnsi="Calibri" w:cs="Calibri"/>
          <w:noProof/>
          <w:szCs w:val="24"/>
        </w:rPr>
        <w:t xml:space="preserve">12. </w:t>
      </w:r>
      <w:r w:rsidRPr="00285454">
        <w:rPr>
          <w:rFonts w:ascii="Calibri" w:hAnsi="Calibri" w:cs="Calibri"/>
          <w:noProof/>
          <w:szCs w:val="24"/>
        </w:rPr>
        <w:tab/>
        <w:t xml:space="preserve">Grubler A, Bai X, Buettner T, Dhakal S, Fisk D, Ichinose T, Keristead J, Sammer G, Satterthwaite D, Schulz N, et al.: </w:t>
      </w:r>
      <w:r w:rsidRPr="00285454">
        <w:rPr>
          <w:rFonts w:ascii="Calibri" w:hAnsi="Calibri" w:cs="Calibri"/>
          <w:b/>
          <w:bCs/>
          <w:noProof/>
          <w:szCs w:val="24"/>
        </w:rPr>
        <w:t>Urban Energy Systems</w:t>
      </w:r>
      <w:r w:rsidRPr="00285454">
        <w:rPr>
          <w:rFonts w:ascii="Calibri" w:hAnsi="Calibri" w:cs="Calibri"/>
          <w:noProof/>
          <w:szCs w:val="24"/>
        </w:rPr>
        <w:t xml:space="preserve">. </w:t>
      </w:r>
      <w:r w:rsidRPr="00285454">
        <w:rPr>
          <w:rFonts w:ascii="Calibri" w:hAnsi="Calibri" w:cs="Calibri"/>
          <w:noProof/>
          <w:szCs w:val="24"/>
          <w:lang w:val="en-GB"/>
        </w:rPr>
        <w:t xml:space="preserve">In </w:t>
      </w:r>
      <w:r w:rsidRPr="00285454">
        <w:rPr>
          <w:rFonts w:ascii="Calibri" w:hAnsi="Calibri" w:cs="Calibri"/>
          <w:i/>
          <w:iCs/>
          <w:noProof/>
          <w:szCs w:val="24"/>
          <w:lang w:val="en-GB"/>
        </w:rPr>
        <w:t>Global Energy Assessment - Toward a Sustainable Future</w:t>
      </w:r>
      <w:r w:rsidRPr="00285454">
        <w:rPr>
          <w:rFonts w:ascii="Calibri" w:hAnsi="Calibri" w:cs="Calibri"/>
          <w:noProof/>
          <w:szCs w:val="24"/>
          <w:lang w:val="en-GB"/>
        </w:rPr>
        <w:t>. International Institute for Applied Systems Analysis and Cambridge University Press; 2012:1307–1400.</w:t>
      </w:r>
      <w:r>
        <w:rPr>
          <w:rFonts w:ascii="Calibri" w:hAnsi="Calibri" w:cs="Calibri"/>
          <w:noProof/>
          <w:szCs w:val="24"/>
          <w:lang w:val="en-GB"/>
        </w:rPr>
        <w:t xml:space="preserve"> </w:t>
      </w:r>
      <w:r w:rsidRPr="000235B6">
        <w:rPr>
          <w:rFonts w:ascii="Calibri" w:hAnsi="Calibri" w:cs="Times New Roman"/>
          <w:b/>
          <w:noProof/>
          <w:szCs w:val="24"/>
          <w:lang w:val="en-GB"/>
        </w:rPr>
        <w:t>[</w:t>
      </w:r>
      <w:r w:rsidRPr="000235B6">
        <w:rPr>
          <w:rFonts w:ascii="Calibri" w:hAnsi="Calibri" w:cs="Times New Roman"/>
          <w:b/>
          <w:bCs/>
          <w:noProof/>
          <w:szCs w:val="24"/>
          <w:lang w:val="en-GB"/>
        </w:rPr>
        <w:t>*First assessment on cities that attempts to gather global data on energy use, providing the ground for further structured investigations of urban climat</w:t>
      </w:r>
      <w:r>
        <w:rPr>
          <w:rFonts w:ascii="Calibri" w:hAnsi="Calibri" w:cs="Times New Roman"/>
          <w:b/>
          <w:bCs/>
          <w:noProof/>
          <w:szCs w:val="24"/>
          <w:lang w:val="en-GB"/>
        </w:rPr>
        <w:t>e drivers on global scale (ref 37</w:t>
      </w:r>
      <w:r w:rsidRPr="000235B6">
        <w:rPr>
          <w:rFonts w:ascii="Calibri" w:hAnsi="Calibri" w:cs="Times New Roman"/>
          <w:b/>
          <w:bCs/>
          <w:noProof/>
          <w:szCs w:val="24"/>
          <w:lang w:val="en-GB"/>
        </w:rPr>
        <w:t>).]</w:t>
      </w:r>
    </w:p>
    <w:p w14:paraId="48E0034D" w14:textId="77777777" w:rsidR="007F709C" w:rsidRPr="007F709C"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7F709C">
        <w:rPr>
          <w:rFonts w:ascii="Calibri" w:hAnsi="Calibri" w:cs="Calibri"/>
          <w:noProof/>
          <w:szCs w:val="24"/>
          <w:lang w:val="en-GB"/>
        </w:rPr>
        <w:t xml:space="preserve">13. </w:t>
      </w:r>
      <w:r w:rsidRPr="007F709C">
        <w:rPr>
          <w:rFonts w:ascii="Calibri" w:hAnsi="Calibri" w:cs="Calibri"/>
          <w:noProof/>
          <w:szCs w:val="24"/>
          <w:lang w:val="en-GB"/>
        </w:rPr>
        <w:tab/>
        <w:t xml:space="preserve">Minx JC, Callaghan MW, Lamb WF, Garard J, Edenhofer O: </w:t>
      </w:r>
      <w:r w:rsidRPr="007F709C">
        <w:rPr>
          <w:rFonts w:ascii="Calibri" w:hAnsi="Calibri" w:cs="Calibri"/>
          <w:b/>
          <w:bCs/>
          <w:noProof/>
          <w:szCs w:val="24"/>
          <w:lang w:val="en-GB"/>
        </w:rPr>
        <w:t>Learning about climate change solutions in the IPCC and beyond</w:t>
      </w:r>
      <w:r w:rsidRPr="007F709C">
        <w:rPr>
          <w:rFonts w:ascii="Calibri" w:hAnsi="Calibri" w:cs="Calibri"/>
          <w:noProof/>
          <w:szCs w:val="24"/>
          <w:lang w:val="en-GB"/>
        </w:rPr>
        <w:t xml:space="preserve">. </w:t>
      </w:r>
      <w:r w:rsidRPr="007F709C">
        <w:rPr>
          <w:rFonts w:ascii="Calibri" w:hAnsi="Calibri" w:cs="Calibri"/>
          <w:i/>
          <w:iCs/>
          <w:noProof/>
          <w:szCs w:val="24"/>
          <w:lang w:val="en-GB"/>
        </w:rPr>
        <w:t>Environ. Sci. Policy</w:t>
      </w:r>
      <w:r w:rsidRPr="007F709C">
        <w:rPr>
          <w:rFonts w:ascii="Calibri" w:hAnsi="Calibri" w:cs="Calibri"/>
          <w:noProof/>
          <w:szCs w:val="24"/>
          <w:lang w:val="en-GB"/>
        </w:rPr>
        <w:t xml:space="preserve"> 2017, doi:10.1016/j.envsci.2017.05.014.</w:t>
      </w:r>
    </w:p>
    <w:p w14:paraId="54EB80A8"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7F709C">
        <w:rPr>
          <w:rFonts w:ascii="Calibri" w:hAnsi="Calibri" w:cs="Calibri"/>
          <w:noProof/>
          <w:szCs w:val="24"/>
          <w:lang w:val="en-GB"/>
        </w:rPr>
        <w:t xml:space="preserve">14. </w:t>
      </w:r>
      <w:r w:rsidRPr="007F709C">
        <w:rPr>
          <w:rFonts w:ascii="Calibri" w:hAnsi="Calibri" w:cs="Calibri"/>
          <w:noProof/>
          <w:szCs w:val="24"/>
          <w:lang w:val="en-GB"/>
        </w:rPr>
        <w:tab/>
        <w:t xml:space="preserve">Rosenzweig C, Solecki W, Romero-lankao P, Mehrotra S, Dhakal S, Bowman T, Ibrahim SA: </w:t>
      </w:r>
      <w:r w:rsidRPr="007F709C">
        <w:rPr>
          <w:rFonts w:ascii="Calibri" w:hAnsi="Calibri" w:cs="Calibri"/>
          <w:i/>
          <w:iCs/>
          <w:noProof/>
          <w:szCs w:val="24"/>
          <w:lang w:val="en-GB"/>
        </w:rPr>
        <w:lastRenderedPageBreak/>
        <w:t>ARC3.2 Summary for City Leaders</w:t>
      </w:r>
      <w:r w:rsidRPr="007F709C">
        <w:rPr>
          <w:rFonts w:ascii="Calibri" w:hAnsi="Calibri" w:cs="Calibri"/>
          <w:noProof/>
          <w:szCs w:val="24"/>
          <w:lang w:val="en-GB"/>
        </w:rPr>
        <w:t xml:space="preserve">. </w:t>
      </w:r>
      <w:r w:rsidRPr="00C25E07">
        <w:rPr>
          <w:rFonts w:ascii="Calibri" w:hAnsi="Calibri" w:cs="Calibri"/>
          <w:noProof/>
          <w:szCs w:val="24"/>
          <w:lang w:val="en-GB"/>
        </w:rPr>
        <w:t>Columbia University; 2015.</w:t>
      </w:r>
    </w:p>
    <w:p w14:paraId="69B38525"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15. </w:t>
      </w:r>
      <w:r w:rsidRPr="00C25E07">
        <w:rPr>
          <w:rFonts w:ascii="Calibri" w:hAnsi="Calibri" w:cs="Calibri"/>
          <w:noProof/>
          <w:szCs w:val="24"/>
          <w:lang w:val="en-GB"/>
        </w:rPr>
        <w:tab/>
        <w:t xml:space="preserve">Marcotullio PJ, Sarzynski A, Albrecht J, Schulz N, Garcia J: </w:t>
      </w:r>
      <w:r w:rsidRPr="00C25E07">
        <w:rPr>
          <w:rFonts w:ascii="Calibri" w:hAnsi="Calibri" w:cs="Calibri"/>
          <w:b/>
          <w:bCs/>
          <w:noProof/>
          <w:szCs w:val="24"/>
          <w:lang w:val="en-GB"/>
        </w:rPr>
        <w:t>The geography of global urban greenhouse gas emissions: an exploratory analysis</w:t>
      </w:r>
      <w:r w:rsidRPr="00C25E07">
        <w:rPr>
          <w:rFonts w:ascii="Calibri" w:hAnsi="Calibri" w:cs="Calibri"/>
          <w:noProof/>
          <w:szCs w:val="24"/>
          <w:lang w:val="en-GB"/>
        </w:rPr>
        <w:t xml:space="preserve">. </w:t>
      </w:r>
      <w:r w:rsidRPr="00C25E07">
        <w:rPr>
          <w:rFonts w:ascii="Calibri" w:hAnsi="Calibri" w:cs="Calibri"/>
          <w:i/>
          <w:iCs/>
          <w:noProof/>
          <w:szCs w:val="24"/>
          <w:lang w:val="en-GB"/>
        </w:rPr>
        <w:t>Clim. Change</w:t>
      </w:r>
      <w:r w:rsidRPr="00C25E07">
        <w:rPr>
          <w:rFonts w:ascii="Calibri" w:hAnsi="Calibri" w:cs="Calibri"/>
          <w:noProof/>
          <w:szCs w:val="24"/>
          <w:lang w:val="en-GB"/>
        </w:rPr>
        <w:t xml:space="preserve"> 2013, doi:10.1007/s10584-013-0977-z.</w:t>
      </w:r>
    </w:p>
    <w:p w14:paraId="2707CDA9"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16. </w:t>
      </w:r>
      <w:r w:rsidRPr="00C25E07">
        <w:rPr>
          <w:rFonts w:ascii="Calibri" w:hAnsi="Calibri" w:cs="Calibri"/>
          <w:noProof/>
          <w:szCs w:val="24"/>
          <w:lang w:val="en-GB"/>
        </w:rPr>
        <w:tab/>
        <w:t xml:space="preserve">Minx J, Baiocchi G, Wiedmann T, Barrett J, Creutzig F, Feng K, Förster M, Pichler P-P, Weisz H, Hubacek K: </w:t>
      </w:r>
      <w:r w:rsidRPr="00C25E07">
        <w:rPr>
          <w:rFonts w:ascii="Calibri" w:hAnsi="Calibri" w:cs="Calibri"/>
          <w:b/>
          <w:bCs/>
          <w:noProof/>
          <w:szCs w:val="24"/>
          <w:lang w:val="en-GB"/>
        </w:rPr>
        <w:t>Carbon footprints of cities and other human settlements in the UK [Internet]</w:t>
      </w:r>
      <w:r w:rsidRPr="00C25E07">
        <w:rPr>
          <w:rFonts w:ascii="Calibri" w:hAnsi="Calibri" w:cs="Calibri"/>
          <w:noProof/>
          <w:szCs w:val="24"/>
          <w:lang w:val="en-GB"/>
        </w:rPr>
        <w:t xml:space="preserve">. </w:t>
      </w:r>
      <w:r w:rsidRPr="00C25E07">
        <w:rPr>
          <w:rFonts w:ascii="Calibri" w:hAnsi="Calibri" w:cs="Calibri"/>
          <w:i/>
          <w:iCs/>
          <w:noProof/>
          <w:szCs w:val="24"/>
          <w:lang w:val="en-GB"/>
        </w:rPr>
        <w:t>Environ. Res. Lett.</w:t>
      </w:r>
      <w:r w:rsidRPr="00C25E07">
        <w:rPr>
          <w:rFonts w:ascii="Calibri" w:hAnsi="Calibri" w:cs="Calibri"/>
          <w:noProof/>
          <w:szCs w:val="24"/>
          <w:lang w:val="en-GB"/>
        </w:rPr>
        <w:t xml:space="preserve"> 2013, </w:t>
      </w:r>
      <w:r w:rsidRPr="00C25E07">
        <w:rPr>
          <w:rFonts w:ascii="Calibri" w:hAnsi="Calibri" w:cs="Calibri"/>
          <w:b/>
          <w:bCs/>
          <w:noProof/>
          <w:szCs w:val="24"/>
          <w:lang w:val="en-GB"/>
        </w:rPr>
        <w:t>8</w:t>
      </w:r>
      <w:r w:rsidRPr="00C25E07">
        <w:rPr>
          <w:rFonts w:ascii="Calibri" w:hAnsi="Calibri" w:cs="Calibri"/>
          <w:noProof/>
          <w:szCs w:val="24"/>
          <w:lang w:val="en-GB"/>
        </w:rPr>
        <w:t>:35039.</w:t>
      </w:r>
    </w:p>
    <w:p w14:paraId="7169917A"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17. </w:t>
      </w:r>
      <w:r w:rsidRPr="00C25E07">
        <w:rPr>
          <w:rFonts w:ascii="Calibri" w:hAnsi="Calibri" w:cs="Calibri"/>
          <w:noProof/>
          <w:szCs w:val="24"/>
          <w:lang w:val="en-GB"/>
        </w:rPr>
        <w:tab/>
        <w:t xml:space="preserve">Gurney KR, Romero-Lankao P, Seto KC, Hutyra LR, Duren R, Kennedy C, Grimm NB, Ehleringer JR, Marcotullio P, Hughes S, et al.: </w:t>
      </w:r>
      <w:r w:rsidRPr="00C25E07">
        <w:rPr>
          <w:rFonts w:ascii="Calibri" w:hAnsi="Calibri" w:cs="Calibri"/>
          <w:b/>
          <w:bCs/>
          <w:noProof/>
          <w:szCs w:val="24"/>
          <w:lang w:val="en-GB"/>
        </w:rPr>
        <w:t>Climate change: Track urban emissions on a human scale</w:t>
      </w:r>
      <w:r w:rsidRPr="00C25E07">
        <w:rPr>
          <w:rFonts w:ascii="Calibri" w:hAnsi="Calibri" w:cs="Calibri"/>
          <w:noProof/>
          <w:szCs w:val="24"/>
          <w:lang w:val="en-GB"/>
        </w:rPr>
        <w:t xml:space="preserve">. </w:t>
      </w:r>
      <w:r w:rsidRPr="00C25E07">
        <w:rPr>
          <w:rFonts w:ascii="Calibri" w:hAnsi="Calibri" w:cs="Calibri"/>
          <w:i/>
          <w:iCs/>
          <w:noProof/>
          <w:szCs w:val="24"/>
          <w:lang w:val="en-GB"/>
        </w:rPr>
        <w:t>Nature</w:t>
      </w:r>
      <w:r w:rsidRPr="00C25E07">
        <w:rPr>
          <w:rFonts w:ascii="Calibri" w:hAnsi="Calibri" w:cs="Calibri"/>
          <w:noProof/>
          <w:szCs w:val="24"/>
          <w:lang w:val="en-GB"/>
        </w:rPr>
        <w:t xml:space="preserve"> 2015, </w:t>
      </w:r>
      <w:r w:rsidRPr="00C25E07">
        <w:rPr>
          <w:rFonts w:ascii="Calibri" w:hAnsi="Calibri" w:cs="Calibri"/>
          <w:b/>
          <w:bCs/>
          <w:noProof/>
          <w:szCs w:val="24"/>
          <w:lang w:val="en-GB"/>
        </w:rPr>
        <w:t>525</w:t>
      </w:r>
      <w:r w:rsidRPr="00C25E07">
        <w:rPr>
          <w:rFonts w:ascii="Calibri" w:hAnsi="Calibri" w:cs="Calibri"/>
          <w:noProof/>
          <w:szCs w:val="24"/>
          <w:lang w:val="en-GB"/>
        </w:rPr>
        <w:t>:179–181.</w:t>
      </w:r>
    </w:p>
    <w:p w14:paraId="79FEE14A"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18. </w:t>
      </w:r>
      <w:r w:rsidRPr="00C25E07">
        <w:rPr>
          <w:rFonts w:ascii="Calibri" w:hAnsi="Calibri" w:cs="Calibri"/>
          <w:noProof/>
          <w:szCs w:val="24"/>
          <w:lang w:val="en-GB"/>
        </w:rPr>
        <w:tab/>
        <w:t xml:space="preserve">Seto K, Dhakal S, Bigio AG, Blanco H, Delgado GC, Dewar D, Huang L, Inaba A, Kansal A, Lwasa S, et al.: </w:t>
      </w:r>
      <w:r w:rsidRPr="00C25E07">
        <w:rPr>
          <w:rFonts w:ascii="Calibri" w:hAnsi="Calibri" w:cs="Calibri"/>
          <w:b/>
          <w:bCs/>
          <w:noProof/>
          <w:szCs w:val="24"/>
          <w:lang w:val="en-GB"/>
        </w:rPr>
        <w:t>Chapter 12: Human Settlements, Infrastructure, and Spatial Planning</w:t>
      </w:r>
      <w:r w:rsidRPr="00C25E07">
        <w:rPr>
          <w:rFonts w:ascii="Calibri" w:hAnsi="Calibri" w:cs="Calibri"/>
          <w:noProof/>
          <w:szCs w:val="24"/>
          <w:lang w:val="en-GB"/>
        </w:rPr>
        <w:t xml:space="preserve">. </w:t>
      </w:r>
      <w:r w:rsidRPr="00C25E07">
        <w:rPr>
          <w:rFonts w:ascii="Calibri" w:hAnsi="Calibri" w:cs="Calibri"/>
          <w:i/>
          <w:iCs/>
          <w:noProof/>
          <w:szCs w:val="24"/>
          <w:lang w:val="en-GB"/>
        </w:rPr>
        <w:t>Clim. Chang. 2014 Mitig. Clim. Chang. Contrib. Work. Gr. III to Fifth Assess. Rep. Intergov. Panel Clim. Chang.</w:t>
      </w:r>
      <w:r w:rsidRPr="00C25E07">
        <w:rPr>
          <w:rFonts w:ascii="Calibri" w:hAnsi="Calibri" w:cs="Calibri"/>
          <w:noProof/>
          <w:szCs w:val="24"/>
          <w:lang w:val="en-GB"/>
        </w:rPr>
        <w:t xml:space="preserve"> 2014.</w:t>
      </w:r>
    </w:p>
    <w:p w14:paraId="4215CA58"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19. </w:t>
      </w:r>
      <w:r w:rsidRPr="00C25E07">
        <w:rPr>
          <w:rFonts w:ascii="Calibri" w:hAnsi="Calibri" w:cs="Calibri"/>
          <w:noProof/>
          <w:szCs w:val="24"/>
          <w:lang w:val="en-GB"/>
        </w:rPr>
        <w:tab/>
        <w:t xml:space="preserve">Mattauch L, Ridgway M, Creutzig F: </w:t>
      </w:r>
      <w:r w:rsidRPr="00C25E07">
        <w:rPr>
          <w:rFonts w:ascii="Calibri" w:hAnsi="Calibri" w:cs="Calibri"/>
          <w:b/>
          <w:bCs/>
          <w:noProof/>
          <w:szCs w:val="24"/>
          <w:lang w:val="en-GB"/>
        </w:rPr>
        <w:t>Happy or liberal? Making sense of behavior in transport policy design</w:t>
      </w:r>
      <w:r w:rsidRPr="00C25E07">
        <w:rPr>
          <w:rFonts w:ascii="Calibri" w:hAnsi="Calibri" w:cs="Calibri"/>
          <w:noProof/>
          <w:szCs w:val="24"/>
          <w:lang w:val="en-GB"/>
        </w:rPr>
        <w:t xml:space="preserve">. </w:t>
      </w:r>
      <w:r w:rsidRPr="00C25E07">
        <w:rPr>
          <w:rFonts w:ascii="Calibri" w:hAnsi="Calibri" w:cs="Calibri"/>
          <w:i/>
          <w:iCs/>
          <w:noProof/>
          <w:szCs w:val="24"/>
          <w:lang w:val="en-GB"/>
        </w:rPr>
        <w:t>Transp. Res. Part D Transp. Environ.</w:t>
      </w:r>
      <w:r w:rsidRPr="00C25E07">
        <w:rPr>
          <w:rFonts w:ascii="Calibri" w:hAnsi="Calibri" w:cs="Calibri"/>
          <w:noProof/>
          <w:szCs w:val="24"/>
          <w:lang w:val="en-GB"/>
        </w:rPr>
        <w:t xml:space="preserve"> 2016, </w:t>
      </w:r>
      <w:r w:rsidRPr="00C25E07">
        <w:rPr>
          <w:rFonts w:ascii="Calibri" w:hAnsi="Calibri" w:cs="Calibri"/>
          <w:b/>
          <w:bCs/>
          <w:noProof/>
          <w:szCs w:val="24"/>
          <w:lang w:val="en-GB"/>
        </w:rPr>
        <w:t>45</w:t>
      </w:r>
      <w:r w:rsidRPr="00C25E07">
        <w:rPr>
          <w:rFonts w:ascii="Calibri" w:hAnsi="Calibri" w:cs="Calibri"/>
          <w:noProof/>
          <w:szCs w:val="24"/>
          <w:lang w:val="en-GB"/>
        </w:rPr>
        <w:t>:64–83.</w:t>
      </w:r>
    </w:p>
    <w:p w14:paraId="5900728D"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20. </w:t>
      </w:r>
      <w:r w:rsidRPr="00C25E07">
        <w:rPr>
          <w:rFonts w:ascii="Calibri" w:hAnsi="Calibri" w:cs="Calibri"/>
          <w:noProof/>
          <w:szCs w:val="24"/>
          <w:lang w:val="en-GB"/>
        </w:rPr>
        <w:tab/>
        <w:t xml:space="preserve">Weinberger R, Goetzke F: </w:t>
      </w:r>
      <w:r w:rsidRPr="00C25E07">
        <w:rPr>
          <w:rFonts w:ascii="Calibri" w:hAnsi="Calibri" w:cs="Calibri"/>
          <w:b/>
          <w:bCs/>
          <w:noProof/>
          <w:szCs w:val="24"/>
          <w:lang w:val="en-GB"/>
        </w:rPr>
        <w:t>Unpacking preference: How previous experience affects auto ownership in the United States</w:t>
      </w:r>
      <w:r w:rsidRPr="00C25E07">
        <w:rPr>
          <w:rFonts w:ascii="Calibri" w:hAnsi="Calibri" w:cs="Calibri"/>
          <w:noProof/>
          <w:szCs w:val="24"/>
          <w:lang w:val="en-GB"/>
        </w:rPr>
        <w:t xml:space="preserve">. </w:t>
      </w:r>
      <w:r w:rsidRPr="00C25E07">
        <w:rPr>
          <w:rFonts w:ascii="Calibri" w:hAnsi="Calibri" w:cs="Calibri"/>
          <w:i/>
          <w:iCs/>
          <w:noProof/>
          <w:szCs w:val="24"/>
          <w:lang w:val="en-GB"/>
        </w:rPr>
        <w:t>Urban Stud.</w:t>
      </w:r>
      <w:r w:rsidRPr="00C25E07">
        <w:rPr>
          <w:rFonts w:ascii="Calibri" w:hAnsi="Calibri" w:cs="Calibri"/>
          <w:noProof/>
          <w:szCs w:val="24"/>
          <w:lang w:val="en-GB"/>
        </w:rPr>
        <w:t xml:space="preserve"> 2010.</w:t>
      </w:r>
    </w:p>
    <w:p w14:paraId="01376A3C"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21. </w:t>
      </w:r>
      <w:r w:rsidRPr="00C25E07">
        <w:rPr>
          <w:rFonts w:ascii="Calibri" w:hAnsi="Calibri" w:cs="Calibri"/>
          <w:noProof/>
          <w:szCs w:val="24"/>
          <w:lang w:val="en-GB"/>
        </w:rPr>
        <w:tab/>
        <w:t xml:space="preserve">Ewing R, Cervero R: </w:t>
      </w:r>
      <w:r w:rsidRPr="00C25E07">
        <w:rPr>
          <w:rFonts w:ascii="Calibri" w:hAnsi="Calibri" w:cs="Calibri"/>
          <w:b/>
          <w:bCs/>
          <w:noProof/>
          <w:szCs w:val="24"/>
          <w:lang w:val="en-GB"/>
        </w:rPr>
        <w:t>Travel and the Built Environment -- A Meta-Analysis</w:t>
      </w:r>
      <w:r w:rsidRPr="00C25E07">
        <w:rPr>
          <w:rFonts w:ascii="Calibri" w:hAnsi="Calibri" w:cs="Calibri"/>
          <w:noProof/>
          <w:szCs w:val="24"/>
          <w:lang w:val="en-GB"/>
        </w:rPr>
        <w:t xml:space="preserve">. </w:t>
      </w:r>
      <w:r w:rsidRPr="00C25E07">
        <w:rPr>
          <w:rFonts w:ascii="Calibri" w:hAnsi="Calibri" w:cs="Calibri"/>
          <w:i/>
          <w:iCs/>
          <w:noProof/>
          <w:szCs w:val="24"/>
          <w:lang w:val="en-GB"/>
        </w:rPr>
        <w:t>J. Am. Plan. Assoc.</w:t>
      </w:r>
      <w:r w:rsidRPr="00C25E07">
        <w:rPr>
          <w:rFonts w:ascii="Calibri" w:hAnsi="Calibri" w:cs="Calibri"/>
          <w:noProof/>
          <w:szCs w:val="24"/>
          <w:lang w:val="en-GB"/>
        </w:rPr>
        <w:t xml:space="preserve"> 2010, </w:t>
      </w:r>
      <w:r w:rsidRPr="00C25E07">
        <w:rPr>
          <w:rFonts w:ascii="Calibri" w:hAnsi="Calibri" w:cs="Calibri"/>
          <w:b/>
          <w:bCs/>
          <w:noProof/>
          <w:szCs w:val="24"/>
          <w:lang w:val="en-GB"/>
        </w:rPr>
        <w:t>76</w:t>
      </w:r>
      <w:r w:rsidRPr="00C25E07">
        <w:rPr>
          <w:rFonts w:ascii="Calibri" w:hAnsi="Calibri" w:cs="Calibri"/>
          <w:noProof/>
          <w:szCs w:val="24"/>
          <w:lang w:val="en-GB"/>
        </w:rPr>
        <w:t>:265–294.</w:t>
      </w:r>
    </w:p>
    <w:p w14:paraId="45F33F90"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22. </w:t>
      </w:r>
      <w:r w:rsidRPr="00C25E07">
        <w:rPr>
          <w:rFonts w:ascii="Calibri" w:hAnsi="Calibri" w:cs="Calibri"/>
          <w:noProof/>
          <w:szCs w:val="24"/>
          <w:lang w:val="en-GB"/>
        </w:rPr>
        <w:tab/>
        <w:t xml:space="preserve">IEA: </w:t>
      </w:r>
      <w:r w:rsidRPr="00C25E07">
        <w:rPr>
          <w:rFonts w:ascii="Calibri" w:hAnsi="Calibri" w:cs="Calibri"/>
          <w:i/>
          <w:iCs/>
          <w:noProof/>
          <w:szCs w:val="24"/>
          <w:lang w:val="en-GB"/>
        </w:rPr>
        <w:t>Energy technology perspective - Towards sustainable urban energy systems</w:t>
      </w:r>
      <w:r w:rsidRPr="00C25E07">
        <w:rPr>
          <w:rFonts w:ascii="Calibri" w:hAnsi="Calibri" w:cs="Calibri"/>
          <w:noProof/>
          <w:szCs w:val="24"/>
          <w:lang w:val="en-GB"/>
        </w:rPr>
        <w:t>. 2016.</w:t>
      </w:r>
    </w:p>
    <w:p w14:paraId="1FDA40E5"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23. </w:t>
      </w:r>
      <w:r w:rsidRPr="00C25E07">
        <w:rPr>
          <w:rFonts w:ascii="Calibri" w:hAnsi="Calibri" w:cs="Calibri"/>
          <w:noProof/>
          <w:szCs w:val="24"/>
          <w:lang w:val="en-GB"/>
        </w:rPr>
        <w:tab/>
        <w:t xml:space="preserve">Grubler A, Fisk D: </w:t>
      </w:r>
      <w:r w:rsidRPr="00C25E07">
        <w:rPr>
          <w:rFonts w:ascii="Calibri" w:hAnsi="Calibri" w:cs="Calibri"/>
          <w:i/>
          <w:iCs/>
          <w:noProof/>
          <w:szCs w:val="24"/>
          <w:lang w:val="en-GB"/>
        </w:rPr>
        <w:t>Energizing Sustainable Cities: Assessing Urban Energy</w:t>
      </w:r>
      <w:r w:rsidRPr="00C25E07">
        <w:rPr>
          <w:rFonts w:ascii="Calibri" w:hAnsi="Calibri" w:cs="Calibri"/>
          <w:noProof/>
          <w:szCs w:val="24"/>
          <w:lang w:val="en-GB"/>
        </w:rPr>
        <w:t>. Routledge; 2013.</w:t>
      </w:r>
    </w:p>
    <w:p w14:paraId="12F85E5F" w14:textId="77777777" w:rsidR="007F709C" w:rsidRPr="00285454"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24. </w:t>
      </w:r>
      <w:r w:rsidRPr="00C25E07">
        <w:rPr>
          <w:rFonts w:ascii="Calibri" w:hAnsi="Calibri" w:cs="Calibri"/>
          <w:noProof/>
          <w:szCs w:val="24"/>
          <w:lang w:val="en-GB"/>
        </w:rPr>
        <w:tab/>
        <w:t xml:space="preserve">Creutzig F, Fernandez B, Haberl H, Khosla R, Mulugetta Y, Seto KC: </w:t>
      </w:r>
      <w:r w:rsidRPr="00C25E07">
        <w:rPr>
          <w:rFonts w:ascii="Calibri" w:hAnsi="Calibri" w:cs="Calibri"/>
          <w:b/>
          <w:bCs/>
          <w:noProof/>
          <w:szCs w:val="24"/>
          <w:lang w:val="en-GB"/>
        </w:rPr>
        <w:t>Beyond Technology: Demand-Side Solutions to Climate Change Mitigation</w:t>
      </w:r>
      <w:r w:rsidRPr="00C25E07">
        <w:rPr>
          <w:rFonts w:ascii="Calibri" w:hAnsi="Calibri" w:cs="Calibri"/>
          <w:noProof/>
          <w:szCs w:val="24"/>
          <w:lang w:val="en-GB"/>
        </w:rPr>
        <w:t xml:space="preserve">. </w:t>
      </w:r>
      <w:r w:rsidRPr="00C25E07">
        <w:rPr>
          <w:rFonts w:ascii="Calibri" w:hAnsi="Calibri" w:cs="Calibri"/>
          <w:i/>
          <w:iCs/>
          <w:noProof/>
          <w:szCs w:val="24"/>
          <w:lang w:val="en-GB"/>
        </w:rPr>
        <w:t>Annu. Rev. Environ. Resour.</w:t>
      </w:r>
      <w:r w:rsidRPr="00C25E07">
        <w:rPr>
          <w:rFonts w:ascii="Calibri" w:hAnsi="Calibri" w:cs="Calibri"/>
          <w:noProof/>
          <w:szCs w:val="24"/>
          <w:lang w:val="en-GB"/>
        </w:rPr>
        <w:t xml:space="preserve"> 2016, </w:t>
      </w:r>
      <w:r w:rsidRPr="00C25E07">
        <w:rPr>
          <w:rFonts w:ascii="Calibri" w:hAnsi="Calibri" w:cs="Calibri"/>
          <w:b/>
          <w:bCs/>
          <w:noProof/>
          <w:szCs w:val="24"/>
          <w:lang w:val="en-GB"/>
        </w:rPr>
        <w:t>41</w:t>
      </w:r>
      <w:r w:rsidRPr="00C25E07">
        <w:rPr>
          <w:rFonts w:ascii="Calibri" w:hAnsi="Calibri" w:cs="Calibri"/>
          <w:noProof/>
          <w:szCs w:val="24"/>
          <w:lang w:val="en-GB"/>
        </w:rPr>
        <w:t xml:space="preserve">. </w:t>
      </w:r>
      <w:r w:rsidRPr="000235B6">
        <w:rPr>
          <w:rFonts w:ascii="Calibri" w:hAnsi="Calibri" w:cs="Times New Roman"/>
          <w:b/>
          <w:noProof/>
          <w:szCs w:val="24"/>
          <w:lang w:val="en-GB"/>
        </w:rPr>
        <w:t>[</w:t>
      </w:r>
      <w:r>
        <w:rPr>
          <w:rFonts w:ascii="Calibri" w:hAnsi="Calibri" w:cs="Times New Roman"/>
          <w:b/>
          <w:bCs/>
          <w:noProof/>
          <w:szCs w:val="24"/>
          <w:lang w:val="en-GB"/>
        </w:rPr>
        <w:t>**Finds significant mitigation potential on the demand side, most of which to be realized on urban scale.]</w:t>
      </w:r>
    </w:p>
    <w:p w14:paraId="5D49196F"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25. </w:t>
      </w:r>
      <w:r w:rsidRPr="00C25E07">
        <w:rPr>
          <w:rFonts w:ascii="Calibri" w:hAnsi="Calibri" w:cs="Calibri"/>
          <w:noProof/>
          <w:szCs w:val="24"/>
          <w:lang w:val="en-GB"/>
        </w:rPr>
        <w:tab/>
        <w:t xml:space="preserve">Salon D, Boarnet MG, Handy S, Spears S, Tal G: </w:t>
      </w:r>
      <w:r w:rsidRPr="00C25E07">
        <w:rPr>
          <w:rFonts w:ascii="Calibri" w:hAnsi="Calibri" w:cs="Calibri"/>
          <w:b/>
          <w:bCs/>
          <w:noProof/>
          <w:szCs w:val="24"/>
          <w:lang w:val="en-GB"/>
        </w:rPr>
        <w:t>How do local actions affect VMT? A critical review of the empirical evidence</w:t>
      </w:r>
      <w:r w:rsidRPr="00C25E07">
        <w:rPr>
          <w:rFonts w:ascii="Calibri" w:hAnsi="Calibri" w:cs="Calibri"/>
          <w:noProof/>
          <w:szCs w:val="24"/>
          <w:lang w:val="en-GB"/>
        </w:rPr>
        <w:t xml:space="preserve">. </w:t>
      </w:r>
      <w:r w:rsidRPr="00C25E07">
        <w:rPr>
          <w:rFonts w:ascii="Calibri" w:hAnsi="Calibri" w:cs="Calibri"/>
          <w:i/>
          <w:iCs/>
          <w:noProof/>
          <w:szCs w:val="24"/>
          <w:lang w:val="en-GB"/>
        </w:rPr>
        <w:t>Transp. Res. Part D Transp. Environ.</w:t>
      </w:r>
      <w:r w:rsidRPr="00C25E07">
        <w:rPr>
          <w:rFonts w:ascii="Calibri" w:hAnsi="Calibri" w:cs="Calibri"/>
          <w:noProof/>
          <w:szCs w:val="24"/>
          <w:lang w:val="en-GB"/>
        </w:rPr>
        <w:t xml:space="preserve"> 2012, </w:t>
      </w:r>
      <w:r w:rsidRPr="00C25E07">
        <w:rPr>
          <w:rFonts w:ascii="Calibri" w:hAnsi="Calibri" w:cs="Calibri"/>
          <w:b/>
          <w:bCs/>
          <w:noProof/>
          <w:szCs w:val="24"/>
          <w:lang w:val="en-GB"/>
        </w:rPr>
        <w:t>17</w:t>
      </w:r>
      <w:r w:rsidRPr="00C25E07">
        <w:rPr>
          <w:rFonts w:ascii="Calibri" w:hAnsi="Calibri" w:cs="Calibri"/>
          <w:noProof/>
          <w:szCs w:val="24"/>
          <w:lang w:val="en-GB"/>
        </w:rPr>
        <w:t>:495–508.</w:t>
      </w:r>
    </w:p>
    <w:p w14:paraId="586196A2"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26. </w:t>
      </w:r>
      <w:r w:rsidRPr="00C25E07">
        <w:rPr>
          <w:rFonts w:ascii="Calibri" w:hAnsi="Calibri" w:cs="Calibri"/>
          <w:noProof/>
          <w:szCs w:val="24"/>
          <w:lang w:val="en-GB"/>
        </w:rPr>
        <w:tab/>
        <w:t xml:space="preserve">Bongardt D, Breithaupt M, Creutzig F: </w:t>
      </w:r>
      <w:r w:rsidRPr="00C25E07">
        <w:rPr>
          <w:rFonts w:ascii="Calibri" w:hAnsi="Calibri" w:cs="Calibri"/>
          <w:b/>
          <w:bCs/>
          <w:noProof/>
          <w:szCs w:val="24"/>
          <w:lang w:val="en-GB"/>
        </w:rPr>
        <w:t>Beyond the fossil city: Towards low carbon transport and green growth</w:t>
      </w:r>
      <w:r w:rsidRPr="00C25E07">
        <w:rPr>
          <w:rFonts w:ascii="Calibri" w:hAnsi="Calibri" w:cs="Calibri"/>
          <w:noProof/>
          <w:szCs w:val="24"/>
          <w:lang w:val="en-GB"/>
        </w:rPr>
        <w:t xml:space="preserve">. In </w:t>
      </w:r>
      <w:r w:rsidRPr="00C25E07">
        <w:rPr>
          <w:rFonts w:ascii="Calibri" w:hAnsi="Calibri" w:cs="Calibri"/>
          <w:i/>
          <w:iCs/>
          <w:noProof/>
          <w:szCs w:val="24"/>
          <w:lang w:val="en-GB"/>
        </w:rPr>
        <w:t>5th regional environmentally sustainable transport forum in Asia, United Nations Centre for Regional Development, Bangkok, Thailand</w:t>
      </w:r>
      <w:r w:rsidRPr="00C25E07">
        <w:rPr>
          <w:rFonts w:ascii="Calibri" w:hAnsi="Calibri" w:cs="Calibri"/>
          <w:noProof/>
          <w:szCs w:val="24"/>
          <w:lang w:val="en-GB"/>
        </w:rPr>
        <w:t xml:space="preserve">. 2010. </w:t>
      </w:r>
      <w:r w:rsidRPr="00C25E07">
        <w:rPr>
          <w:rFonts w:ascii="Calibri" w:hAnsi="Calibri" w:cs="Times New Roman"/>
          <w:b/>
          <w:noProof/>
          <w:szCs w:val="24"/>
          <w:lang w:val="en-GB"/>
        </w:rPr>
        <w:t>[</w:t>
      </w:r>
      <w:r w:rsidRPr="000235B6">
        <w:rPr>
          <w:rFonts w:ascii="Calibri" w:hAnsi="Calibri" w:cs="Times New Roman"/>
          <w:b/>
          <w:bCs/>
          <w:noProof/>
          <w:szCs w:val="24"/>
          <w:lang w:val="en-GB"/>
        </w:rPr>
        <w:t>**Overview of policy option</w:t>
      </w:r>
      <w:r>
        <w:rPr>
          <w:rFonts w:ascii="Calibri" w:hAnsi="Calibri" w:cs="Times New Roman"/>
          <w:b/>
          <w:bCs/>
          <w:noProof/>
          <w:szCs w:val="24"/>
          <w:lang w:val="en-GB"/>
        </w:rPr>
        <w:t>s</w:t>
      </w:r>
      <w:r w:rsidRPr="000235B6">
        <w:rPr>
          <w:rFonts w:ascii="Calibri" w:hAnsi="Calibri" w:cs="Times New Roman"/>
          <w:b/>
          <w:bCs/>
          <w:noProof/>
          <w:szCs w:val="24"/>
          <w:lang w:val="en-GB"/>
        </w:rPr>
        <w:t xml:space="preserve"> in urban transport.]</w:t>
      </w:r>
    </w:p>
    <w:p w14:paraId="32DCA07D"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27. </w:t>
      </w:r>
      <w:r w:rsidRPr="00C25E07">
        <w:rPr>
          <w:rFonts w:ascii="Calibri" w:hAnsi="Calibri" w:cs="Calibri"/>
          <w:noProof/>
          <w:szCs w:val="24"/>
          <w:lang w:val="en-GB"/>
        </w:rPr>
        <w:tab/>
        <w:t xml:space="preserve">Bongardt D, Creutzig F, Hüging H, Sakamoto K, Bakker S, Gota S, Böhler-Baedeker S: </w:t>
      </w:r>
      <w:r w:rsidRPr="00C25E07">
        <w:rPr>
          <w:rFonts w:ascii="Calibri" w:hAnsi="Calibri" w:cs="Calibri"/>
          <w:i/>
          <w:iCs/>
          <w:noProof/>
          <w:szCs w:val="24"/>
          <w:lang w:val="en-GB"/>
        </w:rPr>
        <w:t>Low-carbon land transport: policy handbook</w:t>
      </w:r>
      <w:r w:rsidRPr="00C25E07">
        <w:rPr>
          <w:rFonts w:ascii="Calibri" w:hAnsi="Calibri" w:cs="Calibri"/>
          <w:noProof/>
          <w:szCs w:val="24"/>
          <w:lang w:val="en-GB"/>
        </w:rPr>
        <w:t>. Routledge; 2013.</w:t>
      </w:r>
    </w:p>
    <w:p w14:paraId="5505BADE"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28. </w:t>
      </w:r>
      <w:r w:rsidRPr="00C25E07">
        <w:rPr>
          <w:rFonts w:ascii="Calibri" w:hAnsi="Calibri" w:cs="Calibri"/>
          <w:noProof/>
          <w:szCs w:val="24"/>
          <w:lang w:val="en-GB"/>
        </w:rPr>
        <w:tab/>
        <w:t xml:space="preserve">Creutzig F: </w:t>
      </w:r>
      <w:r w:rsidRPr="00C25E07">
        <w:rPr>
          <w:rFonts w:ascii="Calibri" w:hAnsi="Calibri" w:cs="Calibri"/>
          <w:b/>
          <w:bCs/>
          <w:noProof/>
          <w:szCs w:val="24"/>
          <w:lang w:val="en-GB"/>
        </w:rPr>
        <w:t>Evolving Narratives of Low-Carbon Futures in Transportation</w:t>
      </w:r>
      <w:r w:rsidRPr="00C25E07">
        <w:rPr>
          <w:rFonts w:ascii="Calibri" w:hAnsi="Calibri" w:cs="Calibri"/>
          <w:noProof/>
          <w:szCs w:val="24"/>
          <w:lang w:val="en-GB"/>
        </w:rPr>
        <w:t xml:space="preserve">. </w:t>
      </w:r>
      <w:r w:rsidRPr="00C25E07">
        <w:rPr>
          <w:rFonts w:ascii="Calibri" w:hAnsi="Calibri" w:cs="Calibri"/>
          <w:i/>
          <w:iCs/>
          <w:noProof/>
          <w:szCs w:val="24"/>
          <w:lang w:val="en-GB"/>
        </w:rPr>
        <w:t>Transp. Rev.</w:t>
      </w:r>
      <w:r w:rsidRPr="00C25E07">
        <w:rPr>
          <w:rFonts w:ascii="Calibri" w:hAnsi="Calibri" w:cs="Calibri"/>
          <w:noProof/>
          <w:szCs w:val="24"/>
          <w:lang w:val="en-GB"/>
        </w:rPr>
        <w:t xml:space="preserve"> 2016, </w:t>
      </w:r>
      <w:r w:rsidRPr="00C25E07">
        <w:rPr>
          <w:rFonts w:ascii="Calibri" w:hAnsi="Calibri" w:cs="Calibri"/>
          <w:b/>
          <w:bCs/>
          <w:noProof/>
          <w:szCs w:val="24"/>
          <w:lang w:val="en-GB"/>
        </w:rPr>
        <w:t>36</w:t>
      </w:r>
      <w:r w:rsidRPr="00C25E07">
        <w:rPr>
          <w:rFonts w:ascii="Calibri" w:hAnsi="Calibri" w:cs="Calibri"/>
          <w:noProof/>
          <w:szCs w:val="24"/>
          <w:lang w:val="en-GB"/>
        </w:rPr>
        <w:t>:341–360.</w:t>
      </w:r>
    </w:p>
    <w:p w14:paraId="57DEC039" w14:textId="77777777" w:rsidR="007F709C" w:rsidRPr="00285454"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29. </w:t>
      </w:r>
      <w:r w:rsidRPr="00C25E07">
        <w:rPr>
          <w:rFonts w:ascii="Calibri" w:hAnsi="Calibri" w:cs="Calibri"/>
          <w:noProof/>
          <w:szCs w:val="24"/>
          <w:lang w:val="en-GB"/>
        </w:rPr>
        <w:tab/>
        <w:t xml:space="preserve">Ürge-Vorsatz D, Novikova A: </w:t>
      </w:r>
      <w:r w:rsidRPr="00C25E07">
        <w:rPr>
          <w:rFonts w:ascii="Calibri" w:hAnsi="Calibri" w:cs="Calibri"/>
          <w:b/>
          <w:bCs/>
          <w:noProof/>
          <w:szCs w:val="24"/>
          <w:lang w:val="en-GB"/>
        </w:rPr>
        <w:t>Potentials and costs of carbon dioxide mitigation in the world’s buildings</w:t>
      </w:r>
      <w:r w:rsidRPr="00C25E07">
        <w:rPr>
          <w:rFonts w:ascii="Calibri" w:hAnsi="Calibri" w:cs="Calibri"/>
          <w:noProof/>
          <w:szCs w:val="24"/>
          <w:lang w:val="en-GB"/>
        </w:rPr>
        <w:t xml:space="preserve">. </w:t>
      </w:r>
      <w:r w:rsidRPr="00C25E07">
        <w:rPr>
          <w:rFonts w:ascii="Calibri" w:hAnsi="Calibri" w:cs="Calibri"/>
          <w:i/>
          <w:iCs/>
          <w:noProof/>
          <w:szCs w:val="24"/>
          <w:lang w:val="en-GB"/>
        </w:rPr>
        <w:t>Energy Policy</w:t>
      </w:r>
      <w:r w:rsidRPr="00C25E07">
        <w:rPr>
          <w:rFonts w:ascii="Calibri" w:hAnsi="Calibri" w:cs="Calibri"/>
          <w:noProof/>
          <w:szCs w:val="24"/>
          <w:lang w:val="en-GB"/>
        </w:rPr>
        <w:t xml:space="preserve"> 2008, </w:t>
      </w:r>
      <w:r w:rsidRPr="00C25E07">
        <w:rPr>
          <w:rFonts w:ascii="Calibri" w:hAnsi="Calibri" w:cs="Calibri"/>
          <w:b/>
          <w:bCs/>
          <w:noProof/>
          <w:szCs w:val="24"/>
          <w:lang w:val="en-GB"/>
        </w:rPr>
        <w:t>36</w:t>
      </w:r>
      <w:r w:rsidRPr="00C25E07">
        <w:rPr>
          <w:rFonts w:ascii="Calibri" w:hAnsi="Calibri" w:cs="Calibri"/>
          <w:noProof/>
          <w:szCs w:val="24"/>
          <w:lang w:val="en-GB"/>
        </w:rPr>
        <w:t xml:space="preserve">:642–661. </w:t>
      </w:r>
      <w:r w:rsidRPr="00BF460A">
        <w:rPr>
          <w:rFonts w:ascii="Calibri" w:hAnsi="Calibri" w:cs="Times New Roman"/>
          <w:b/>
          <w:noProof/>
          <w:szCs w:val="24"/>
          <w:lang w:val="en-GB"/>
        </w:rPr>
        <w:t>[</w:t>
      </w:r>
      <w:r w:rsidRPr="00BF460A">
        <w:rPr>
          <w:rFonts w:ascii="Calibri" w:hAnsi="Calibri" w:cs="Times New Roman"/>
          <w:b/>
          <w:bCs/>
          <w:noProof/>
          <w:szCs w:val="24"/>
          <w:lang w:val="en-GB"/>
        </w:rPr>
        <w:t>*Breaks  ground on systematically assessing the building sector's potential to climate mitigation.]</w:t>
      </w:r>
    </w:p>
    <w:p w14:paraId="178121ED"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30. </w:t>
      </w:r>
      <w:r w:rsidRPr="00C25E07">
        <w:rPr>
          <w:rFonts w:ascii="Calibri" w:hAnsi="Calibri" w:cs="Calibri"/>
          <w:noProof/>
          <w:szCs w:val="24"/>
          <w:lang w:val="en-GB"/>
        </w:rPr>
        <w:tab/>
        <w:t xml:space="preserve">Lucon O, Ürge-Vorsatz D, Zain Ahmed A, Akbari H, Bertoldi P, Cabeza LF, Eyre N, Gadgil A, </w:t>
      </w:r>
      <w:r w:rsidRPr="00C25E07">
        <w:rPr>
          <w:rFonts w:ascii="Calibri" w:hAnsi="Calibri" w:cs="Calibri"/>
          <w:noProof/>
          <w:szCs w:val="24"/>
          <w:lang w:val="en-GB"/>
        </w:rPr>
        <w:lastRenderedPageBreak/>
        <w:t xml:space="preserve">Harvey LDD, Jiang Y, et al.: </w:t>
      </w:r>
      <w:r w:rsidRPr="00C25E07">
        <w:rPr>
          <w:rFonts w:ascii="Calibri" w:hAnsi="Calibri" w:cs="Calibri"/>
          <w:b/>
          <w:bCs/>
          <w:noProof/>
          <w:szCs w:val="24"/>
          <w:lang w:val="en-GB"/>
        </w:rPr>
        <w:t>Buildings</w:t>
      </w:r>
      <w:r w:rsidRPr="00C25E07">
        <w:rPr>
          <w:rFonts w:ascii="Calibri" w:hAnsi="Calibri" w:cs="Calibri"/>
          <w:noProof/>
          <w:szCs w:val="24"/>
          <w:lang w:val="en-GB"/>
        </w:rPr>
        <w:t xml:space="preserve">. In </w:t>
      </w:r>
      <w:r w:rsidRPr="00C25E07">
        <w:rPr>
          <w:rFonts w:ascii="Calibri" w:hAnsi="Calibri" w:cs="Calibri"/>
          <w:i/>
          <w:iCs/>
          <w:noProof/>
          <w:szCs w:val="24"/>
          <w:lang w:val="en-GB"/>
        </w:rPr>
        <w:t>Climate Change 2014: Mitigation of Climate Change. Contribution of Working Group III to the Fifth Assessment Report of the Intergovernmental Panel on Climate Change [Edenhofer, O., R. Pichs-Madruga, Y. Sokona, E. Farahani, S. Kadner, K. Seyboth, A. Adler,</w:t>
      </w:r>
      <w:r w:rsidRPr="00C25E07">
        <w:rPr>
          <w:rFonts w:ascii="Calibri" w:hAnsi="Calibri" w:cs="Calibri"/>
          <w:noProof/>
          <w:szCs w:val="24"/>
          <w:lang w:val="en-GB"/>
        </w:rPr>
        <w:t>. . 2014.</w:t>
      </w:r>
    </w:p>
    <w:p w14:paraId="4FFF450F"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31. </w:t>
      </w:r>
      <w:r w:rsidRPr="00C25E07">
        <w:rPr>
          <w:rFonts w:ascii="Calibri" w:hAnsi="Calibri" w:cs="Calibri"/>
          <w:noProof/>
          <w:szCs w:val="24"/>
          <w:lang w:val="en-GB"/>
        </w:rPr>
        <w:tab/>
        <w:t xml:space="preserve">Ürge-Vorsatz D, Eyre N, Graham P, Harvey D, Hertwich E, Jiang Y, Kornevall C, Majumbar M, McMahon JE, Mirasgedis S, et al.: </w:t>
      </w:r>
      <w:r w:rsidRPr="00C25E07">
        <w:rPr>
          <w:rFonts w:ascii="Calibri" w:hAnsi="Calibri" w:cs="Calibri"/>
          <w:b/>
          <w:bCs/>
          <w:noProof/>
          <w:szCs w:val="24"/>
          <w:lang w:val="en-GB"/>
        </w:rPr>
        <w:t>Energy End-Use: Buildings</w:t>
      </w:r>
      <w:r w:rsidRPr="00C25E07">
        <w:rPr>
          <w:rFonts w:ascii="Calibri" w:hAnsi="Calibri" w:cs="Calibri"/>
          <w:noProof/>
          <w:szCs w:val="24"/>
          <w:lang w:val="en-GB"/>
        </w:rPr>
        <w:t xml:space="preserve">. In </w:t>
      </w:r>
      <w:r w:rsidRPr="00C25E07">
        <w:rPr>
          <w:rFonts w:ascii="Calibri" w:hAnsi="Calibri" w:cs="Calibri"/>
          <w:i/>
          <w:iCs/>
          <w:noProof/>
          <w:szCs w:val="24"/>
          <w:lang w:val="en-GB"/>
        </w:rPr>
        <w:t>Global Energy Assessment - Toward a Sustainable Future</w:t>
      </w:r>
      <w:r w:rsidRPr="00C25E07">
        <w:rPr>
          <w:rFonts w:ascii="Calibri" w:hAnsi="Calibri" w:cs="Calibri"/>
          <w:noProof/>
          <w:szCs w:val="24"/>
          <w:lang w:val="en-GB"/>
        </w:rPr>
        <w:t>. . Cambridge University Press; 2012:649–760.</w:t>
      </w:r>
    </w:p>
    <w:p w14:paraId="0F0920A0"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32. </w:t>
      </w:r>
      <w:r w:rsidRPr="00C25E07">
        <w:rPr>
          <w:rFonts w:ascii="Calibri" w:hAnsi="Calibri" w:cs="Calibri"/>
          <w:noProof/>
          <w:szCs w:val="24"/>
          <w:lang w:val="en-GB"/>
        </w:rPr>
        <w:tab/>
      </w:r>
      <w:r w:rsidRPr="00285454">
        <w:rPr>
          <w:rFonts w:ascii="Calibri" w:hAnsi="Calibri" w:cs="Calibri"/>
          <w:noProof/>
          <w:szCs w:val="24"/>
          <w:lang w:val="en-GB"/>
        </w:rPr>
        <w:t xml:space="preserve">Cabeza LF, Urge-Vorsatz D, McNeil MA, Barreneche C, Serrano S: </w:t>
      </w:r>
      <w:r w:rsidRPr="00285454">
        <w:rPr>
          <w:rFonts w:ascii="Calibri" w:hAnsi="Calibri" w:cs="Calibri"/>
          <w:b/>
          <w:bCs/>
          <w:noProof/>
          <w:szCs w:val="24"/>
          <w:lang w:val="en-GB"/>
        </w:rPr>
        <w:t>Investigating greenhouse challenge from growing trends of electricity consumption through home appliances in buildings</w:t>
      </w:r>
      <w:r w:rsidRPr="00285454">
        <w:rPr>
          <w:rFonts w:ascii="Calibri" w:hAnsi="Calibri" w:cs="Calibri"/>
          <w:noProof/>
          <w:szCs w:val="24"/>
          <w:lang w:val="en-GB"/>
        </w:rPr>
        <w:t xml:space="preserve">. </w:t>
      </w:r>
      <w:r w:rsidRPr="00C25E07">
        <w:rPr>
          <w:rFonts w:ascii="Calibri" w:hAnsi="Calibri" w:cs="Calibri"/>
          <w:i/>
          <w:iCs/>
          <w:noProof/>
          <w:szCs w:val="24"/>
          <w:lang w:val="en-GB"/>
        </w:rPr>
        <w:t>Renew. Sustain. Energy Rev.</w:t>
      </w:r>
      <w:r w:rsidRPr="00C25E07">
        <w:rPr>
          <w:rFonts w:ascii="Calibri" w:hAnsi="Calibri" w:cs="Calibri"/>
          <w:noProof/>
          <w:szCs w:val="24"/>
          <w:lang w:val="en-GB"/>
        </w:rPr>
        <w:t xml:space="preserve"> 2014, </w:t>
      </w:r>
      <w:r w:rsidRPr="00C25E07">
        <w:rPr>
          <w:rFonts w:ascii="Calibri" w:hAnsi="Calibri" w:cs="Calibri"/>
          <w:b/>
          <w:bCs/>
          <w:noProof/>
          <w:szCs w:val="24"/>
          <w:lang w:val="en-GB"/>
        </w:rPr>
        <w:t>36</w:t>
      </w:r>
      <w:r w:rsidRPr="00C25E07">
        <w:rPr>
          <w:rFonts w:ascii="Calibri" w:hAnsi="Calibri" w:cs="Calibri"/>
          <w:noProof/>
          <w:szCs w:val="24"/>
          <w:lang w:val="en-GB"/>
        </w:rPr>
        <w:t>:188–193.</w:t>
      </w:r>
    </w:p>
    <w:p w14:paraId="6C355B3C"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33. </w:t>
      </w:r>
      <w:r w:rsidRPr="00C25E07">
        <w:rPr>
          <w:rFonts w:ascii="Calibri" w:hAnsi="Calibri" w:cs="Calibri"/>
          <w:noProof/>
          <w:szCs w:val="24"/>
          <w:lang w:val="en-GB"/>
        </w:rPr>
        <w:tab/>
        <w:t xml:space="preserve">Bajželj B, Richards KS, Allwood JM, Smith P, Dennis JS, Curmi E, Gilligan CA: </w:t>
      </w:r>
      <w:r w:rsidRPr="00C25E07">
        <w:rPr>
          <w:rFonts w:ascii="Calibri" w:hAnsi="Calibri" w:cs="Calibri"/>
          <w:b/>
          <w:bCs/>
          <w:noProof/>
          <w:szCs w:val="24"/>
          <w:lang w:val="en-GB"/>
        </w:rPr>
        <w:t>Importance of food-demand management for climate mitigation</w:t>
      </w:r>
      <w:r w:rsidRPr="00C25E07">
        <w:rPr>
          <w:rFonts w:ascii="Calibri" w:hAnsi="Calibri" w:cs="Calibri"/>
          <w:noProof/>
          <w:szCs w:val="24"/>
          <w:lang w:val="en-GB"/>
        </w:rPr>
        <w:t xml:space="preserve">. </w:t>
      </w:r>
      <w:r w:rsidRPr="00C25E07">
        <w:rPr>
          <w:rFonts w:ascii="Calibri" w:hAnsi="Calibri" w:cs="Calibri"/>
          <w:i/>
          <w:iCs/>
          <w:noProof/>
          <w:szCs w:val="24"/>
          <w:lang w:val="en-GB"/>
        </w:rPr>
        <w:t>Nat. Clim. Chang.</w:t>
      </w:r>
      <w:r w:rsidRPr="00C25E07">
        <w:rPr>
          <w:rFonts w:ascii="Calibri" w:hAnsi="Calibri" w:cs="Calibri"/>
          <w:noProof/>
          <w:szCs w:val="24"/>
          <w:lang w:val="en-GB"/>
        </w:rPr>
        <w:t xml:space="preserve"> 2014, </w:t>
      </w:r>
      <w:r w:rsidRPr="00C25E07">
        <w:rPr>
          <w:rFonts w:ascii="Calibri" w:hAnsi="Calibri" w:cs="Calibri"/>
          <w:b/>
          <w:bCs/>
          <w:noProof/>
          <w:szCs w:val="24"/>
          <w:lang w:val="en-GB"/>
        </w:rPr>
        <w:t>4</w:t>
      </w:r>
      <w:r w:rsidRPr="00C25E07">
        <w:rPr>
          <w:rFonts w:ascii="Calibri" w:hAnsi="Calibri" w:cs="Calibri"/>
          <w:noProof/>
          <w:szCs w:val="24"/>
          <w:lang w:val="en-GB"/>
        </w:rPr>
        <w:t>:924–929.</w:t>
      </w:r>
    </w:p>
    <w:p w14:paraId="55FA0714"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34. </w:t>
      </w:r>
      <w:r w:rsidRPr="00C25E07">
        <w:rPr>
          <w:rFonts w:ascii="Calibri" w:hAnsi="Calibri" w:cs="Calibri"/>
          <w:noProof/>
          <w:szCs w:val="24"/>
          <w:lang w:val="en-GB"/>
        </w:rPr>
        <w:tab/>
        <w:t xml:space="preserve">Lecocq F, Shalizi Z: </w:t>
      </w:r>
      <w:r w:rsidRPr="00C25E07">
        <w:rPr>
          <w:rFonts w:ascii="Calibri" w:hAnsi="Calibri" w:cs="Calibri"/>
          <w:b/>
          <w:bCs/>
          <w:noProof/>
          <w:szCs w:val="24"/>
          <w:lang w:val="en-GB"/>
        </w:rPr>
        <w:t>The economics of targeted mitigation in infrastructure</w:t>
      </w:r>
      <w:r w:rsidRPr="00C25E07">
        <w:rPr>
          <w:rFonts w:ascii="Calibri" w:hAnsi="Calibri" w:cs="Calibri"/>
          <w:noProof/>
          <w:szCs w:val="24"/>
          <w:lang w:val="en-GB"/>
        </w:rPr>
        <w:t xml:space="preserve">. </w:t>
      </w:r>
      <w:r w:rsidRPr="00C25E07">
        <w:rPr>
          <w:rFonts w:ascii="Calibri" w:hAnsi="Calibri" w:cs="Calibri"/>
          <w:i/>
          <w:iCs/>
          <w:noProof/>
          <w:szCs w:val="24"/>
          <w:lang w:val="en-GB"/>
        </w:rPr>
        <w:t>Clim. Policy</w:t>
      </w:r>
      <w:r w:rsidRPr="00C25E07">
        <w:rPr>
          <w:rFonts w:ascii="Calibri" w:hAnsi="Calibri" w:cs="Calibri"/>
          <w:noProof/>
          <w:szCs w:val="24"/>
          <w:lang w:val="en-GB"/>
        </w:rPr>
        <w:t xml:space="preserve"> 2014, </w:t>
      </w:r>
      <w:r w:rsidRPr="00C25E07">
        <w:rPr>
          <w:rFonts w:ascii="Calibri" w:hAnsi="Calibri" w:cs="Calibri"/>
          <w:b/>
          <w:bCs/>
          <w:noProof/>
          <w:szCs w:val="24"/>
          <w:lang w:val="en-GB"/>
        </w:rPr>
        <w:t>14</w:t>
      </w:r>
      <w:r w:rsidRPr="00C25E07">
        <w:rPr>
          <w:rFonts w:ascii="Calibri" w:hAnsi="Calibri" w:cs="Calibri"/>
          <w:noProof/>
          <w:szCs w:val="24"/>
          <w:lang w:val="en-GB"/>
        </w:rPr>
        <w:t>:187–208.</w:t>
      </w:r>
    </w:p>
    <w:p w14:paraId="73EE74E3"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35. </w:t>
      </w:r>
      <w:r w:rsidRPr="00C25E07">
        <w:rPr>
          <w:rFonts w:ascii="Calibri" w:hAnsi="Calibri" w:cs="Calibri"/>
          <w:noProof/>
          <w:szCs w:val="24"/>
          <w:lang w:val="en-GB"/>
        </w:rPr>
        <w:tab/>
        <w:t xml:space="preserve">Fujita M: </w:t>
      </w:r>
      <w:r w:rsidRPr="00C25E07">
        <w:rPr>
          <w:rFonts w:ascii="Calibri" w:hAnsi="Calibri" w:cs="Calibri"/>
          <w:i/>
          <w:iCs/>
          <w:noProof/>
          <w:szCs w:val="24"/>
          <w:lang w:val="en-GB"/>
        </w:rPr>
        <w:t>Urban Economic Theory</w:t>
      </w:r>
      <w:r w:rsidRPr="00C25E07">
        <w:rPr>
          <w:rFonts w:ascii="Calibri" w:hAnsi="Calibri" w:cs="Calibri"/>
          <w:noProof/>
          <w:szCs w:val="24"/>
          <w:lang w:val="en-GB"/>
        </w:rPr>
        <w:t>. Cambridge University Press; 1989.</w:t>
      </w:r>
    </w:p>
    <w:p w14:paraId="1E071484"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36. </w:t>
      </w:r>
      <w:r w:rsidRPr="00C25E07">
        <w:rPr>
          <w:rFonts w:ascii="Calibri" w:hAnsi="Calibri" w:cs="Calibri"/>
          <w:noProof/>
          <w:szCs w:val="24"/>
          <w:lang w:val="en-GB"/>
        </w:rPr>
        <w:tab/>
        <w:t xml:space="preserve">Creutzig F: </w:t>
      </w:r>
      <w:r w:rsidRPr="00C25E07">
        <w:rPr>
          <w:rFonts w:ascii="Calibri" w:hAnsi="Calibri" w:cs="Calibri"/>
          <w:b/>
          <w:bCs/>
          <w:noProof/>
          <w:szCs w:val="24"/>
          <w:lang w:val="en-GB"/>
        </w:rPr>
        <w:t>How fuel prices determine public transport infrastructure, modal shares and urban form</w:t>
      </w:r>
      <w:r w:rsidRPr="00C25E07">
        <w:rPr>
          <w:rFonts w:ascii="Calibri" w:hAnsi="Calibri" w:cs="Calibri"/>
          <w:noProof/>
          <w:szCs w:val="24"/>
          <w:lang w:val="en-GB"/>
        </w:rPr>
        <w:t xml:space="preserve">. </w:t>
      </w:r>
      <w:r w:rsidRPr="00C25E07">
        <w:rPr>
          <w:rFonts w:ascii="Calibri" w:hAnsi="Calibri" w:cs="Calibri"/>
          <w:i/>
          <w:iCs/>
          <w:noProof/>
          <w:szCs w:val="24"/>
          <w:lang w:val="en-GB"/>
        </w:rPr>
        <w:t>Urban Clim.</w:t>
      </w:r>
      <w:r w:rsidRPr="00C25E07">
        <w:rPr>
          <w:rFonts w:ascii="Calibri" w:hAnsi="Calibri" w:cs="Calibri"/>
          <w:noProof/>
          <w:szCs w:val="24"/>
          <w:lang w:val="en-GB"/>
        </w:rPr>
        <w:t xml:space="preserve"> 2014, </w:t>
      </w:r>
      <w:r w:rsidRPr="00C25E07">
        <w:rPr>
          <w:rFonts w:ascii="Calibri" w:hAnsi="Calibri" w:cs="Calibri"/>
          <w:b/>
          <w:bCs/>
          <w:noProof/>
          <w:szCs w:val="24"/>
          <w:lang w:val="en-GB"/>
        </w:rPr>
        <w:t>10</w:t>
      </w:r>
      <w:r w:rsidRPr="00C25E07">
        <w:rPr>
          <w:rFonts w:ascii="Calibri" w:hAnsi="Calibri" w:cs="Calibri"/>
          <w:noProof/>
          <w:szCs w:val="24"/>
          <w:lang w:val="en-GB"/>
        </w:rPr>
        <w:t>:63–76.</w:t>
      </w:r>
    </w:p>
    <w:p w14:paraId="10AABCBC"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37. </w:t>
      </w:r>
      <w:r w:rsidRPr="00C25E07">
        <w:rPr>
          <w:rFonts w:ascii="Calibri" w:hAnsi="Calibri" w:cs="Calibri"/>
          <w:noProof/>
          <w:szCs w:val="24"/>
          <w:lang w:val="en-GB"/>
        </w:rPr>
        <w:tab/>
        <w:t xml:space="preserve">Creutzig F, Baiocchi G, Bierkandt R, Pichler P-P, Seto KC: </w:t>
      </w:r>
      <w:r w:rsidRPr="00C25E07">
        <w:rPr>
          <w:rFonts w:ascii="Calibri" w:hAnsi="Calibri" w:cs="Calibri"/>
          <w:b/>
          <w:bCs/>
          <w:noProof/>
          <w:szCs w:val="24"/>
          <w:lang w:val="en-GB"/>
        </w:rPr>
        <w:t>Global typology of urban energy use and potentials for an urbanization mitigation wedge [Internet]</w:t>
      </w:r>
      <w:r w:rsidRPr="00C25E07">
        <w:rPr>
          <w:rFonts w:ascii="Calibri" w:hAnsi="Calibri" w:cs="Calibri"/>
          <w:noProof/>
          <w:szCs w:val="24"/>
          <w:lang w:val="en-GB"/>
        </w:rPr>
        <w:t xml:space="preserve">. </w:t>
      </w:r>
      <w:r w:rsidRPr="00C25E07">
        <w:rPr>
          <w:rFonts w:ascii="Calibri" w:hAnsi="Calibri" w:cs="Calibri"/>
          <w:i/>
          <w:iCs/>
          <w:noProof/>
          <w:szCs w:val="24"/>
          <w:lang w:val="en-GB"/>
        </w:rPr>
        <w:t>Proc. Natl. Acad. Sci.</w:t>
      </w:r>
      <w:r w:rsidRPr="00C25E07">
        <w:rPr>
          <w:rFonts w:ascii="Calibri" w:hAnsi="Calibri" w:cs="Calibri"/>
          <w:noProof/>
          <w:szCs w:val="24"/>
          <w:lang w:val="en-GB"/>
        </w:rPr>
        <w:t xml:space="preserve"> 2015, doi:10.1073/pnas.1315545112.</w:t>
      </w:r>
    </w:p>
    <w:p w14:paraId="0117354B"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38. </w:t>
      </w:r>
      <w:r w:rsidRPr="00C25E07">
        <w:rPr>
          <w:rFonts w:ascii="Calibri" w:hAnsi="Calibri" w:cs="Calibri"/>
          <w:noProof/>
          <w:szCs w:val="24"/>
          <w:lang w:val="en-GB"/>
        </w:rPr>
        <w:tab/>
        <w:t xml:space="preserve">Lee DD, Seung HS: </w:t>
      </w:r>
      <w:r w:rsidRPr="00C25E07">
        <w:rPr>
          <w:rFonts w:ascii="Calibri" w:hAnsi="Calibri" w:cs="Calibri"/>
          <w:b/>
          <w:bCs/>
          <w:noProof/>
          <w:szCs w:val="24"/>
          <w:lang w:val="en-GB"/>
        </w:rPr>
        <w:t>Learning the parts of objects by non-negative matrix factorization. [Internet]</w:t>
      </w:r>
      <w:r w:rsidRPr="00C25E07">
        <w:rPr>
          <w:rFonts w:ascii="Calibri" w:hAnsi="Calibri" w:cs="Calibri"/>
          <w:noProof/>
          <w:szCs w:val="24"/>
          <w:lang w:val="en-GB"/>
        </w:rPr>
        <w:t xml:space="preserve">. </w:t>
      </w:r>
      <w:r w:rsidRPr="00C25E07">
        <w:rPr>
          <w:rFonts w:ascii="Calibri" w:hAnsi="Calibri" w:cs="Calibri"/>
          <w:i/>
          <w:iCs/>
          <w:noProof/>
          <w:szCs w:val="24"/>
          <w:lang w:val="en-GB"/>
        </w:rPr>
        <w:t>Nature</w:t>
      </w:r>
      <w:r w:rsidRPr="00C25E07">
        <w:rPr>
          <w:rFonts w:ascii="Calibri" w:hAnsi="Calibri" w:cs="Calibri"/>
          <w:noProof/>
          <w:szCs w:val="24"/>
          <w:lang w:val="en-GB"/>
        </w:rPr>
        <w:t xml:space="preserve"> 1999, </w:t>
      </w:r>
      <w:r w:rsidRPr="00C25E07">
        <w:rPr>
          <w:rFonts w:ascii="Calibri" w:hAnsi="Calibri" w:cs="Calibri"/>
          <w:b/>
          <w:bCs/>
          <w:noProof/>
          <w:szCs w:val="24"/>
          <w:lang w:val="en-GB"/>
        </w:rPr>
        <w:t>401</w:t>
      </w:r>
      <w:r w:rsidRPr="00C25E07">
        <w:rPr>
          <w:rFonts w:ascii="Calibri" w:hAnsi="Calibri" w:cs="Calibri"/>
          <w:noProof/>
          <w:szCs w:val="24"/>
          <w:lang w:val="en-GB"/>
        </w:rPr>
        <w:t>:788–91.</w:t>
      </w:r>
    </w:p>
    <w:p w14:paraId="72642C2D"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39. </w:t>
      </w:r>
      <w:r w:rsidRPr="00C25E07">
        <w:rPr>
          <w:rFonts w:ascii="Calibri" w:hAnsi="Calibri" w:cs="Calibri"/>
          <w:noProof/>
          <w:szCs w:val="24"/>
          <w:lang w:val="en-GB"/>
        </w:rPr>
        <w:tab/>
        <w:t xml:space="preserve">Jacomy M, Venturini T, Heymann S, Bastian M: </w:t>
      </w:r>
      <w:r w:rsidRPr="00C25E07">
        <w:rPr>
          <w:rFonts w:ascii="Calibri" w:hAnsi="Calibri" w:cs="Calibri"/>
          <w:b/>
          <w:bCs/>
          <w:noProof/>
          <w:szCs w:val="24"/>
          <w:lang w:val="en-GB"/>
        </w:rPr>
        <w:t>ForceAtlas2, a continuous graph layout algorithm for handy network visualization designed for the Gephi software</w:t>
      </w:r>
      <w:r w:rsidRPr="00C25E07">
        <w:rPr>
          <w:rFonts w:ascii="Calibri" w:hAnsi="Calibri" w:cs="Calibri"/>
          <w:noProof/>
          <w:szCs w:val="24"/>
          <w:lang w:val="en-GB"/>
        </w:rPr>
        <w:t xml:space="preserve">. </w:t>
      </w:r>
      <w:r w:rsidRPr="00C25E07">
        <w:rPr>
          <w:rFonts w:ascii="Calibri" w:hAnsi="Calibri" w:cs="Calibri"/>
          <w:i/>
          <w:iCs/>
          <w:noProof/>
          <w:szCs w:val="24"/>
          <w:lang w:val="en-GB"/>
        </w:rPr>
        <w:t>PLoS One</w:t>
      </w:r>
      <w:r w:rsidRPr="00C25E07">
        <w:rPr>
          <w:rFonts w:ascii="Calibri" w:hAnsi="Calibri" w:cs="Calibri"/>
          <w:noProof/>
          <w:szCs w:val="24"/>
          <w:lang w:val="en-GB"/>
        </w:rPr>
        <w:t xml:space="preserve"> 2014, </w:t>
      </w:r>
      <w:r w:rsidRPr="00C25E07">
        <w:rPr>
          <w:rFonts w:ascii="Calibri" w:hAnsi="Calibri" w:cs="Calibri"/>
          <w:b/>
          <w:bCs/>
          <w:noProof/>
          <w:szCs w:val="24"/>
          <w:lang w:val="en-GB"/>
        </w:rPr>
        <w:t>9</w:t>
      </w:r>
      <w:r w:rsidRPr="00C25E07">
        <w:rPr>
          <w:rFonts w:ascii="Calibri" w:hAnsi="Calibri" w:cs="Calibri"/>
          <w:noProof/>
          <w:szCs w:val="24"/>
          <w:lang w:val="en-GB"/>
        </w:rPr>
        <w:t>:1–12.</w:t>
      </w:r>
    </w:p>
    <w:p w14:paraId="07FFA174"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40. </w:t>
      </w:r>
      <w:r w:rsidRPr="00C25E07">
        <w:rPr>
          <w:rFonts w:ascii="Calibri" w:hAnsi="Calibri" w:cs="Calibri"/>
          <w:noProof/>
          <w:szCs w:val="24"/>
          <w:lang w:val="en-GB"/>
        </w:rPr>
        <w:tab/>
        <w:t xml:space="preserve">Bulkeley H, Betsill MM: </w:t>
      </w:r>
      <w:r w:rsidRPr="00C25E07">
        <w:rPr>
          <w:rFonts w:ascii="Calibri" w:hAnsi="Calibri" w:cs="Calibri"/>
          <w:b/>
          <w:bCs/>
          <w:noProof/>
          <w:szCs w:val="24"/>
          <w:lang w:val="en-GB"/>
        </w:rPr>
        <w:t>Rethinking sustainable cities: Multilevel governance and the “urban” politics of climate change</w:t>
      </w:r>
      <w:r w:rsidRPr="00C25E07">
        <w:rPr>
          <w:rFonts w:ascii="Calibri" w:hAnsi="Calibri" w:cs="Calibri"/>
          <w:noProof/>
          <w:szCs w:val="24"/>
          <w:lang w:val="en-GB"/>
        </w:rPr>
        <w:t xml:space="preserve">. </w:t>
      </w:r>
      <w:r w:rsidRPr="00C25E07">
        <w:rPr>
          <w:rFonts w:ascii="Calibri" w:hAnsi="Calibri" w:cs="Calibri"/>
          <w:i/>
          <w:iCs/>
          <w:noProof/>
          <w:szCs w:val="24"/>
          <w:lang w:val="en-GB"/>
        </w:rPr>
        <w:t>Env. Polit.</w:t>
      </w:r>
      <w:r w:rsidRPr="00C25E07">
        <w:rPr>
          <w:rFonts w:ascii="Calibri" w:hAnsi="Calibri" w:cs="Calibri"/>
          <w:noProof/>
          <w:szCs w:val="24"/>
          <w:lang w:val="en-GB"/>
        </w:rPr>
        <w:t xml:space="preserve"> 2005, </w:t>
      </w:r>
      <w:r w:rsidRPr="00C25E07">
        <w:rPr>
          <w:rFonts w:ascii="Calibri" w:hAnsi="Calibri" w:cs="Calibri"/>
          <w:b/>
          <w:bCs/>
          <w:noProof/>
          <w:szCs w:val="24"/>
          <w:lang w:val="en-GB"/>
        </w:rPr>
        <w:t>14</w:t>
      </w:r>
      <w:r w:rsidRPr="00C25E07">
        <w:rPr>
          <w:rFonts w:ascii="Calibri" w:hAnsi="Calibri" w:cs="Calibri"/>
          <w:noProof/>
          <w:szCs w:val="24"/>
          <w:lang w:val="en-GB"/>
        </w:rPr>
        <w:t>:42–63.</w:t>
      </w:r>
    </w:p>
    <w:p w14:paraId="74E19BC1"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41. </w:t>
      </w:r>
      <w:r w:rsidRPr="00C25E07">
        <w:rPr>
          <w:rFonts w:ascii="Calibri" w:hAnsi="Calibri" w:cs="Calibri"/>
          <w:noProof/>
          <w:szCs w:val="24"/>
          <w:lang w:val="en-GB"/>
        </w:rPr>
        <w:tab/>
        <w:t xml:space="preserve">Pataki DE, Carreiro MM, Cherrier J, Grulke NE, Jennings V, Pincetl S, Pouyat R V., Whitlow TH, Zipperer WC: </w:t>
      </w:r>
      <w:r w:rsidRPr="00C25E07">
        <w:rPr>
          <w:rFonts w:ascii="Calibri" w:hAnsi="Calibri" w:cs="Calibri"/>
          <w:b/>
          <w:bCs/>
          <w:noProof/>
          <w:szCs w:val="24"/>
          <w:lang w:val="en-GB"/>
        </w:rPr>
        <w:t>Coupling biogeochemical cycles in urban environments: Ecosystem services, green solutions, and misconceptions</w:t>
      </w:r>
      <w:r w:rsidRPr="00C25E07">
        <w:rPr>
          <w:rFonts w:ascii="Calibri" w:hAnsi="Calibri" w:cs="Calibri"/>
          <w:noProof/>
          <w:szCs w:val="24"/>
          <w:lang w:val="en-GB"/>
        </w:rPr>
        <w:t xml:space="preserve">. </w:t>
      </w:r>
      <w:r w:rsidRPr="00C25E07">
        <w:rPr>
          <w:rFonts w:ascii="Calibri" w:hAnsi="Calibri" w:cs="Calibri"/>
          <w:i/>
          <w:iCs/>
          <w:noProof/>
          <w:szCs w:val="24"/>
          <w:lang w:val="en-GB"/>
        </w:rPr>
        <w:t>Front. Ecol. Environ.</w:t>
      </w:r>
      <w:r w:rsidRPr="00C25E07">
        <w:rPr>
          <w:rFonts w:ascii="Calibri" w:hAnsi="Calibri" w:cs="Calibri"/>
          <w:noProof/>
          <w:szCs w:val="24"/>
          <w:lang w:val="en-GB"/>
        </w:rPr>
        <w:t xml:space="preserve"> 2011, </w:t>
      </w:r>
      <w:r w:rsidRPr="00C25E07">
        <w:rPr>
          <w:rFonts w:ascii="Calibri" w:hAnsi="Calibri" w:cs="Calibri"/>
          <w:b/>
          <w:bCs/>
          <w:noProof/>
          <w:szCs w:val="24"/>
          <w:lang w:val="en-GB"/>
        </w:rPr>
        <w:t>9</w:t>
      </w:r>
      <w:r w:rsidRPr="00C25E07">
        <w:rPr>
          <w:rFonts w:ascii="Calibri" w:hAnsi="Calibri" w:cs="Calibri"/>
          <w:noProof/>
          <w:szCs w:val="24"/>
          <w:lang w:val="en-GB"/>
        </w:rPr>
        <w:t>:27–36.</w:t>
      </w:r>
    </w:p>
    <w:p w14:paraId="0E21394C"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42. </w:t>
      </w:r>
      <w:r w:rsidRPr="00C25E07">
        <w:rPr>
          <w:rFonts w:ascii="Calibri" w:hAnsi="Calibri" w:cs="Calibri"/>
          <w:noProof/>
          <w:szCs w:val="24"/>
          <w:lang w:val="en-GB"/>
        </w:rPr>
        <w:tab/>
        <w:t xml:space="preserve">Newsham GR, Mancini S, Birt BJ: </w:t>
      </w:r>
      <w:r w:rsidRPr="00C25E07">
        <w:rPr>
          <w:rFonts w:ascii="Calibri" w:hAnsi="Calibri" w:cs="Calibri"/>
          <w:b/>
          <w:bCs/>
          <w:noProof/>
          <w:szCs w:val="24"/>
          <w:lang w:val="en-GB"/>
        </w:rPr>
        <w:t>Do LEED-certified buildings save energy? Yes, but...</w:t>
      </w:r>
      <w:r w:rsidRPr="00C25E07">
        <w:rPr>
          <w:rFonts w:ascii="Calibri" w:hAnsi="Calibri" w:cs="Calibri"/>
          <w:noProof/>
          <w:szCs w:val="24"/>
          <w:lang w:val="en-GB"/>
        </w:rPr>
        <w:t xml:space="preserve"> </w:t>
      </w:r>
      <w:r w:rsidRPr="00C25E07">
        <w:rPr>
          <w:rFonts w:ascii="Calibri" w:hAnsi="Calibri" w:cs="Calibri"/>
          <w:i/>
          <w:iCs/>
          <w:noProof/>
          <w:szCs w:val="24"/>
          <w:lang w:val="en-GB"/>
        </w:rPr>
        <w:t>Energy Build.</w:t>
      </w:r>
      <w:r w:rsidRPr="00C25E07">
        <w:rPr>
          <w:rFonts w:ascii="Calibri" w:hAnsi="Calibri" w:cs="Calibri"/>
          <w:noProof/>
          <w:szCs w:val="24"/>
          <w:lang w:val="en-GB"/>
        </w:rPr>
        <w:t xml:space="preserve"> 2009, </w:t>
      </w:r>
      <w:r w:rsidRPr="00C25E07">
        <w:rPr>
          <w:rFonts w:ascii="Calibri" w:hAnsi="Calibri" w:cs="Calibri"/>
          <w:b/>
          <w:bCs/>
          <w:noProof/>
          <w:szCs w:val="24"/>
          <w:lang w:val="en-GB"/>
        </w:rPr>
        <w:t>41</w:t>
      </w:r>
      <w:r w:rsidRPr="00C25E07">
        <w:rPr>
          <w:rFonts w:ascii="Calibri" w:hAnsi="Calibri" w:cs="Calibri"/>
          <w:noProof/>
          <w:szCs w:val="24"/>
          <w:lang w:val="en-GB"/>
        </w:rPr>
        <w:t>:897–905.</w:t>
      </w:r>
    </w:p>
    <w:p w14:paraId="2B9FC797"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43. </w:t>
      </w:r>
      <w:r w:rsidRPr="00C25E07">
        <w:rPr>
          <w:rFonts w:ascii="Calibri" w:hAnsi="Calibri" w:cs="Calibri"/>
          <w:noProof/>
          <w:szCs w:val="24"/>
          <w:lang w:val="en-GB"/>
        </w:rPr>
        <w:tab/>
        <w:t xml:space="preserve">Abrahamse W, Steg L, Vlek C, Rothengatter T: </w:t>
      </w:r>
      <w:r w:rsidRPr="00C25E07">
        <w:rPr>
          <w:rFonts w:ascii="Calibri" w:hAnsi="Calibri" w:cs="Calibri"/>
          <w:b/>
          <w:bCs/>
          <w:noProof/>
          <w:szCs w:val="24"/>
          <w:lang w:val="en-GB"/>
        </w:rPr>
        <w:t>A review of intervention studies aimed at household energy conservation</w:t>
      </w:r>
      <w:r w:rsidRPr="00C25E07">
        <w:rPr>
          <w:rFonts w:ascii="Calibri" w:hAnsi="Calibri" w:cs="Calibri"/>
          <w:noProof/>
          <w:szCs w:val="24"/>
          <w:lang w:val="en-GB"/>
        </w:rPr>
        <w:t xml:space="preserve">. </w:t>
      </w:r>
      <w:r w:rsidRPr="00C25E07">
        <w:rPr>
          <w:rFonts w:ascii="Calibri" w:hAnsi="Calibri" w:cs="Calibri"/>
          <w:i/>
          <w:iCs/>
          <w:noProof/>
          <w:szCs w:val="24"/>
          <w:lang w:val="en-GB"/>
        </w:rPr>
        <w:t>J. Environ. Psychol.</w:t>
      </w:r>
      <w:r w:rsidRPr="00C25E07">
        <w:rPr>
          <w:rFonts w:ascii="Calibri" w:hAnsi="Calibri" w:cs="Calibri"/>
          <w:noProof/>
          <w:szCs w:val="24"/>
          <w:lang w:val="en-GB"/>
        </w:rPr>
        <w:t xml:space="preserve"> 2005, </w:t>
      </w:r>
      <w:r w:rsidRPr="00C25E07">
        <w:rPr>
          <w:rFonts w:ascii="Calibri" w:hAnsi="Calibri" w:cs="Calibri"/>
          <w:b/>
          <w:bCs/>
          <w:noProof/>
          <w:szCs w:val="24"/>
          <w:lang w:val="en-GB"/>
        </w:rPr>
        <w:t>25</w:t>
      </w:r>
      <w:r w:rsidRPr="00C25E07">
        <w:rPr>
          <w:rFonts w:ascii="Calibri" w:hAnsi="Calibri" w:cs="Calibri"/>
          <w:noProof/>
          <w:szCs w:val="24"/>
          <w:lang w:val="en-GB"/>
        </w:rPr>
        <w:t>:273–291.</w:t>
      </w:r>
    </w:p>
    <w:p w14:paraId="2BB8C16D"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44. </w:t>
      </w:r>
      <w:r w:rsidRPr="00C25E07">
        <w:rPr>
          <w:rFonts w:ascii="Calibri" w:hAnsi="Calibri" w:cs="Calibri"/>
          <w:noProof/>
          <w:szCs w:val="24"/>
          <w:lang w:val="en-GB"/>
        </w:rPr>
        <w:tab/>
      </w:r>
      <w:r w:rsidRPr="00285454">
        <w:rPr>
          <w:rFonts w:ascii="Calibri" w:hAnsi="Calibri" w:cs="Calibri"/>
          <w:noProof/>
          <w:szCs w:val="24"/>
          <w:lang w:val="en-GB"/>
        </w:rPr>
        <w:t xml:space="preserve">Dietz T, Gardner GT, Gilligan J, Stern PC, Vandenbergh MP: </w:t>
      </w:r>
      <w:r w:rsidRPr="00285454">
        <w:rPr>
          <w:rFonts w:ascii="Calibri" w:hAnsi="Calibri" w:cs="Calibri"/>
          <w:b/>
          <w:bCs/>
          <w:noProof/>
          <w:szCs w:val="24"/>
          <w:lang w:val="en-GB"/>
        </w:rPr>
        <w:t>Household actions can provide a behavioral wedge to rapidly reduce US carbon emissions</w:t>
      </w:r>
      <w:r w:rsidRPr="00285454">
        <w:rPr>
          <w:rFonts w:ascii="Calibri" w:hAnsi="Calibri" w:cs="Calibri"/>
          <w:noProof/>
          <w:szCs w:val="24"/>
          <w:lang w:val="en-GB"/>
        </w:rPr>
        <w:t xml:space="preserve">. </w:t>
      </w:r>
      <w:r w:rsidRPr="00C25E07">
        <w:rPr>
          <w:rFonts w:ascii="Calibri" w:hAnsi="Calibri" w:cs="Calibri"/>
          <w:i/>
          <w:iCs/>
          <w:noProof/>
          <w:szCs w:val="24"/>
          <w:lang w:val="en-GB"/>
        </w:rPr>
        <w:t>Proc. Natl. Acad. Sci.</w:t>
      </w:r>
      <w:r w:rsidRPr="00C25E07">
        <w:rPr>
          <w:rFonts w:ascii="Calibri" w:hAnsi="Calibri" w:cs="Calibri"/>
          <w:noProof/>
          <w:szCs w:val="24"/>
          <w:lang w:val="en-GB"/>
        </w:rPr>
        <w:t xml:space="preserve"> 2009, </w:t>
      </w:r>
      <w:r w:rsidRPr="00C25E07">
        <w:rPr>
          <w:rFonts w:ascii="Calibri" w:hAnsi="Calibri" w:cs="Calibri"/>
          <w:b/>
          <w:bCs/>
          <w:noProof/>
          <w:szCs w:val="24"/>
          <w:lang w:val="en-GB"/>
        </w:rPr>
        <w:t>106</w:t>
      </w:r>
      <w:r w:rsidRPr="00C25E07">
        <w:rPr>
          <w:rFonts w:ascii="Calibri" w:hAnsi="Calibri" w:cs="Calibri"/>
          <w:noProof/>
          <w:szCs w:val="24"/>
          <w:lang w:val="en-GB"/>
        </w:rPr>
        <w:t>:18452–18456.</w:t>
      </w:r>
    </w:p>
    <w:p w14:paraId="69E136B5"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45. </w:t>
      </w:r>
      <w:r w:rsidRPr="00C25E07">
        <w:rPr>
          <w:rFonts w:ascii="Calibri" w:hAnsi="Calibri" w:cs="Calibri"/>
          <w:noProof/>
          <w:szCs w:val="24"/>
          <w:lang w:val="en-GB"/>
        </w:rPr>
        <w:tab/>
      </w:r>
      <w:r w:rsidRPr="00285454">
        <w:rPr>
          <w:rFonts w:ascii="Calibri" w:hAnsi="Calibri" w:cs="Calibri"/>
          <w:noProof/>
          <w:szCs w:val="24"/>
          <w:lang w:val="en-GB"/>
        </w:rPr>
        <w:t xml:space="preserve">IPCC: </w:t>
      </w:r>
      <w:r w:rsidRPr="00285454">
        <w:rPr>
          <w:rFonts w:ascii="Calibri" w:hAnsi="Calibri" w:cs="Calibri"/>
          <w:b/>
          <w:bCs/>
          <w:noProof/>
          <w:szCs w:val="24"/>
          <w:lang w:val="en-GB"/>
        </w:rPr>
        <w:t>Appendix A: Procedures for the preparation, review, acceptance, adoption, approval and publication of IPCC Reports</w:t>
      </w:r>
      <w:r w:rsidRPr="00285454">
        <w:rPr>
          <w:rFonts w:ascii="Calibri" w:hAnsi="Calibri" w:cs="Calibri"/>
          <w:noProof/>
          <w:szCs w:val="24"/>
          <w:lang w:val="en-GB"/>
        </w:rPr>
        <w:t xml:space="preserve">. </w:t>
      </w:r>
      <w:r w:rsidRPr="00C25E07">
        <w:rPr>
          <w:rFonts w:ascii="Calibri" w:hAnsi="Calibri" w:cs="Calibri"/>
          <w:noProof/>
          <w:szCs w:val="24"/>
          <w:lang w:val="en-GB"/>
        </w:rPr>
        <w:t xml:space="preserve">In </w:t>
      </w:r>
      <w:r w:rsidRPr="00C25E07">
        <w:rPr>
          <w:rFonts w:ascii="Calibri" w:hAnsi="Calibri" w:cs="Calibri"/>
          <w:i/>
          <w:iCs/>
          <w:noProof/>
          <w:szCs w:val="24"/>
          <w:lang w:val="en-GB"/>
        </w:rPr>
        <w:t>Principles Governing IPCC Work</w:t>
      </w:r>
      <w:r w:rsidRPr="00C25E07">
        <w:rPr>
          <w:rFonts w:ascii="Calibri" w:hAnsi="Calibri" w:cs="Calibri"/>
          <w:noProof/>
          <w:szCs w:val="24"/>
          <w:lang w:val="en-GB"/>
        </w:rPr>
        <w:t>. . IPCC; 2013.</w:t>
      </w:r>
    </w:p>
    <w:p w14:paraId="7FFC9BDC"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46. </w:t>
      </w:r>
      <w:r w:rsidRPr="00C25E07">
        <w:rPr>
          <w:rFonts w:ascii="Calibri" w:hAnsi="Calibri" w:cs="Calibri"/>
          <w:noProof/>
          <w:szCs w:val="24"/>
          <w:lang w:val="en-GB"/>
        </w:rPr>
        <w:tab/>
        <w:t xml:space="preserve">Cervero R, Murphy S, Ferrell C, Goguts N, Tsai Y-H, Arrington GB, Boroski J, Smith-Heimer J, </w:t>
      </w:r>
      <w:r w:rsidRPr="00C25E07">
        <w:rPr>
          <w:rFonts w:ascii="Calibri" w:hAnsi="Calibri" w:cs="Calibri"/>
          <w:noProof/>
          <w:szCs w:val="24"/>
          <w:lang w:val="en-GB"/>
        </w:rPr>
        <w:lastRenderedPageBreak/>
        <w:t xml:space="preserve">Golem R, Penninger P, et al.: </w:t>
      </w:r>
      <w:r w:rsidRPr="00C25E07">
        <w:rPr>
          <w:rFonts w:ascii="Calibri" w:hAnsi="Calibri" w:cs="Calibri"/>
          <w:i/>
          <w:iCs/>
          <w:noProof/>
          <w:szCs w:val="24"/>
          <w:lang w:val="en-GB"/>
        </w:rPr>
        <w:t>TCRP Report 102: Transit-Oriented Development in the United States: Experiences, Challenges, and Prospectes</w:t>
      </w:r>
      <w:r w:rsidRPr="00C25E07">
        <w:rPr>
          <w:rFonts w:ascii="Calibri" w:hAnsi="Calibri" w:cs="Calibri"/>
          <w:noProof/>
          <w:szCs w:val="24"/>
          <w:lang w:val="en-GB"/>
        </w:rPr>
        <w:t>. Transportation Research Board; 2004.</w:t>
      </w:r>
    </w:p>
    <w:p w14:paraId="18F44C86" w14:textId="77777777" w:rsidR="007F709C" w:rsidRPr="00285454"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47. </w:t>
      </w:r>
      <w:r w:rsidRPr="00C25E07">
        <w:rPr>
          <w:rFonts w:ascii="Calibri" w:hAnsi="Calibri" w:cs="Calibri"/>
          <w:noProof/>
          <w:szCs w:val="24"/>
          <w:lang w:val="en-GB"/>
        </w:rPr>
        <w:tab/>
        <w:t xml:space="preserve">Wegener M: </w:t>
      </w:r>
      <w:r w:rsidRPr="00C25E07">
        <w:rPr>
          <w:rFonts w:ascii="Calibri" w:hAnsi="Calibri" w:cs="Calibri"/>
          <w:b/>
          <w:bCs/>
          <w:noProof/>
          <w:szCs w:val="24"/>
          <w:lang w:val="en-GB"/>
        </w:rPr>
        <w:t>Overview of land use transport models</w:t>
      </w:r>
      <w:r w:rsidRPr="00C25E07">
        <w:rPr>
          <w:rFonts w:ascii="Calibri" w:hAnsi="Calibri" w:cs="Calibri"/>
          <w:noProof/>
          <w:szCs w:val="24"/>
          <w:lang w:val="en-GB"/>
        </w:rPr>
        <w:t xml:space="preserve">. In </w:t>
      </w:r>
      <w:r w:rsidRPr="00C25E07">
        <w:rPr>
          <w:rFonts w:ascii="Calibri" w:hAnsi="Calibri" w:cs="Calibri"/>
          <w:i/>
          <w:iCs/>
          <w:noProof/>
          <w:szCs w:val="24"/>
          <w:lang w:val="en-GB"/>
        </w:rPr>
        <w:t>Handbook of transport geography and spatial systems</w:t>
      </w:r>
      <w:r w:rsidRPr="00C25E07">
        <w:rPr>
          <w:rFonts w:ascii="Calibri" w:hAnsi="Calibri" w:cs="Calibri"/>
          <w:noProof/>
          <w:szCs w:val="24"/>
          <w:lang w:val="en-GB"/>
        </w:rPr>
        <w:t>. . Emerald Group Publishing Limited; 2004:127–146.</w:t>
      </w:r>
      <w:r w:rsidRPr="00C25E07">
        <w:rPr>
          <w:rFonts w:ascii="Calibri" w:hAnsi="Calibri" w:cs="Times New Roman"/>
          <w:noProof/>
          <w:szCs w:val="24"/>
          <w:lang w:val="en-GB"/>
        </w:rPr>
        <w:t xml:space="preserve"> </w:t>
      </w:r>
      <w:r w:rsidRPr="00E021B6">
        <w:rPr>
          <w:rFonts w:ascii="Calibri" w:hAnsi="Calibri" w:cs="Times New Roman"/>
          <w:b/>
          <w:noProof/>
          <w:szCs w:val="24"/>
          <w:lang w:val="en-GB"/>
        </w:rPr>
        <w:t>[</w:t>
      </w:r>
      <w:r w:rsidRPr="00E021B6">
        <w:rPr>
          <w:rFonts w:ascii="Calibri" w:hAnsi="Calibri" w:cs="Times New Roman"/>
          <w:b/>
          <w:noProof/>
          <w:szCs w:val="24"/>
          <w:lang w:val="en-US"/>
        </w:rPr>
        <w:t>**Transport land use models generate many detailed insights that are still insufficiently utilized in the climate mitigation literature.]</w:t>
      </w:r>
    </w:p>
    <w:p w14:paraId="6F285F0F"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48. </w:t>
      </w:r>
      <w:r w:rsidRPr="00C25E07">
        <w:rPr>
          <w:rFonts w:ascii="Calibri" w:hAnsi="Calibri" w:cs="Calibri"/>
          <w:noProof/>
          <w:szCs w:val="24"/>
          <w:lang w:val="en-GB"/>
        </w:rPr>
        <w:tab/>
        <w:t xml:space="preserve">Moeckel R, Nagel K: </w:t>
      </w:r>
      <w:r w:rsidRPr="00C25E07">
        <w:rPr>
          <w:rFonts w:ascii="Calibri" w:hAnsi="Calibri" w:cs="Calibri"/>
          <w:b/>
          <w:bCs/>
          <w:noProof/>
          <w:szCs w:val="24"/>
          <w:lang w:val="en-GB"/>
        </w:rPr>
        <w:t>Maintaining Mobility in Substantial Urban Growth Futures</w:t>
      </w:r>
      <w:r w:rsidRPr="00C25E07">
        <w:rPr>
          <w:rFonts w:ascii="Calibri" w:hAnsi="Calibri" w:cs="Calibri"/>
          <w:noProof/>
          <w:szCs w:val="24"/>
          <w:lang w:val="en-GB"/>
        </w:rPr>
        <w:t xml:space="preserve">. </w:t>
      </w:r>
      <w:r w:rsidRPr="00C25E07">
        <w:rPr>
          <w:rFonts w:ascii="Calibri" w:hAnsi="Calibri" w:cs="Calibri"/>
          <w:i/>
          <w:iCs/>
          <w:noProof/>
          <w:szCs w:val="24"/>
          <w:lang w:val="en-GB"/>
        </w:rPr>
        <w:t>Transp. Res. Procedia</w:t>
      </w:r>
      <w:r w:rsidRPr="00C25E07">
        <w:rPr>
          <w:rFonts w:ascii="Calibri" w:hAnsi="Calibri" w:cs="Calibri"/>
          <w:noProof/>
          <w:szCs w:val="24"/>
          <w:lang w:val="en-GB"/>
        </w:rPr>
        <w:t xml:space="preserve"> 2016, </w:t>
      </w:r>
      <w:r w:rsidRPr="00C25E07">
        <w:rPr>
          <w:rFonts w:ascii="Calibri" w:hAnsi="Calibri" w:cs="Calibri"/>
          <w:b/>
          <w:bCs/>
          <w:noProof/>
          <w:szCs w:val="24"/>
          <w:lang w:val="en-GB"/>
        </w:rPr>
        <w:t>19</w:t>
      </w:r>
      <w:r w:rsidRPr="00C25E07">
        <w:rPr>
          <w:rFonts w:ascii="Calibri" w:hAnsi="Calibri" w:cs="Calibri"/>
          <w:noProof/>
          <w:szCs w:val="24"/>
          <w:lang w:val="en-GB"/>
        </w:rPr>
        <w:t>:70–80.</w:t>
      </w:r>
    </w:p>
    <w:p w14:paraId="7AD3ACFE"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49. </w:t>
      </w:r>
      <w:r w:rsidRPr="00C25E07">
        <w:rPr>
          <w:rFonts w:ascii="Calibri" w:hAnsi="Calibri" w:cs="Calibri"/>
          <w:noProof/>
          <w:szCs w:val="24"/>
          <w:lang w:val="en-GB"/>
        </w:rPr>
        <w:tab/>
        <w:t xml:space="preserve">M. W: </w:t>
      </w:r>
      <w:r w:rsidRPr="00C25E07">
        <w:rPr>
          <w:rFonts w:ascii="Calibri" w:hAnsi="Calibri" w:cs="Calibri"/>
          <w:b/>
          <w:bCs/>
          <w:noProof/>
          <w:szCs w:val="24"/>
          <w:lang w:val="en-GB"/>
        </w:rPr>
        <w:t>Land-use transport interaction models</w:t>
      </w:r>
      <w:r w:rsidRPr="00C25E07">
        <w:rPr>
          <w:rFonts w:ascii="Calibri" w:hAnsi="Calibri" w:cs="Calibri"/>
          <w:noProof/>
          <w:szCs w:val="24"/>
          <w:lang w:val="en-GB"/>
        </w:rPr>
        <w:t xml:space="preserve">. In </w:t>
      </w:r>
      <w:r w:rsidRPr="00C25E07">
        <w:rPr>
          <w:rFonts w:ascii="Calibri" w:hAnsi="Calibri" w:cs="Calibri"/>
          <w:i/>
          <w:iCs/>
          <w:noProof/>
          <w:szCs w:val="24"/>
          <w:lang w:val="en-GB"/>
        </w:rPr>
        <w:t>Handbook of Regional Science</w:t>
      </w:r>
      <w:r w:rsidRPr="00C25E07">
        <w:rPr>
          <w:rFonts w:ascii="Calibri" w:hAnsi="Calibri" w:cs="Calibri"/>
          <w:noProof/>
          <w:szCs w:val="24"/>
          <w:lang w:val="en-GB"/>
        </w:rPr>
        <w:t>. . Springer; 2014:741–758.</w:t>
      </w:r>
    </w:p>
    <w:p w14:paraId="25A097DE"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50. </w:t>
      </w:r>
      <w:r w:rsidRPr="00C25E07">
        <w:rPr>
          <w:rFonts w:ascii="Calibri" w:hAnsi="Calibri" w:cs="Calibri"/>
          <w:noProof/>
          <w:szCs w:val="24"/>
          <w:lang w:val="en-GB"/>
        </w:rPr>
        <w:tab/>
        <w:t xml:space="preserve">Mitchell G, Hargreaves A, Namdeo A, Echenique M: </w:t>
      </w:r>
      <w:r w:rsidRPr="00C25E07">
        <w:rPr>
          <w:rFonts w:ascii="Calibri" w:hAnsi="Calibri" w:cs="Calibri"/>
          <w:b/>
          <w:bCs/>
          <w:noProof/>
          <w:szCs w:val="24"/>
          <w:lang w:val="en-GB"/>
        </w:rPr>
        <w:t>Land use, transport, and carbon futures: the impact of spatial form strategies in three UK urban regions</w:t>
      </w:r>
      <w:r w:rsidRPr="00C25E07">
        <w:rPr>
          <w:rFonts w:ascii="Calibri" w:hAnsi="Calibri" w:cs="Calibri"/>
          <w:noProof/>
          <w:szCs w:val="24"/>
          <w:lang w:val="en-GB"/>
        </w:rPr>
        <w:t xml:space="preserve">. </w:t>
      </w:r>
      <w:r w:rsidRPr="00C25E07">
        <w:rPr>
          <w:rFonts w:ascii="Calibri" w:hAnsi="Calibri" w:cs="Calibri"/>
          <w:i/>
          <w:iCs/>
          <w:noProof/>
          <w:szCs w:val="24"/>
          <w:lang w:val="en-GB"/>
        </w:rPr>
        <w:t>Environ. Plan. A</w:t>
      </w:r>
      <w:r w:rsidRPr="00C25E07">
        <w:rPr>
          <w:rFonts w:ascii="Calibri" w:hAnsi="Calibri" w:cs="Calibri"/>
          <w:noProof/>
          <w:szCs w:val="24"/>
          <w:lang w:val="en-GB"/>
        </w:rPr>
        <w:t xml:space="preserve"> 2011, </w:t>
      </w:r>
      <w:r w:rsidRPr="00C25E07">
        <w:rPr>
          <w:rFonts w:ascii="Calibri" w:hAnsi="Calibri" w:cs="Calibri"/>
          <w:b/>
          <w:bCs/>
          <w:noProof/>
          <w:szCs w:val="24"/>
          <w:lang w:val="en-GB"/>
        </w:rPr>
        <w:t>43</w:t>
      </w:r>
      <w:r w:rsidRPr="00C25E07">
        <w:rPr>
          <w:rFonts w:ascii="Calibri" w:hAnsi="Calibri" w:cs="Calibri"/>
          <w:noProof/>
          <w:szCs w:val="24"/>
          <w:lang w:val="en-GB"/>
        </w:rPr>
        <w:t>:2143–2163.</w:t>
      </w:r>
    </w:p>
    <w:p w14:paraId="1CEEE269" w14:textId="77777777" w:rsidR="007F709C" w:rsidRPr="00C25E07" w:rsidRDefault="007F709C" w:rsidP="007F709C">
      <w:pPr>
        <w:widowControl w:val="0"/>
        <w:autoSpaceDE w:val="0"/>
        <w:autoSpaceDN w:val="0"/>
        <w:adjustRightInd w:val="0"/>
        <w:spacing w:line="240" w:lineRule="auto"/>
        <w:ind w:left="640" w:hanging="640"/>
        <w:rPr>
          <w:rFonts w:ascii="Calibri" w:hAnsi="Calibri" w:cs="Calibri"/>
          <w:noProof/>
          <w:szCs w:val="24"/>
          <w:lang w:val="en-GB"/>
        </w:rPr>
      </w:pPr>
      <w:r w:rsidRPr="00C25E07">
        <w:rPr>
          <w:rFonts w:ascii="Calibri" w:hAnsi="Calibri" w:cs="Calibri"/>
          <w:noProof/>
          <w:szCs w:val="24"/>
          <w:lang w:val="en-GB"/>
        </w:rPr>
        <w:t xml:space="preserve">51. </w:t>
      </w:r>
      <w:r w:rsidRPr="00C25E07">
        <w:rPr>
          <w:rFonts w:ascii="Calibri" w:hAnsi="Calibri" w:cs="Calibri"/>
          <w:noProof/>
          <w:szCs w:val="24"/>
          <w:lang w:val="en-GB"/>
        </w:rPr>
        <w:tab/>
        <w:t xml:space="preserve">Margulies JD, Magliocca NR, Schmill MD, Ellis EC: </w:t>
      </w:r>
      <w:r w:rsidRPr="00C25E07">
        <w:rPr>
          <w:rFonts w:ascii="Calibri" w:hAnsi="Calibri" w:cs="Calibri"/>
          <w:b/>
          <w:bCs/>
          <w:noProof/>
          <w:szCs w:val="24"/>
          <w:lang w:val="en-GB"/>
        </w:rPr>
        <w:t>Ambiguous geographies: Connecting case study knowledge with global change science</w:t>
      </w:r>
      <w:r w:rsidRPr="00C25E07">
        <w:rPr>
          <w:rFonts w:ascii="Calibri" w:hAnsi="Calibri" w:cs="Calibri"/>
          <w:noProof/>
          <w:szCs w:val="24"/>
          <w:lang w:val="en-GB"/>
        </w:rPr>
        <w:t xml:space="preserve">. </w:t>
      </w:r>
      <w:r w:rsidRPr="00C25E07">
        <w:rPr>
          <w:rFonts w:ascii="Calibri" w:hAnsi="Calibri" w:cs="Calibri"/>
          <w:i/>
          <w:iCs/>
          <w:noProof/>
          <w:szCs w:val="24"/>
          <w:lang w:val="en-GB"/>
        </w:rPr>
        <w:t>Ann. Am. Assoc. Geogr.</w:t>
      </w:r>
      <w:r w:rsidRPr="00C25E07">
        <w:rPr>
          <w:rFonts w:ascii="Calibri" w:hAnsi="Calibri" w:cs="Calibri"/>
          <w:noProof/>
          <w:szCs w:val="24"/>
          <w:lang w:val="en-GB"/>
        </w:rPr>
        <w:t xml:space="preserve"> 2016, </w:t>
      </w:r>
      <w:r w:rsidRPr="00C25E07">
        <w:rPr>
          <w:rFonts w:ascii="Calibri" w:hAnsi="Calibri" w:cs="Calibri"/>
          <w:b/>
          <w:bCs/>
          <w:noProof/>
          <w:szCs w:val="24"/>
          <w:lang w:val="en-GB"/>
        </w:rPr>
        <w:t>106</w:t>
      </w:r>
      <w:r w:rsidRPr="00C25E07">
        <w:rPr>
          <w:rFonts w:ascii="Calibri" w:hAnsi="Calibri" w:cs="Calibri"/>
          <w:noProof/>
          <w:szCs w:val="24"/>
          <w:lang w:val="en-GB"/>
        </w:rPr>
        <w:t>:572–596.</w:t>
      </w:r>
    </w:p>
    <w:p w14:paraId="1370A9EB" w14:textId="77777777" w:rsidR="007F709C" w:rsidRPr="00285454" w:rsidRDefault="007F709C" w:rsidP="007F709C">
      <w:pPr>
        <w:widowControl w:val="0"/>
        <w:autoSpaceDE w:val="0"/>
        <w:autoSpaceDN w:val="0"/>
        <w:adjustRightInd w:val="0"/>
        <w:spacing w:line="240" w:lineRule="auto"/>
        <w:ind w:left="640" w:hanging="640"/>
        <w:rPr>
          <w:rFonts w:ascii="Calibri" w:hAnsi="Calibri" w:cs="Calibri"/>
          <w:noProof/>
        </w:rPr>
      </w:pPr>
      <w:r w:rsidRPr="00C25E07">
        <w:rPr>
          <w:rFonts w:ascii="Calibri" w:hAnsi="Calibri" w:cs="Calibri"/>
          <w:noProof/>
          <w:szCs w:val="24"/>
          <w:lang w:val="en-GB"/>
        </w:rPr>
        <w:t xml:space="preserve">52. </w:t>
      </w:r>
      <w:r w:rsidRPr="00C25E07">
        <w:rPr>
          <w:rFonts w:ascii="Calibri" w:hAnsi="Calibri" w:cs="Calibri"/>
          <w:noProof/>
          <w:szCs w:val="24"/>
          <w:lang w:val="en-GB"/>
        </w:rPr>
        <w:tab/>
        <w:t xml:space="preserve">Steinberg PF: </w:t>
      </w:r>
      <w:r w:rsidRPr="00C25E07">
        <w:rPr>
          <w:rFonts w:ascii="Calibri" w:hAnsi="Calibri" w:cs="Calibri"/>
          <w:b/>
          <w:bCs/>
          <w:noProof/>
          <w:szCs w:val="24"/>
          <w:lang w:val="en-GB"/>
        </w:rPr>
        <w:t>Can We Generalize from Case Studies?</w:t>
      </w:r>
      <w:r w:rsidRPr="00C25E07">
        <w:rPr>
          <w:rFonts w:ascii="Calibri" w:hAnsi="Calibri" w:cs="Calibri"/>
          <w:noProof/>
          <w:szCs w:val="24"/>
          <w:lang w:val="en-GB"/>
        </w:rPr>
        <w:t xml:space="preserve"> </w:t>
      </w:r>
      <w:r w:rsidRPr="00285454">
        <w:rPr>
          <w:rFonts w:ascii="Calibri" w:hAnsi="Calibri" w:cs="Calibri"/>
          <w:i/>
          <w:iCs/>
          <w:noProof/>
          <w:szCs w:val="24"/>
        </w:rPr>
        <w:t>Glob. Environ. Polit.</w:t>
      </w:r>
      <w:r w:rsidRPr="00285454">
        <w:rPr>
          <w:rFonts w:ascii="Calibri" w:hAnsi="Calibri" w:cs="Calibri"/>
          <w:noProof/>
          <w:szCs w:val="24"/>
        </w:rPr>
        <w:t xml:space="preserve"> 2015, </w:t>
      </w:r>
      <w:r w:rsidRPr="00285454">
        <w:rPr>
          <w:rFonts w:ascii="Calibri" w:hAnsi="Calibri" w:cs="Calibri"/>
          <w:b/>
          <w:bCs/>
          <w:noProof/>
          <w:szCs w:val="24"/>
        </w:rPr>
        <w:t>15</w:t>
      </w:r>
      <w:r w:rsidRPr="00285454">
        <w:rPr>
          <w:rFonts w:ascii="Calibri" w:hAnsi="Calibri" w:cs="Calibri"/>
          <w:noProof/>
          <w:szCs w:val="24"/>
        </w:rPr>
        <w:t>:152–175.</w:t>
      </w:r>
    </w:p>
    <w:p w14:paraId="643352B1" w14:textId="77777777" w:rsidR="007F709C" w:rsidRPr="001F507A" w:rsidRDefault="007F709C" w:rsidP="007F709C">
      <w:pPr>
        <w:rPr>
          <w:lang w:val="en-US"/>
        </w:rPr>
      </w:pPr>
      <w:r>
        <w:rPr>
          <w:lang w:val="en-US"/>
        </w:rPr>
        <w:fldChar w:fldCharType="end"/>
      </w:r>
      <w:r w:rsidRPr="001F507A">
        <w:rPr>
          <w:lang w:val="en-US"/>
        </w:rPr>
        <w:t xml:space="preserve"> </w:t>
      </w:r>
    </w:p>
    <w:p w14:paraId="1FF84497" w14:textId="77777777" w:rsidR="007F709C" w:rsidRPr="001F507A" w:rsidRDefault="007F709C" w:rsidP="007F709C">
      <w:pPr>
        <w:rPr>
          <w:lang w:val="en-US"/>
        </w:rPr>
      </w:pPr>
    </w:p>
    <w:p w14:paraId="1005E04E" w14:textId="0F08537F" w:rsidR="00F52D0A" w:rsidRPr="001F507A" w:rsidRDefault="00F52D0A" w:rsidP="008D70E0">
      <w:pPr>
        <w:rPr>
          <w:lang w:val="en-US"/>
        </w:rPr>
      </w:pPr>
    </w:p>
    <w:sectPr w:rsidR="00F52D0A" w:rsidRPr="001F507A" w:rsidSect="00E04D69">
      <w:footerReference w:type="default" r:id="rId16"/>
      <w:pgSz w:w="11906" w:h="16838"/>
      <w:pgMar w:top="1417" w:right="1417" w:bottom="1134" w:left="1417" w:header="708" w:footer="708" w:gutter="0"/>
      <w:lnNumType w:countBy="1" w:restart="continuous"/>
      <w:cols w:space="708"/>
      <w:docGrid w:linePitch="360"/>
      <w:sectPrChange w:id="1794" w:author="William Lamb" w:date="2017-11-03T10:10:00Z">
        <w:sectPr w:rsidR="00F52D0A" w:rsidRPr="001F507A" w:rsidSect="00E04D69">
          <w:pgMar w:top="1417" w:right="1417" w:bottom="1134" w:left="1417" w:header="708" w:footer="708" w:gutter="0"/>
          <w:lnNumType w:countBy="0" w:restart="newPage"/>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C5C679" w14:textId="77777777" w:rsidR="00911C8C" w:rsidRDefault="00911C8C" w:rsidP="000F73E6">
      <w:pPr>
        <w:spacing w:after="0" w:line="240" w:lineRule="auto"/>
      </w:pPr>
      <w:r>
        <w:separator/>
      </w:r>
    </w:p>
  </w:endnote>
  <w:endnote w:type="continuationSeparator" w:id="0">
    <w:p w14:paraId="14FAEFC9" w14:textId="77777777" w:rsidR="00911C8C" w:rsidRDefault="00911C8C" w:rsidP="000F73E6">
      <w:pPr>
        <w:spacing w:after="0" w:line="240" w:lineRule="auto"/>
      </w:pPr>
      <w:r>
        <w:continuationSeparator/>
      </w:r>
    </w:p>
  </w:endnote>
  <w:endnote w:type="continuationNotice" w:id="1">
    <w:p w14:paraId="611C4444" w14:textId="77777777" w:rsidR="00911C8C" w:rsidRDefault="00911C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789" w:author="William Lamb" w:date="2017-11-03T10:10:00Z"/>
  <w:sdt>
    <w:sdtPr>
      <w:id w:val="-1732219454"/>
      <w:docPartObj>
        <w:docPartGallery w:val="Page Numbers (Bottom of Page)"/>
        <w:docPartUnique/>
      </w:docPartObj>
    </w:sdtPr>
    <w:sdtEndPr>
      <w:rPr>
        <w:noProof/>
      </w:rPr>
    </w:sdtEndPr>
    <w:sdtContent>
      <w:customXmlInsRangeEnd w:id="1789"/>
      <w:p w14:paraId="57BB8617" w14:textId="2CC4FB8F" w:rsidR="00776E10" w:rsidRDefault="00776E10">
        <w:pPr>
          <w:pStyle w:val="Footer"/>
          <w:jc w:val="right"/>
          <w:rPr>
            <w:ins w:id="1790" w:author="William Lamb" w:date="2017-11-03T10:10:00Z"/>
          </w:rPr>
        </w:pPr>
        <w:ins w:id="1791" w:author="William Lamb" w:date="2017-11-03T10:10:00Z">
          <w:r>
            <w:fldChar w:fldCharType="begin"/>
          </w:r>
          <w:r>
            <w:instrText xml:space="preserve"> PAGE   \* MERGEFORMAT </w:instrText>
          </w:r>
          <w:r>
            <w:fldChar w:fldCharType="separate"/>
          </w:r>
        </w:ins>
        <w:r w:rsidR="00C25E07">
          <w:rPr>
            <w:noProof/>
          </w:rPr>
          <w:t>1</w:t>
        </w:r>
        <w:ins w:id="1792" w:author="William Lamb" w:date="2017-11-03T10:10:00Z">
          <w:r>
            <w:rPr>
              <w:noProof/>
            </w:rPr>
            <w:fldChar w:fldCharType="end"/>
          </w:r>
        </w:ins>
      </w:p>
      <w:customXmlInsRangeStart w:id="1793" w:author="William Lamb" w:date="2017-11-03T10:10:00Z"/>
    </w:sdtContent>
  </w:sdt>
  <w:customXmlInsRangeEnd w:id="1793"/>
  <w:p w14:paraId="7F54B2C0" w14:textId="77777777" w:rsidR="00776E10" w:rsidRDefault="00776E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01506F" w14:textId="77777777" w:rsidR="00911C8C" w:rsidRDefault="00911C8C" w:rsidP="000F73E6">
      <w:pPr>
        <w:spacing w:after="0" w:line="240" w:lineRule="auto"/>
      </w:pPr>
      <w:r>
        <w:separator/>
      </w:r>
    </w:p>
  </w:footnote>
  <w:footnote w:type="continuationSeparator" w:id="0">
    <w:p w14:paraId="1737372E" w14:textId="77777777" w:rsidR="00911C8C" w:rsidRDefault="00911C8C" w:rsidP="000F73E6">
      <w:pPr>
        <w:spacing w:after="0" w:line="240" w:lineRule="auto"/>
      </w:pPr>
      <w:r>
        <w:continuationSeparator/>
      </w:r>
    </w:p>
  </w:footnote>
  <w:footnote w:type="continuationNotice" w:id="1">
    <w:p w14:paraId="606F8D57" w14:textId="77777777" w:rsidR="00911C8C" w:rsidRDefault="00911C8C">
      <w:pPr>
        <w:spacing w:after="0" w:line="240" w:lineRule="auto"/>
      </w:pPr>
    </w:p>
  </w:footnote>
  <w:footnote w:id="2">
    <w:p w14:paraId="6283A911" w14:textId="343F8E47" w:rsidR="00776E10" w:rsidRPr="00E10A08" w:rsidDel="006A1740" w:rsidRDefault="00776E10">
      <w:pPr>
        <w:pStyle w:val="FootnoteText"/>
        <w:rPr>
          <w:del w:id="1086" w:author="William Lamb" w:date="2017-10-24T15:04:00Z"/>
          <w:lang w:val="en-GB"/>
        </w:rPr>
      </w:pPr>
      <w:del w:id="1087" w:author="William Lamb" w:date="2017-10-24T15:04:00Z">
        <w:r w:rsidRPr="008F7593" w:rsidDel="006A1740">
          <w:rPr>
            <w:rStyle w:val="FootnoteReference"/>
          </w:rPr>
          <w:footnoteRef/>
        </w:r>
        <w:r w:rsidRPr="00E10A08" w:rsidDel="006A1740">
          <w:rPr>
            <w:lang w:val="en-GB"/>
          </w:rPr>
          <w:delText xml:space="preserve"> </w:delText>
        </w:r>
        <w:r w:rsidDel="006A1740">
          <w:rPr>
            <w:lang w:val="en-US"/>
          </w:rPr>
          <w:delText>To be clear, each document is a combination of topics, hence the prevalence of this particular topic across the whole corpus.</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32"/>
    <w:multiLevelType w:val="hybridMultilevel"/>
    <w:tmpl w:val="3974A0DE"/>
    <w:lvl w:ilvl="0" w:tplc="D1A05D1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15CD5"/>
    <w:multiLevelType w:val="hybridMultilevel"/>
    <w:tmpl w:val="6180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25477"/>
    <w:multiLevelType w:val="hybridMultilevel"/>
    <w:tmpl w:val="105E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EF201B"/>
    <w:multiLevelType w:val="hybridMultilevel"/>
    <w:tmpl w:val="04A2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D40DC"/>
    <w:multiLevelType w:val="hybridMultilevel"/>
    <w:tmpl w:val="FE00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D7F73"/>
    <w:multiLevelType w:val="hybridMultilevel"/>
    <w:tmpl w:val="87AE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25486"/>
    <w:multiLevelType w:val="hybridMultilevel"/>
    <w:tmpl w:val="B80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C6D6E"/>
    <w:multiLevelType w:val="hybridMultilevel"/>
    <w:tmpl w:val="EEDA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E71D9"/>
    <w:multiLevelType w:val="hybridMultilevel"/>
    <w:tmpl w:val="CE460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921EA4"/>
    <w:multiLevelType w:val="hybridMultilevel"/>
    <w:tmpl w:val="7426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82207"/>
    <w:multiLevelType w:val="hybridMultilevel"/>
    <w:tmpl w:val="A1CA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5"/>
  </w:num>
  <w:num w:numId="6">
    <w:abstractNumId w:val="4"/>
  </w:num>
  <w:num w:numId="7">
    <w:abstractNumId w:val="8"/>
  </w:num>
  <w:num w:numId="8">
    <w:abstractNumId w:val="1"/>
  </w:num>
  <w:num w:numId="9">
    <w:abstractNumId w:val="10"/>
  </w:num>
  <w:num w:numId="10">
    <w:abstractNumId w:val="7"/>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Industri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fae0zsp2vw5set5x752edctxaasv00xaad&quot;&gt;Jan&amp;apos;s EN library&lt;record-ids&gt;&lt;item&gt;6255&lt;/item&gt;&lt;item&gt;6265&lt;/item&gt;&lt;item&gt;6399&lt;/item&gt;&lt;item&gt;6417&lt;/item&gt;&lt;item&gt;6435&lt;/item&gt;&lt;item&gt;6479&lt;/item&gt;&lt;item&gt;6512&lt;/item&gt;&lt;item&gt;6533&lt;/item&gt;&lt;item&gt;6541&lt;/item&gt;&lt;/record-ids&gt;&lt;/item&gt;&lt;/Libraries&gt;"/>
  </w:docVars>
  <w:rsids>
    <w:rsidRoot w:val="00D50AD7"/>
    <w:rsid w:val="0000207E"/>
    <w:rsid w:val="00003DEC"/>
    <w:rsid w:val="0000583A"/>
    <w:rsid w:val="00006ABA"/>
    <w:rsid w:val="000072DA"/>
    <w:rsid w:val="00010E42"/>
    <w:rsid w:val="00011305"/>
    <w:rsid w:val="000117CE"/>
    <w:rsid w:val="0001202F"/>
    <w:rsid w:val="00015202"/>
    <w:rsid w:val="00020C1A"/>
    <w:rsid w:val="0002323F"/>
    <w:rsid w:val="000235B6"/>
    <w:rsid w:val="00025EC1"/>
    <w:rsid w:val="00030C6E"/>
    <w:rsid w:val="00030E8C"/>
    <w:rsid w:val="00030F66"/>
    <w:rsid w:val="00032DC8"/>
    <w:rsid w:val="000346B7"/>
    <w:rsid w:val="00036A8C"/>
    <w:rsid w:val="000420EE"/>
    <w:rsid w:val="0005261B"/>
    <w:rsid w:val="000531CA"/>
    <w:rsid w:val="00053D8E"/>
    <w:rsid w:val="0006597B"/>
    <w:rsid w:val="000717F0"/>
    <w:rsid w:val="000807CF"/>
    <w:rsid w:val="00082DD4"/>
    <w:rsid w:val="00090601"/>
    <w:rsid w:val="00091DCE"/>
    <w:rsid w:val="00095A3A"/>
    <w:rsid w:val="000A3C26"/>
    <w:rsid w:val="000A44FB"/>
    <w:rsid w:val="000A52DE"/>
    <w:rsid w:val="000C5E34"/>
    <w:rsid w:val="000C7790"/>
    <w:rsid w:val="000D1AD4"/>
    <w:rsid w:val="000D2342"/>
    <w:rsid w:val="000D2A87"/>
    <w:rsid w:val="000D4E2B"/>
    <w:rsid w:val="000D7948"/>
    <w:rsid w:val="000E1167"/>
    <w:rsid w:val="000E5EE1"/>
    <w:rsid w:val="000E5FEC"/>
    <w:rsid w:val="000F0B1C"/>
    <w:rsid w:val="000F0D6C"/>
    <w:rsid w:val="000F3C55"/>
    <w:rsid w:val="000F3CC6"/>
    <w:rsid w:val="000F4A1C"/>
    <w:rsid w:val="000F73E6"/>
    <w:rsid w:val="00100F90"/>
    <w:rsid w:val="0010383B"/>
    <w:rsid w:val="00114704"/>
    <w:rsid w:val="00114B7C"/>
    <w:rsid w:val="00121D26"/>
    <w:rsid w:val="00124A69"/>
    <w:rsid w:val="0013333F"/>
    <w:rsid w:val="0014356B"/>
    <w:rsid w:val="00145C0B"/>
    <w:rsid w:val="001528B4"/>
    <w:rsid w:val="001561D2"/>
    <w:rsid w:val="00157884"/>
    <w:rsid w:val="00161C64"/>
    <w:rsid w:val="00162B3B"/>
    <w:rsid w:val="001638C1"/>
    <w:rsid w:val="0016648E"/>
    <w:rsid w:val="0017592C"/>
    <w:rsid w:val="00176BCC"/>
    <w:rsid w:val="0017779B"/>
    <w:rsid w:val="00184123"/>
    <w:rsid w:val="00187147"/>
    <w:rsid w:val="001874AC"/>
    <w:rsid w:val="00191942"/>
    <w:rsid w:val="00192790"/>
    <w:rsid w:val="001969F0"/>
    <w:rsid w:val="00196EA1"/>
    <w:rsid w:val="00197B8D"/>
    <w:rsid w:val="001A04ED"/>
    <w:rsid w:val="001A31DA"/>
    <w:rsid w:val="001A6218"/>
    <w:rsid w:val="001A7A7D"/>
    <w:rsid w:val="001B2473"/>
    <w:rsid w:val="001B2C6B"/>
    <w:rsid w:val="001B5555"/>
    <w:rsid w:val="001D4B2B"/>
    <w:rsid w:val="001E0C27"/>
    <w:rsid w:val="001E2F15"/>
    <w:rsid w:val="001E3562"/>
    <w:rsid w:val="001E7F7C"/>
    <w:rsid w:val="001F05C5"/>
    <w:rsid w:val="001F0DD9"/>
    <w:rsid w:val="001F507A"/>
    <w:rsid w:val="001F5CE0"/>
    <w:rsid w:val="001F6403"/>
    <w:rsid w:val="00200D99"/>
    <w:rsid w:val="00203EFB"/>
    <w:rsid w:val="0021332E"/>
    <w:rsid w:val="00217791"/>
    <w:rsid w:val="0022122A"/>
    <w:rsid w:val="002214FE"/>
    <w:rsid w:val="00223534"/>
    <w:rsid w:val="0022362D"/>
    <w:rsid w:val="00224221"/>
    <w:rsid w:val="00225725"/>
    <w:rsid w:val="00233D6F"/>
    <w:rsid w:val="00235ABB"/>
    <w:rsid w:val="00253BC0"/>
    <w:rsid w:val="00253D95"/>
    <w:rsid w:val="00254F5C"/>
    <w:rsid w:val="00261D3D"/>
    <w:rsid w:val="00263835"/>
    <w:rsid w:val="002646A3"/>
    <w:rsid w:val="00267CA7"/>
    <w:rsid w:val="00273682"/>
    <w:rsid w:val="002843B1"/>
    <w:rsid w:val="00286CC1"/>
    <w:rsid w:val="00290554"/>
    <w:rsid w:val="002910D9"/>
    <w:rsid w:val="002921D6"/>
    <w:rsid w:val="0029412F"/>
    <w:rsid w:val="00294745"/>
    <w:rsid w:val="002969E4"/>
    <w:rsid w:val="00296C2D"/>
    <w:rsid w:val="00297690"/>
    <w:rsid w:val="002A06F1"/>
    <w:rsid w:val="002A24EA"/>
    <w:rsid w:val="002A7898"/>
    <w:rsid w:val="002B116F"/>
    <w:rsid w:val="002B1E71"/>
    <w:rsid w:val="002B609B"/>
    <w:rsid w:val="002C2735"/>
    <w:rsid w:val="002C6B29"/>
    <w:rsid w:val="002C6B77"/>
    <w:rsid w:val="002C731A"/>
    <w:rsid w:val="002D304E"/>
    <w:rsid w:val="002D3111"/>
    <w:rsid w:val="002D52B9"/>
    <w:rsid w:val="002E16B5"/>
    <w:rsid w:val="002E2B5D"/>
    <w:rsid w:val="002E4899"/>
    <w:rsid w:val="002F7CE4"/>
    <w:rsid w:val="003002DF"/>
    <w:rsid w:val="00301748"/>
    <w:rsid w:val="00301D1B"/>
    <w:rsid w:val="003033A2"/>
    <w:rsid w:val="00307FFD"/>
    <w:rsid w:val="0032037F"/>
    <w:rsid w:val="0032089A"/>
    <w:rsid w:val="00320EBE"/>
    <w:rsid w:val="0032557C"/>
    <w:rsid w:val="00326FEC"/>
    <w:rsid w:val="003275E9"/>
    <w:rsid w:val="00327A58"/>
    <w:rsid w:val="003319DF"/>
    <w:rsid w:val="003458A4"/>
    <w:rsid w:val="003635D4"/>
    <w:rsid w:val="00363E27"/>
    <w:rsid w:val="00365085"/>
    <w:rsid w:val="00365DB0"/>
    <w:rsid w:val="003710A7"/>
    <w:rsid w:val="00373E1E"/>
    <w:rsid w:val="0037617C"/>
    <w:rsid w:val="003768E9"/>
    <w:rsid w:val="0037706F"/>
    <w:rsid w:val="003810CF"/>
    <w:rsid w:val="003827B6"/>
    <w:rsid w:val="00387FB5"/>
    <w:rsid w:val="0039533E"/>
    <w:rsid w:val="00396DC6"/>
    <w:rsid w:val="003A2F8C"/>
    <w:rsid w:val="003A369A"/>
    <w:rsid w:val="003A7FB6"/>
    <w:rsid w:val="003B080F"/>
    <w:rsid w:val="003B146E"/>
    <w:rsid w:val="003B1BB9"/>
    <w:rsid w:val="003B1C6F"/>
    <w:rsid w:val="003B4E40"/>
    <w:rsid w:val="003B53A8"/>
    <w:rsid w:val="003B6201"/>
    <w:rsid w:val="003B77E3"/>
    <w:rsid w:val="003C0956"/>
    <w:rsid w:val="003C72A5"/>
    <w:rsid w:val="003D2D3A"/>
    <w:rsid w:val="003D3102"/>
    <w:rsid w:val="003D3420"/>
    <w:rsid w:val="003D5A41"/>
    <w:rsid w:val="003D5BF4"/>
    <w:rsid w:val="003E0B60"/>
    <w:rsid w:val="003E36A4"/>
    <w:rsid w:val="003E4168"/>
    <w:rsid w:val="003E4271"/>
    <w:rsid w:val="003E4E75"/>
    <w:rsid w:val="003F08C5"/>
    <w:rsid w:val="003F2757"/>
    <w:rsid w:val="003F6786"/>
    <w:rsid w:val="003F76D7"/>
    <w:rsid w:val="00401FE9"/>
    <w:rsid w:val="004054EC"/>
    <w:rsid w:val="0040745B"/>
    <w:rsid w:val="00413F68"/>
    <w:rsid w:val="00415FEA"/>
    <w:rsid w:val="004179AC"/>
    <w:rsid w:val="00425182"/>
    <w:rsid w:val="004308BF"/>
    <w:rsid w:val="00431C3D"/>
    <w:rsid w:val="00432FB3"/>
    <w:rsid w:val="00434727"/>
    <w:rsid w:val="00435256"/>
    <w:rsid w:val="0043743A"/>
    <w:rsid w:val="00446B69"/>
    <w:rsid w:val="004523A9"/>
    <w:rsid w:val="0045398A"/>
    <w:rsid w:val="0045450C"/>
    <w:rsid w:val="0045499A"/>
    <w:rsid w:val="00456DE9"/>
    <w:rsid w:val="004608D1"/>
    <w:rsid w:val="004655EB"/>
    <w:rsid w:val="0046609A"/>
    <w:rsid w:val="00471B70"/>
    <w:rsid w:val="00472B32"/>
    <w:rsid w:val="00475856"/>
    <w:rsid w:val="00477D27"/>
    <w:rsid w:val="004814BF"/>
    <w:rsid w:val="00482C07"/>
    <w:rsid w:val="00485EC7"/>
    <w:rsid w:val="00495B88"/>
    <w:rsid w:val="004961CA"/>
    <w:rsid w:val="00497734"/>
    <w:rsid w:val="004A3BC3"/>
    <w:rsid w:val="004A5DC5"/>
    <w:rsid w:val="004A6C4A"/>
    <w:rsid w:val="004B5010"/>
    <w:rsid w:val="004B56A9"/>
    <w:rsid w:val="004C1F4C"/>
    <w:rsid w:val="004C778A"/>
    <w:rsid w:val="004D0A2E"/>
    <w:rsid w:val="004E4A77"/>
    <w:rsid w:val="004E52E8"/>
    <w:rsid w:val="004E59AB"/>
    <w:rsid w:val="004F5A01"/>
    <w:rsid w:val="0050037B"/>
    <w:rsid w:val="0051049A"/>
    <w:rsid w:val="005126F7"/>
    <w:rsid w:val="005168BA"/>
    <w:rsid w:val="005211AF"/>
    <w:rsid w:val="00522F79"/>
    <w:rsid w:val="005247A6"/>
    <w:rsid w:val="00532039"/>
    <w:rsid w:val="0053492E"/>
    <w:rsid w:val="00534CA4"/>
    <w:rsid w:val="005376BE"/>
    <w:rsid w:val="00537B55"/>
    <w:rsid w:val="00540331"/>
    <w:rsid w:val="00540F29"/>
    <w:rsid w:val="00541160"/>
    <w:rsid w:val="00541D3C"/>
    <w:rsid w:val="005456AF"/>
    <w:rsid w:val="005477A6"/>
    <w:rsid w:val="00553825"/>
    <w:rsid w:val="0055477A"/>
    <w:rsid w:val="00557DAE"/>
    <w:rsid w:val="00566385"/>
    <w:rsid w:val="005664B7"/>
    <w:rsid w:val="00567F2B"/>
    <w:rsid w:val="0058564E"/>
    <w:rsid w:val="00585B12"/>
    <w:rsid w:val="005921E4"/>
    <w:rsid w:val="005A085F"/>
    <w:rsid w:val="005A5669"/>
    <w:rsid w:val="005A7709"/>
    <w:rsid w:val="005B02C9"/>
    <w:rsid w:val="005B2328"/>
    <w:rsid w:val="005B31AC"/>
    <w:rsid w:val="005C11A3"/>
    <w:rsid w:val="005C635A"/>
    <w:rsid w:val="005D1A45"/>
    <w:rsid w:val="005D20A1"/>
    <w:rsid w:val="005E6004"/>
    <w:rsid w:val="005E6AD9"/>
    <w:rsid w:val="005F08F4"/>
    <w:rsid w:val="005F3234"/>
    <w:rsid w:val="005F3E0A"/>
    <w:rsid w:val="005F4421"/>
    <w:rsid w:val="005F72D7"/>
    <w:rsid w:val="006205EC"/>
    <w:rsid w:val="00620C4A"/>
    <w:rsid w:val="00626C18"/>
    <w:rsid w:val="006337CF"/>
    <w:rsid w:val="00634EC4"/>
    <w:rsid w:val="0063586E"/>
    <w:rsid w:val="006372F5"/>
    <w:rsid w:val="00641812"/>
    <w:rsid w:val="00645296"/>
    <w:rsid w:val="00645C45"/>
    <w:rsid w:val="00653641"/>
    <w:rsid w:val="006577D6"/>
    <w:rsid w:val="00667069"/>
    <w:rsid w:val="00667FB4"/>
    <w:rsid w:val="006701FF"/>
    <w:rsid w:val="00670781"/>
    <w:rsid w:val="006765A1"/>
    <w:rsid w:val="00681BF2"/>
    <w:rsid w:val="00682AD6"/>
    <w:rsid w:val="00687AB2"/>
    <w:rsid w:val="00687D21"/>
    <w:rsid w:val="00694987"/>
    <w:rsid w:val="006A0D72"/>
    <w:rsid w:val="006A1740"/>
    <w:rsid w:val="006A1B99"/>
    <w:rsid w:val="006A36C8"/>
    <w:rsid w:val="006B0846"/>
    <w:rsid w:val="006B2950"/>
    <w:rsid w:val="006B2969"/>
    <w:rsid w:val="006B3373"/>
    <w:rsid w:val="006B399C"/>
    <w:rsid w:val="006C2C52"/>
    <w:rsid w:val="006C4130"/>
    <w:rsid w:val="006D43D4"/>
    <w:rsid w:val="006D4489"/>
    <w:rsid w:val="006D4528"/>
    <w:rsid w:val="006D564D"/>
    <w:rsid w:val="006F0679"/>
    <w:rsid w:val="006F3055"/>
    <w:rsid w:val="006F4B65"/>
    <w:rsid w:val="006F61B6"/>
    <w:rsid w:val="00701907"/>
    <w:rsid w:val="007026FA"/>
    <w:rsid w:val="007030A9"/>
    <w:rsid w:val="00706462"/>
    <w:rsid w:val="007075E9"/>
    <w:rsid w:val="00713DD6"/>
    <w:rsid w:val="00713F9B"/>
    <w:rsid w:val="0071476E"/>
    <w:rsid w:val="00717416"/>
    <w:rsid w:val="00722DC3"/>
    <w:rsid w:val="0072388D"/>
    <w:rsid w:val="00724D6A"/>
    <w:rsid w:val="00733F30"/>
    <w:rsid w:val="00743CDE"/>
    <w:rsid w:val="00744632"/>
    <w:rsid w:val="00752A46"/>
    <w:rsid w:val="00753DC1"/>
    <w:rsid w:val="007547A0"/>
    <w:rsid w:val="00755FAE"/>
    <w:rsid w:val="0075694D"/>
    <w:rsid w:val="00756EFE"/>
    <w:rsid w:val="0076050C"/>
    <w:rsid w:val="007605CD"/>
    <w:rsid w:val="0076093E"/>
    <w:rsid w:val="00762040"/>
    <w:rsid w:val="00763041"/>
    <w:rsid w:val="00765E1D"/>
    <w:rsid w:val="00766988"/>
    <w:rsid w:val="007738EB"/>
    <w:rsid w:val="00776E10"/>
    <w:rsid w:val="00781761"/>
    <w:rsid w:val="0078186F"/>
    <w:rsid w:val="00781B0D"/>
    <w:rsid w:val="0078295C"/>
    <w:rsid w:val="00784CDF"/>
    <w:rsid w:val="00787C57"/>
    <w:rsid w:val="00794692"/>
    <w:rsid w:val="00797DC1"/>
    <w:rsid w:val="007A5C96"/>
    <w:rsid w:val="007A7422"/>
    <w:rsid w:val="007A7F44"/>
    <w:rsid w:val="007B083F"/>
    <w:rsid w:val="007B14AC"/>
    <w:rsid w:val="007B239D"/>
    <w:rsid w:val="007B4255"/>
    <w:rsid w:val="007B426D"/>
    <w:rsid w:val="007B727D"/>
    <w:rsid w:val="007C39CF"/>
    <w:rsid w:val="007C73B3"/>
    <w:rsid w:val="007D1C9F"/>
    <w:rsid w:val="007D4C1E"/>
    <w:rsid w:val="007E109E"/>
    <w:rsid w:val="007E3CFD"/>
    <w:rsid w:val="007E61D3"/>
    <w:rsid w:val="007F2C02"/>
    <w:rsid w:val="007F6762"/>
    <w:rsid w:val="007F709C"/>
    <w:rsid w:val="008068A8"/>
    <w:rsid w:val="00807AA0"/>
    <w:rsid w:val="00814372"/>
    <w:rsid w:val="00825E2D"/>
    <w:rsid w:val="0082770C"/>
    <w:rsid w:val="0083368F"/>
    <w:rsid w:val="00835790"/>
    <w:rsid w:val="008400AB"/>
    <w:rsid w:val="008418B6"/>
    <w:rsid w:val="00841E48"/>
    <w:rsid w:val="00842290"/>
    <w:rsid w:val="00845D62"/>
    <w:rsid w:val="008517E2"/>
    <w:rsid w:val="0085523F"/>
    <w:rsid w:val="008637A0"/>
    <w:rsid w:val="008736BC"/>
    <w:rsid w:val="00876161"/>
    <w:rsid w:val="00880DDF"/>
    <w:rsid w:val="00886F1E"/>
    <w:rsid w:val="00890038"/>
    <w:rsid w:val="008927A2"/>
    <w:rsid w:val="00895746"/>
    <w:rsid w:val="008A176C"/>
    <w:rsid w:val="008A50D4"/>
    <w:rsid w:val="008A70AB"/>
    <w:rsid w:val="008B06E2"/>
    <w:rsid w:val="008B0A3F"/>
    <w:rsid w:val="008B59CD"/>
    <w:rsid w:val="008B5E11"/>
    <w:rsid w:val="008C2537"/>
    <w:rsid w:val="008D5B65"/>
    <w:rsid w:val="008D70E0"/>
    <w:rsid w:val="008E54CF"/>
    <w:rsid w:val="008E5F31"/>
    <w:rsid w:val="008E7CBD"/>
    <w:rsid w:val="008F0621"/>
    <w:rsid w:val="008F1FD6"/>
    <w:rsid w:val="008F2059"/>
    <w:rsid w:val="008F38B2"/>
    <w:rsid w:val="008F66F6"/>
    <w:rsid w:val="008F7593"/>
    <w:rsid w:val="00903DBF"/>
    <w:rsid w:val="00905C83"/>
    <w:rsid w:val="009063D2"/>
    <w:rsid w:val="009114BF"/>
    <w:rsid w:val="00911C8C"/>
    <w:rsid w:val="00916F18"/>
    <w:rsid w:val="00920CB1"/>
    <w:rsid w:val="009229B3"/>
    <w:rsid w:val="009260EE"/>
    <w:rsid w:val="00930176"/>
    <w:rsid w:val="00933BE0"/>
    <w:rsid w:val="009356DE"/>
    <w:rsid w:val="00941DC7"/>
    <w:rsid w:val="0094493F"/>
    <w:rsid w:val="00945DF5"/>
    <w:rsid w:val="00947BF5"/>
    <w:rsid w:val="00953310"/>
    <w:rsid w:val="00957458"/>
    <w:rsid w:val="00961E05"/>
    <w:rsid w:val="0096514A"/>
    <w:rsid w:val="009675C0"/>
    <w:rsid w:val="00967604"/>
    <w:rsid w:val="00967C7D"/>
    <w:rsid w:val="00977D3F"/>
    <w:rsid w:val="00980C86"/>
    <w:rsid w:val="00981A3C"/>
    <w:rsid w:val="00982EE2"/>
    <w:rsid w:val="00984DFC"/>
    <w:rsid w:val="009863D6"/>
    <w:rsid w:val="00993ADF"/>
    <w:rsid w:val="00996A1E"/>
    <w:rsid w:val="009A18AD"/>
    <w:rsid w:val="009A2BA8"/>
    <w:rsid w:val="009B30D5"/>
    <w:rsid w:val="009B689F"/>
    <w:rsid w:val="009B6AD0"/>
    <w:rsid w:val="009C05A6"/>
    <w:rsid w:val="009C3713"/>
    <w:rsid w:val="009C429E"/>
    <w:rsid w:val="009C5959"/>
    <w:rsid w:val="009D180B"/>
    <w:rsid w:val="009D4157"/>
    <w:rsid w:val="009D4911"/>
    <w:rsid w:val="009D4AF7"/>
    <w:rsid w:val="009E2133"/>
    <w:rsid w:val="009E306E"/>
    <w:rsid w:val="009E5A57"/>
    <w:rsid w:val="009F1536"/>
    <w:rsid w:val="009F57EA"/>
    <w:rsid w:val="009F5E22"/>
    <w:rsid w:val="00A015E2"/>
    <w:rsid w:val="00A05AEA"/>
    <w:rsid w:val="00A05B7C"/>
    <w:rsid w:val="00A07BB2"/>
    <w:rsid w:val="00A11B87"/>
    <w:rsid w:val="00A230FA"/>
    <w:rsid w:val="00A26517"/>
    <w:rsid w:val="00A52D93"/>
    <w:rsid w:val="00A5615A"/>
    <w:rsid w:val="00A60CA1"/>
    <w:rsid w:val="00A6291F"/>
    <w:rsid w:val="00A66685"/>
    <w:rsid w:val="00A66FEB"/>
    <w:rsid w:val="00A73AFB"/>
    <w:rsid w:val="00A905B9"/>
    <w:rsid w:val="00A9111B"/>
    <w:rsid w:val="00A97ACC"/>
    <w:rsid w:val="00AA601F"/>
    <w:rsid w:val="00AB1EBA"/>
    <w:rsid w:val="00AB2E3C"/>
    <w:rsid w:val="00AB43B3"/>
    <w:rsid w:val="00AC01B5"/>
    <w:rsid w:val="00AC1F0A"/>
    <w:rsid w:val="00AC1FA5"/>
    <w:rsid w:val="00AC24A3"/>
    <w:rsid w:val="00AC2F5B"/>
    <w:rsid w:val="00AC338A"/>
    <w:rsid w:val="00AC56F9"/>
    <w:rsid w:val="00AC74FD"/>
    <w:rsid w:val="00AD0FC8"/>
    <w:rsid w:val="00AD2026"/>
    <w:rsid w:val="00AD20DA"/>
    <w:rsid w:val="00AD32B1"/>
    <w:rsid w:val="00AD62DC"/>
    <w:rsid w:val="00AD65F4"/>
    <w:rsid w:val="00AD70DE"/>
    <w:rsid w:val="00AE2666"/>
    <w:rsid w:val="00AE5BB3"/>
    <w:rsid w:val="00AF0218"/>
    <w:rsid w:val="00AF21F9"/>
    <w:rsid w:val="00AF39AE"/>
    <w:rsid w:val="00AF66AE"/>
    <w:rsid w:val="00B01162"/>
    <w:rsid w:val="00B01A78"/>
    <w:rsid w:val="00B0233C"/>
    <w:rsid w:val="00B0259D"/>
    <w:rsid w:val="00B029EF"/>
    <w:rsid w:val="00B03114"/>
    <w:rsid w:val="00B061BF"/>
    <w:rsid w:val="00B06E41"/>
    <w:rsid w:val="00B079FB"/>
    <w:rsid w:val="00B171F5"/>
    <w:rsid w:val="00B17D0D"/>
    <w:rsid w:val="00B2235C"/>
    <w:rsid w:val="00B23AD7"/>
    <w:rsid w:val="00B24B20"/>
    <w:rsid w:val="00B27FA0"/>
    <w:rsid w:val="00B36416"/>
    <w:rsid w:val="00B36BFA"/>
    <w:rsid w:val="00B36DFC"/>
    <w:rsid w:val="00B46606"/>
    <w:rsid w:val="00B4774A"/>
    <w:rsid w:val="00B514CE"/>
    <w:rsid w:val="00B52378"/>
    <w:rsid w:val="00B56C99"/>
    <w:rsid w:val="00B64A94"/>
    <w:rsid w:val="00B67577"/>
    <w:rsid w:val="00B722BA"/>
    <w:rsid w:val="00B7244F"/>
    <w:rsid w:val="00B75146"/>
    <w:rsid w:val="00B81938"/>
    <w:rsid w:val="00B84F59"/>
    <w:rsid w:val="00B85DE8"/>
    <w:rsid w:val="00B86DB4"/>
    <w:rsid w:val="00B95EF8"/>
    <w:rsid w:val="00BA0ADE"/>
    <w:rsid w:val="00BA1635"/>
    <w:rsid w:val="00BA33AC"/>
    <w:rsid w:val="00BA457F"/>
    <w:rsid w:val="00BB09E1"/>
    <w:rsid w:val="00BB3D6A"/>
    <w:rsid w:val="00BB4372"/>
    <w:rsid w:val="00BB7AC9"/>
    <w:rsid w:val="00BC170A"/>
    <w:rsid w:val="00BD61E3"/>
    <w:rsid w:val="00BE1702"/>
    <w:rsid w:val="00BE1D51"/>
    <w:rsid w:val="00BE3840"/>
    <w:rsid w:val="00BE4C95"/>
    <w:rsid w:val="00BF076D"/>
    <w:rsid w:val="00BF0912"/>
    <w:rsid w:val="00BF1740"/>
    <w:rsid w:val="00BF460A"/>
    <w:rsid w:val="00BF4DF2"/>
    <w:rsid w:val="00C05D14"/>
    <w:rsid w:val="00C05E71"/>
    <w:rsid w:val="00C1790B"/>
    <w:rsid w:val="00C17AA8"/>
    <w:rsid w:val="00C21D3F"/>
    <w:rsid w:val="00C24EF1"/>
    <w:rsid w:val="00C25E07"/>
    <w:rsid w:val="00C2727A"/>
    <w:rsid w:val="00C27830"/>
    <w:rsid w:val="00C319DA"/>
    <w:rsid w:val="00C32655"/>
    <w:rsid w:val="00C33C7D"/>
    <w:rsid w:val="00C34031"/>
    <w:rsid w:val="00C35D93"/>
    <w:rsid w:val="00C4045D"/>
    <w:rsid w:val="00C40641"/>
    <w:rsid w:val="00C47768"/>
    <w:rsid w:val="00C54412"/>
    <w:rsid w:val="00C56197"/>
    <w:rsid w:val="00C60D4C"/>
    <w:rsid w:val="00C62323"/>
    <w:rsid w:val="00C66E70"/>
    <w:rsid w:val="00C72645"/>
    <w:rsid w:val="00C74998"/>
    <w:rsid w:val="00C80F58"/>
    <w:rsid w:val="00C858FE"/>
    <w:rsid w:val="00C9383A"/>
    <w:rsid w:val="00C9463E"/>
    <w:rsid w:val="00C96490"/>
    <w:rsid w:val="00C96B7E"/>
    <w:rsid w:val="00C9732A"/>
    <w:rsid w:val="00CA0A34"/>
    <w:rsid w:val="00CA0EB9"/>
    <w:rsid w:val="00CA14A7"/>
    <w:rsid w:val="00CA212D"/>
    <w:rsid w:val="00CA44F3"/>
    <w:rsid w:val="00CB0AA0"/>
    <w:rsid w:val="00CB329D"/>
    <w:rsid w:val="00CB3C0F"/>
    <w:rsid w:val="00CB675A"/>
    <w:rsid w:val="00CB6E15"/>
    <w:rsid w:val="00CB6E73"/>
    <w:rsid w:val="00CC1D81"/>
    <w:rsid w:val="00CC24AE"/>
    <w:rsid w:val="00CC3790"/>
    <w:rsid w:val="00CC636F"/>
    <w:rsid w:val="00CD0FC3"/>
    <w:rsid w:val="00CD1A87"/>
    <w:rsid w:val="00CD3E16"/>
    <w:rsid w:val="00CD40F3"/>
    <w:rsid w:val="00CD755A"/>
    <w:rsid w:val="00CE2855"/>
    <w:rsid w:val="00CE5B07"/>
    <w:rsid w:val="00CE6C67"/>
    <w:rsid w:val="00D01F13"/>
    <w:rsid w:val="00D028BA"/>
    <w:rsid w:val="00D0344A"/>
    <w:rsid w:val="00D072A8"/>
    <w:rsid w:val="00D21ECE"/>
    <w:rsid w:val="00D22A60"/>
    <w:rsid w:val="00D24C5E"/>
    <w:rsid w:val="00D26764"/>
    <w:rsid w:val="00D27333"/>
    <w:rsid w:val="00D30238"/>
    <w:rsid w:val="00D32B24"/>
    <w:rsid w:val="00D346EB"/>
    <w:rsid w:val="00D43E47"/>
    <w:rsid w:val="00D47C98"/>
    <w:rsid w:val="00D47DDA"/>
    <w:rsid w:val="00D50AD7"/>
    <w:rsid w:val="00D52F16"/>
    <w:rsid w:val="00D531A8"/>
    <w:rsid w:val="00D540CC"/>
    <w:rsid w:val="00D569C0"/>
    <w:rsid w:val="00D701F0"/>
    <w:rsid w:val="00D71641"/>
    <w:rsid w:val="00D71759"/>
    <w:rsid w:val="00D7434B"/>
    <w:rsid w:val="00D7493F"/>
    <w:rsid w:val="00D7744A"/>
    <w:rsid w:val="00D805AA"/>
    <w:rsid w:val="00D83434"/>
    <w:rsid w:val="00D86CDE"/>
    <w:rsid w:val="00D87478"/>
    <w:rsid w:val="00D87A57"/>
    <w:rsid w:val="00D914C4"/>
    <w:rsid w:val="00D960AC"/>
    <w:rsid w:val="00DA3BDE"/>
    <w:rsid w:val="00DA50B4"/>
    <w:rsid w:val="00DB0DB8"/>
    <w:rsid w:val="00DB24E1"/>
    <w:rsid w:val="00DB4669"/>
    <w:rsid w:val="00DB4EC9"/>
    <w:rsid w:val="00DB4F58"/>
    <w:rsid w:val="00DB6029"/>
    <w:rsid w:val="00DB6591"/>
    <w:rsid w:val="00DB6686"/>
    <w:rsid w:val="00DB6ED3"/>
    <w:rsid w:val="00DC1812"/>
    <w:rsid w:val="00DC6DEE"/>
    <w:rsid w:val="00DD008D"/>
    <w:rsid w:val="00DD3AA5"/>
    <w:rsid w:val="00DE317C"/>
    <w:rsid w:val="00DF2488"/>
    <w:rsid w:val="00DF4C7A"/>
    <w:rsid w:val="00DF4E4B"/>
    <w:rsid w:val="00E021B6"/>
    <w:rsid w:val="00E022A9"/>
    <w:rsid w:val="00E04D69"/>
    <w:rsid w:val="00E10A08"/>
    <w:rsid w:val="00E131F6"/>
    <w:rsid w:val="00E157B1"/>
    <w:rsid w:val="00E177E0"/>
    <w:rsid w:val="00E206E7"/>
    <w:rsid w:val="00E25C87"/>
    <w:rsid w:val="00E32EB9"/>
    <w:rsid w:val="00E37458"/>
    <w:rsid w:val="00E37634"/>
    <w:rsid w:val="00E41038"/>
    <w:rsid w:val="00E44963"/>
    <w:rsid w:val="00E45A5A"/>
    <w:rsid w:val="00E503DE"/>
    <w:rsid w:val="00E51F0C"/>
    <w:rsid w:val="00E5375F"/>
    <w:rsid w:val="00E53D4A"/>
    <w:rsid w:val="00E542C8"/>
    <w:rsid w:val="00E5573C"/>
    <w:rsid w:val="00E6332A"/>
    <w:rsid w:val="00E63573"/>
    <w:rsid w:val="00E635DD"/>
    <w:rsid w:val="00E6530D"/>
    <w:rsid w:val="00E76703"/>
    <w:rsid w:val="00E81050"/>
    <w:rsid w:val="00E8304E"/>
    <w:rsid w:val="00E839F9"/>
    <w:rsid w:val="00E85484"/>
    <w:rsid w:val="00E8727F"/>
    <w:rsid w:val="00E932E6"/>
    <w:rsid w:val="00E94689"/>
    <w:rsid w:val="00E95958"/>
    <w:rsid w:val="00E95BB9"/>
    <w:rsid w:val="00E97CDE"/>
    <w:rsid w:val="00E97D01"/>
    <w:rsid w:val="00EA011D"/>
    <w:rsid w:val="00EA0BED"/>
    <w:rsid w:val="00EA138E"/>
    <w:rsid w:val="00EA3D3A"/>
    <w:rsid w:val="00EA4B27"/>
    <w:rsid w:val="00EA71D4"/>
    <w:rsid w:val="00EB33EB"/>
    <w:rsid w:val="00EB350E"/>
    <w:rsid w:val="00EC1453"/>
    <w:rsid w:val="00EC49E9"/>
    <w:rsid w:val="00EC77CD"/>
    <w:rsid w:val="00ED7024"/>
    <w:rsid w:val="00EE251B"/>
    <w:rsid w:val="00EF1F63"/>
    <w:rsid w:val="00F00144"/>
    <w:rsid w:val="00F00613"/>
    <w:rsid w:val="00F0167C"/>
    <w:rsid w:val="00F05353"/>
    <w:rsid w:val="00F059B0"/>
    <w:rsid w:val="00F07C4B"/>
    <w:rsid w:val="00F13BB1"/>
    <w:rsid w:val="00F207EB"/>
    <w:rsid w:val="00F21024"/>
    <w:rsid w:val="00F2291F"/>
    <w:rsid w:val="00F251BC"/>
    <w:rsid w:val="00F26A4E"/>
    <w:rsid w:val="00F30B8F"/>
    <w:rsid w:val="00F315CA"/>
    <w:rsid w:val="00F32C5B"/>
    <w:rsid w:val="00F351A4"/>
    <w:rsid w:val="00F361F5"/>
    <w:rsid w:val="00F376F2"/>
    <w:rsid w:val="00F42BA3"/>
    <w:rsid w:val="00F44CD0"/>
    <w:rsid w:val="00F4619B"/>
    <w:rsid w:val="00F52D0A"/>
    <w:rsid w:val="00F560AF"/>
    <w:rsid w:val="00F56192"/>
    <w:rsid w:val="00F60D42"/>
    <w:rsid w:val="00F859AF"/>
    <w:rsid w:val="00F90607"/>
    <w:rsid w:val="00FA0755"/>
    <w:rsid w:val="00FA0D4B"/>
    <w:rsid w:val="00FA38BB"/>
    <w:rsid w:val="00FA7611"/>
    <w:rsid w:val="00FB3737"/>
    <w:rsid w:val="00FB6A46"/>
    <w:rsid w:val="00FC19B8"/>
    <w:rsid w:val="00FC4D38"/>
    <w:rsid w:val="00FC7BCF"/>
    <w:rsid w:val="00FD09F6"/>
    <w:rsid w:val="00FD11B0"/>
    <w:rsid w:val="00FD1961"/>
    <w:rsid w:val="00FD55D7"/>
    <w:rsid w:val="00FD5D50"/>
    <w:rsid w:val="00FD7E7D"/>
    <w:rsid w:val="00FE3F6E"/>
    <w:rsid w:val="00FE5DA5"/>
    <w:rsid w:val="00FE65EC"/>
    <w:rsid w:val="00FE7CEA"/>
    <w:rsid w:val="00FE7D05"/>
    <w:rsid w:val="00FF290E"/>
    <w:rsid w:val="00FF5A88"/>
    <w:rsid w:val="00FF6493"/>
    <w:rsid w:val="00FF6DEC"/>
    <w:rsid w:val="00FF79B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80B7E"/>
  <w15:docId w15:val="{9D29ABB2-5F53-4A98-8A6C-E3A7E5E3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C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3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A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C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8A"/>
    <w:rPr>
      <w:rFonts w:ascii="Tahoma" w:hAnsi="Tahoma" w:cs="Tahoma"/>
      <w:sz w:val="16"/>
      <w:szCs w:val="16"/>
    </w:rPr>
  </w:style>
  <w:style w:type="character" w:styleId="Hyperlink">
    <w:name w:val="Hyperlink"/>
    <w:basedOn w:val="DefaultParagraphFont"/>
    <w:uiPriority w:val="99"/>
    <w:unhideWhenUsed/>
    <w:rsid w:val="002A24EA"/>
    <w:rPr>
      <w:color w:val="0000FF" w:themeColor="hyperlink"/>
      <w:u w:val="single"/>
    </w:rPr>
  </w:style>
  <w:style w:type="character" w:styleId="CommentReference">
    <w:name w:val="annotation reference"/>
    <w:basedOn w:val="DefaultParagraphFont"/>
    <w:uiPriority w:val="99"/>
    <w:semiHidden/>
    <w:unhideWhenUsed/>
    <w:rsid w:val="0075694D"/>
    <w:rPr>
      <w:sz w:val="16"/>
      <w:szCs w:val="16"/>
    </w:rPr>
  </w:style>
  <w:style w:type="paragraph" w:styleId="CommentText">
    <w:name w:val="annotation text"/>
    <w:basedOn w:val="Normal"/>
    <w:link w:val="CommentTextChar"/>
    <w:uiPriority w:val="99"/>
    <w:unhideWhenUsed/>
    <w:rsid w:val="0075694D"/>
    <w:pPr>
      <w:spacing w:line="240" w:lineRule="auto"/>
    </w:pPr>
    <w:rPr>
      <w:sz w:val="20"/>
      <w:szCs w:val="20"/>
    </w:rPr>
  </w:style>
  <w:style w:type="character" w:customStyle="1" w:styleId="CommentTextChar">
    <w:name w:val="Comment Text Char"/>
    <w:basedOn w:val="DefaultParagraphFont"/>
    <w:link w:val="CommentText"/>
    <w:uiPriority w:val="99"/>
    <w:rsid w:val="0075694D"/>
    <w:rPr>
      <w:sz w:val="20"/>
      <w:szCs w:val="20"/>
    </w:rPr>
  </w:style>
  <w:style w:type="paragraph" w:styleId="CommentSubject">
    <w:name w:val="annotation subject"/>
    <w:basedOn w:val="CommentText"/>
    <w:next w:val="CommentText"/>
    <w:link w:val="CommentSubjectChar"/>
    <w:uiPriority w:val="99"/>
    <w:semiHidden/>
    <w:unhideWhenUsed/>
    <w:rsid w:val="0075694D"/>
    <w:rPr>
      <w:b/>
      <w:bCs/>
    </w:rPr>
  </w:style>
  <w:style w:type="character" w:customStyle="1" w:styleId="CommentSubjectChar">
    <w:name w:val="Comment Subject Char"/>
    <w:basedOn w:val="CommentTextChar"/>
    <w:link w:val="CommentSubject"/>
    <w:uiPriority w:val="99"/>
    <w:semiHidden/>
    <w:rsid w:val="0075694D"/>
    <w:rPr>
      <w:b/>
      <w:bCs/>
      <w:sz w:val="20"/>
      <w:szCs w:val="20"/>
    </w:rPr>
  </w:style>
  <w:style w:type="paragraph" w:styleId="Bibliography">
    <w:name w:val="Bibliography"/>
    <w:basedOn w:val="Normal"/>
    <w:next w:val="Normal"/>
    <w:uiPriority w:val="37"/>
    <w:unhideWhenUsed/>
    <w:rsid w:val="00286CC1"/>
    <w:pPr>
      <w:tabs>
        <w:tab w:val="left" w:pos="384"/>
      </w:tabs>
      <w:spacing w:after="240" w:line="240" w:lineRule="auto"/>
      <w:ind w:left="384" w:hanging="384"/>
    </w:pPr>
  </w:style>
  <w:style w:type="paragraph" w:styleId="ListParagraph">
    <w:name w:val="List Paragraph"/>
    <w:basedOn w:val="Normal"/>
    <w:uiPriority w:val="34"/>
    <w:qFormat/>
    <w:rsid w:val="00522F79"/>
    <w:pPr>
      <w:spacing w:after="160" w:line="259" w:lineRule="auto"/>
      <w:ind w:left="720"/>
      <w:contextualSpacing/>
    </w:pPr>
    <w:rPr>
      <w:lang w:val="en-GB"/>
    </w:rPr>
  </w:style>
  <w:style w:type="paragraph" w:styleId="Caption">
    <w:name w:val="caption"/>
    <w:basedOn w:val="Normal"/>
    <w:next w:val="Normal"/>
    <w:uiPriority w:val="35"/>
    <w:unhideWhenUsed/>
    <w:qFormat/>
    <w:rsid w:val="00020C1A"/>
    <w:pPr>
      <w:spacing w:line="240" w:lineRule="auto"/>
    </w:pPr>
    <w:rPr>
      <w:i/>
      <w:iCs/>
      <w:color w:val="1F497D" w:themeColor="text2"/>
      <w:sz w:val="18"/>
      <w:szCs w:val="18"/>
    </w:rPr>
  </w:style>
  <w:style w:type="table" w:styleId="TableGrid">
    <w:name w:val="Table Grid"/>
    <w:basedOn w:val="TableNormal"/>
    <w:uiPriority w:val="59"/>
    <w:rsid w:val="00FC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C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3C55"/>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0F73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3E6"/>
    <w:rPr>
      <w:sz w:val="20"/>
      <w:szCs w:val="20"/>
    </w:rPr>
  </w:style>
  <w:style w:type="character" w:styleId="FootnoteReference">
    <w:name w:val="footnote reference"/>
    <w:basedOn w:val="DefaultParagraphFont"/>
    <w:uiPriority w:val="99"/>
    <w:semiHidden/>
    <w:unhideWhenUsed/>
    <w:rsid w:val="000F73E6"/>
    <w:rPr>
      <w:vertAlign w:val="superscript"/>
    </w:rPr>
  </w:style>
  <w:style w:type="paragraph" w:styleId="Revision">
    <w:name w:val="Revision"/>
    <w:hidden/>
    <w:uiPriority w:val="99"/>
    <w:semiHidden/>
    <w:rsid w:val="003D5BF4"/>
    <w:pPr>
      <w:spacing w:after="0" w:line="240" w:lineRule="auto"/>
    </w:pPr>
  </w:style>
  <w:style w:type="paragraph" w:styleId="Header">
    <w:name w:val="header"/>
    <w:basedOn w:val="Normal"/>
    <w:link w:val="HeaderChar"/>
    <w:uiPriority w:val="99"/>
    <w:unhideWhenUsed/>
    <w:rsid w:val="00D273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7333"/>
  </w:style>
  <w:style w:type="paragraph" w:styleId="Footer">
    <w:name w:val="footer"/>
    <w:basedOn w:val="Normal"/>
    <w:link w:val="FooterChar"/>
    <w:uiPriority w:val="99"/>
    <w:unhideWhenUsed/>
    <w:rsid w:val="00D273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7333"/>
  </w:style>
  <w:style w:type="character" w:styleId="EndnoteReference">
    <w:name w:val="endnote reference"/>
    <w:basedOn w:val="DefaultParagraphFont"/>
    <w:uiPriority w:val="99"/>
    <w:semiHidden/>
    <w:unhideWhenUsed/>
    <w:rsid w:val="008F7593"/>
    <w:rPr>
      <w:vertAlign w:val="superscript"/>
    </w:rPr>
  </w:style>
  <w:style w:type="character" w:styleId="LineNumber">
    <w:name w:val="line number"/>
    <w:basedOn w:val="DefaultParagraphFont"/>
    <w:uiPriority w:val="99"/>
    <w:semiHidden/>
    <w:unhideWhenUsed/>
    <w:rsid w:val="00E04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5467">
      <w:bodyDiv w:val="1"/>
      <w:marLeft w:val="0"/>
      <w:marRight w:val="0"/>
      <w:marTop w:val="0"/>
      <w:marBottom w:val="0"/>
      <w:divBdr>
        <w:top w:val="none" w:sz="0" w:space="0" w:color="auto"/>
        <w:left w:val="none" w:sz="0" w:space="0" w:color="auto"/>
        <w:bottom w:val="none" w:sz="0" w:space="0" w:color="auto"/>
        <w:right w:val="none" w:sz="0" w:space="0" w:color="auto"/>
      </w:divBdr>
    </w:div>
    <w:div w:id="340472157">
      <w:bodyDiv w:val="1"/>
      <w:marLeft w:val="0"/>
      <w:marRight w:val="0"/>
      <w:marTop w:val="0"/>
      <w:marBottom w:val="0"/>
      <w:divBdr>
        <w:top w:val="none" w:sz="0" w:space="0" w:color="auto"/>
        <w:left w:val="none" w:sz="0" w:space="0" w:color="auto"/>
        <w:bottom w:val="none" w:sz="0" w:space="0" w:color="auto"/>
        <w:right w:val="none" w:sz="0" w:space="0" w:color="auto"/>
      </w:divBdr>
    </w:div>
    <w:div w:id="340545569">
      <w:bodyDiv w:val="1"/>
      <w:marLeft w:val="0"/>
      <w:marRight w:val="0"/>
      <w:marTop w:val="0"/>
      <w:marBottom w:val="0"/>
      <w:divBdr>
        <w:top w:val="none" w:sz="0" w:space="0" w:color="auto"/>
        <w:left w:val="none" w:sz="0" w:space="0" w:color="auto"/>
        <w:bottom w:val="none" w:sz="0" w:space="0" w:color="auto"/>
        <w:right w:val="none" w:sz="0" w:space="0" w:color="auto"/>
      </w:divBdr>
      <w:divsChild>
        <w:div w:id="1134563349">
          <w:marLeft w:val="0"/>
          <w:marRight w:val="0"/>
          <w:marTop w:val="0"/>
          <w:marBottom w:val="0"/>
          <w:divBdr>
            <w:top w:val="none" w:sz="0" w:space="0" w:color="auto"/>
            <w:left w:val="none" w:sz="0" w:space="0" w:color="auto"/>
            <w:bottom w:val="none" w:sz="0" w:space="0" w:color="auto"/>
            <w:right w:val="none" w:sz="0" w:space="0" w:color="auto"/>
          </w:divBdr>
        </w:div>
      </w:divsChild>
    </w:div>
    <w:div w:id="418328984">
      <w:bodyDiv w:val="1"/>
      <w:marLeft w:val="0"/>
      <w:marRight w:val="0"/>
      <w:marTop w:val="0"/>
      <w:marBottom w:val="0"/>
      <w:divBdr>
        <w:top w:val="none" w:sz="0" w:space="0" w:color="auto"/>
        <w:left w:val="none" w:sz="0" w:space="0" w:color="auto"/>
        <w:bottom w:val="none" w:sz="0" w:space="0" w:color="auto"/>
        <w:right w:val="none" w:sz="0" w:space="0" w:color="auto"/>
      </w:divBdr>
      <w:divsChild>
        <w:div w:id="215312125">
          <w:marLeft w:val="0"/>
          <w:marRight w:val="0"/>
          <w:marTop w:val="0"/>
          <w:marBottom w:val="0"/>
          <w:divBdr>
            <w:top w:val="none" w:sz="0" w:space="0" w:color="auto"/>
            <w:left w:val="none" w:sz="0" w:space="0" w:color="auto"/>
            <w:bottom w:val="none" w:sz="0" w:space="0" w:color="auto"/>
            <w:right w:val="none" w:sz="0" w:space="0" w:color="auto"/>
          </w:divBdr>
          <w:divsChild>
            <w:div w:id="4816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137">
      <w:bodyDiv w:val="1"/>
      <w:marLeft w:val="0"/>
      <w:marRight w:val="0"/>
      <w:marTop w:val="0"/>
      <w:marBottom w:val="0"/>
      <w:divBdr>
        <w:top w:val="none" w:sz="0" w:space="0" w:color="auto"/>
        <w:left w:val="none" w:sz="0" w:space="0" w:color="auto"/>
        <w:bottom w:val="none" w:sz="0" w:space="0" w:color="auto"/>
        <w:right w:val="none" w:sz="0" w:space="0" w:color="auto"/>
      </w:divBdr>
      <w:divsChild>
        <w:div w:id="883250470">
          <w:marLeft w:val="0"/>
          <w:marRight w:val="0"/>
          <w:marTop w:val="0"/>
          <w:marBottom w:val="0"/>
          <w:divBdr>
            <w:top w:val="none" w:sz="0" w:space="0" w:color="auto"/>
            <w:left w:val="none" w:sz="0" w:space="0" w:color="auto"/>
            <w:bottom w:val="none" w:sz="0" w:space="0" w:color="auto"/>
            <w:right w:val="none" w:sz="0" w:space="0" w:color="auto"/>
          </w:divBdr>
        </w:div>
        <w:div w:id="1126005827">
          <w:marLeft w:val="0"/>
          <w:marRight w:val="0"/>
          <w:marTop w:val="0"/>
          <w:marBottom w:val="0"/>
          <w:divBdr>
            <w:top w:val="none" w:sz="0" w:space="0" w:color="auto"/>
            <w:left w:val="none" w:sz="0" w:space="0" w:color="auto"/>
            <w:bottom w:val="none" w:sz="0" w:space="0" w:color="auto"/>
            <w:right w:val="none" w:sz="0" w:space="0" w:color="auto"/>
          </w:divBdr>
        </w:div>
      </w:divsChild>
    </w:div>
    <w:div w:id="856386802">
      <w:bodyDiv w:val="1"/>
      <w:marLeft w:val="0"/>
      <w:marRight w:val="0"/>
      <w:marTop w:val="0"/>
      <w:marBottom w:val="0"/>
      <w:divBdr>
        <w:top w:val="none" w:sz="0" w:space="0" w:color="auto"/>
        <w:left w:val="none" w:sz="0" w:space="0" w:color="auto"/>
        <w:bottom w:val="none" w:sz="0" w:space="0" w:color="auto"/>
        <w:right w:val="none" w:sz="0" w:space="0" w:color="auto"/>
      </w:divBdr>
      <w:divsChild>
        <w:div w:id="47415159">
          <w:marLeft w:val="0"/>
          <w:marRight w:val="0"/>
          <w:marTop w:val="0"/>
          <w:marBottom w:val="0"/>
          <w:divBdr>
            <w:top w:val="none" w:sz="0" w:space="0" w:color="auto"/>
            <w:left w:val="none" w:sz="0" w:space="0" w:color="auto"/>
            <w:bottom w:val="none" w:sz="0" w:space="0" w:color="auto"/>
            <w:right w:val="none" w:sz="0" w:space="0" w:color="auto"/>
          </w:divBdr>
        </w:div>
        <w:div w:id="1737782293">
          <w:marLeft w:val="0"/>
          <w:marRight w:val="0"/>
          <w:marTop w:val="0"/>
          <w:marBottom w:val="0"/>
          <w:divBdr>
            <w:top w:val="none" w:sz="0" w:space="0" w:color="auto"/>
            <w:left w:val="none" w:sz="0" w:space="0" w:color="auto"/>
            <w:bottom w:val="none" w:sz="0" w:space="0" w:color="auto"/>
            <w:right w:val="none" w:sz="0" w:space="0" w:color="auto"/>
          </w:divBdr>
        </w:div>
      </w:divsChild>
    </w:div>
    <w:div w:id="897012702">
      <w:bodyDiv w:val="1"/>
      <w:marLeft w:val="0"/>
      <w:marRight w:val="0"/>
      <w:marTop w:val="0"/>
      <w:marBottom w:val="0"/>
      <w:divBdr>
        <w:top w:val="none" w:sz="0" w:space="0" w:color="auto"/>
        <w:left w:val="none" w:sz="0" w:space="0" w:color="auto"/>
        <w:bottom w:val="none" w:sz="0" w:space="0" w:color="auto"/>
        <w:right w:val="none" w:sz="0" w:space="0" w:color="auto"/>
      </w:divBdr>
      <w:divsChild>
        <w:div w:id="2121600976">
          <w:marLeft w:val="0"/>
          <w:marRight w:val="0"/>
          <w:marTop w:val="0"/>
          <w:marBottom w:val="0"/>
          <w:divBdr>
            <w:top w:val="none" w:sz="0" w:space="0" w:color="auto"/>
            <w:left w:val="none" w:sz="0" w:space="0" w:color="auto"/>
            <w:bottom w:val="none" w:sz="0" w:space="0" w:color="auto"/>
            <w:right w:val="none" w:sz="0" w:space="0" w:color="auto"/>
          </w:divBdr>
          <w:divsChild>
            <w:div w:id="1430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923">
      <w:bodyDiv w:val="1"/>
      <w:marLeft w:val="0"/>
      <w:marRight w:val="0"/>
      <w:marTop w:val="0"/>
      <w:marBottom w:val="0"/>
      <w:divBdr>
        <w:top w:val="none" w:sz="0" w:space="0" w:color="auto"/>
        <w:left w:val="none" w:sz="0" w:space="0" w:color="auto"/>
        <w:bottom w:val="none" w:sz="0" w:space="0" w:color="auto"/>
        <w:right w:val="none" w:sz="0" w:space="0" w:color="auto"/>
      </w:divBdr>
    </w:div>
    <w:div w:id="1079062367">
      <w:bodyDiv w:val="1"/>
      <w:marLeft w:val="0"/>
      <w:marRight w:val="0"/>
      <w:marTop w:val="0"/>
      <w:marBottom w:val="0"/>
      <w:divBdr>
        <w:top w:val="none" w:sz="0" w:space="0" w:color="auto"/>
        <w:left w:val="none" w:sz="0" w:space="0" w:color="auto"/>
        <w:bottom w:val="none" w:sz="0" w:space="0" w:color="auto"/>
        <w:right w:val="none" w:sz="0" w:space="0" w:color="auto"/>
      </w:divBdr>
      <w:divsChild>
        <w:div w:id="1188447128">
          <w:marLeft w:val="0"/>
          <w:marRight w:val="0"/>
          <w:marTop w:val="0"/>
          <w:marBottom w:val="0"/>
          <w:divBdr>
            <w:top w:val="none" w:sz="0" w:space="0" w:color="auto"/>
            <w:left w:val="none" w:sz="0" w:space="0" w:color="auto"/>
            <w:bottom w:val="none" w:sz="0" w:space="0" w:color="auto"/>
            <w:right w:val="none" w:sz="0" w:space="0" w:color="auto"/>
          </w:divBdr>
        </w:div>
      </w:divsChild>
    </w:div>
    <w:div w:id="1114444562">
      <w:bodyDiv w:val="1"/>
      <w:marLeft w:val="0"/>
      <w:marRight w:val="0"/>
      <w:marTop w:val="0"/>
      <w:marBottom w:val="0"/>
      <w:divBdr>
        <w:top w:val="none" w:sz="0" w:space="0" w:color="auto"/>
        <w:left w:val="none" w:sz="0" w:space="0" w:color="auto"/>
        <w:bottom w:val="none" w:sz="0" w:space="0" w:color="auto"/>
        <w:right w:val="none" w:sz="0" w:space="0" w:color="auto"/>
      </w:divBdr>
      <w:divsChild>
        <w:div w:id="684328608">
          <w:marLeft w:val="0"/>
          <w:marRight w:val="0"/>
          <w:marTop w:val="0"/>
          <w:marBottom w:val="0"/>
          <w:divBdr>
            <w:top w:val="none" w:sz="0" w:space="0" w:color="auto"/>
            <w:left w:val="none" w:sz="0" w:space="0" w:color="auto"/>
            <w:bottom w:val="none" w:sz="0" w:space="0" w:color="auto"/>
            <w:right w:val="none" w:sz="0" w:space="0" w:color="auto"/>
          </w:divBdr>
        </w:div>
      </w:divsChild>
    </w:div>
    <w:div w:id="1220018377">
      <w:bodyDiv w:val="1"/>
      <w:marLeft w:val="0"/>
      <w:marRight w:val="0"/>
      <w:marTop w:val="0"/>
      <w:marBottom w:val="0"/>
      <w:divBdr>
        <w:top w:val="none" w:sz="0" w:space="0" w:color="auto"/>
        <w:left w:val="none" w:sz="0" w:space="0" w:color="auto"/>
        <w:bottom w:val="none" w:sz="0" w:space="0" w:color="auto"/>
        <w:right w:val="none" w:sz="0" w:space="0" w:color="auto"/>
      </w:divBdr>
      <w:divsChild>
        <w:div w:id="1470434991">
          <w:marLeft w:val="0"/>
          <w:marRight w:val="0"/>
          <w:marTop w:val="0"/>
          <w:marBottom w:val="0"/>
          <w:divBdr>
            <w:top w:val="none" w:sz="0" w:space="0" w:color="auto"/>
            <w:left w:val="none" w:sz="0" w:space="0" w:color="auto"/>
            <w:bottom w:val="none" w:sz="0" w:space="0" w:color="auto"/>
            <w:right w:val="none" w:sz="0" w:space="0" w:color="auto"/>
          </w:divBdr>
          <w:divsChild>
            <w:div w:id="20473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537">
      <w:bodyDiv w:val="1"/>
      <w:marLeft w:val="0"/>
      <w:marRight w:val="0"/>
      <w:marTop w:val="0"/>
      <w:marBottom w:val="0"/>
      <w:divBdr>
        <w:top w:val="none" w:sz="0" w:space="0" w:color="auto"/>
        <w:left w:val="none" w:sz="0" w:space="0" w:color="auto"/>
        <w:bottom w:val="none" w:sz="0" w:space="0" w:color="auto"/>
        <w:right w:val="none" w:sz="0" w:space="0" w:color="auto"/>
      </w:divBdr>
    </w:div>
    <w:div w:id="1295524890">
      <w:bodyDiv w:val="1"/>
      <w:marLeft w:val="0"/>
      <w:marRight w:val="0"/>
      <w:marTop w:val="0"/>
      <w:marBottom w:val="0"/>
      <w:divBdr>
        <w:top w:val="none" w:sz="0" w:space="0" w:color="auto"/>
        <w:left w:val="none" w:sz="0" w:space="0" w:color="auto"/>
        <w:bottom w:val="none" w:sz="0" w:space="0" w:color="auto"/>
        <w:right w:val="none" w:sz="0" w:space="0" w:color="auto"/>
      </w:divBdr>
      <w:divsChild>
        <w:div w:id="1427925278">
          <w:marLeft w:val="0"/>
          <w:marRight w:val="0"/>
          <w:marTop w:val="0"/>
          <w:marBottom w:val="0"/>
          <w:divBdr>
            <w:top w:val="none" w:sz="0" w:space="0" w:color="auto"/>
            <w:left w:val="none" w:sz="0" w:space="0" w:color="auto"/>
            <w:bottom w:val="none" w:sz="0" w:space="0" w:color="auto"/>
            <w:right w:val="none" w:sz="0" w:space="0" w:color="auto"/>
          </w:divBdr>
        </w:div>
      </w:divsChild>
    </w:div>
    <w:div w:id="1301182093">
      <w:bodyDiv w:val="1"/>
      <w:marLeft w:val="0"/>
      <w:marRight w:val="0"/>
      <w:marTop w:val="0"/>
      <w:marBottom w:val="0"/>
      <w:divBdr>
        <w:top w:val="none" w:sz="0" w:space="0" w:color="auto"/>
        <w:left w:val="none" w:sz="0" w:space="0" w:color="auto"/>
        <w:bottom w:val="none" w:sz="0" w:space="0" w:color="auto"/>
        <w:right w:val="none" w:sz="0" w:space="0" w:color="auto"/>
      </w:divBdr>
      <w:divsChild>
        <w:div w:id="449059237">
          <w:marLeft w:val="0"/>
          <w:marRight w:val="0"/>
          <w:marTop w:val="0"/>
          <w:marBottom w:val="0"/>
          <w:divBdr>
            <w:top w:val="none" w:sz="0" w:space="0" w:color="auto"/>
            <w:left w:val="none" w:sz="0" w:space="0" w:color="auto"/>
            <w:bottom w:val="none" w:sz="0" w:space="0" w:color="auto"/>
            <w:right w:val="none" w:sz="0" w:space="0" w:color="auto"/>
          </w:divBdr>
        </w:div>
      </w:divsChild>
    </w:div>
    <w:div w:id="1365985916">
      <w:bodyDiv w:val="1"/>
      <w:marLeft w:val="0"/>
      <w:marRight w:val="0"/>
      <w:marTop w:val="0"/>
      <w:marBottom w:val="0"/>
      <w:divBdr>
        <w:top w:val="none" w:sz="0" w:space="0" w:color="auto"/>
        <w:left w:val="none" w:sz="0" w:space="0" w:color="auto"/>
        <w:bottom w:val="none" w:sz="0" w:space="0" w:color="auto"/>
        <w:right w:val="none" w:sz="0" w:space="0" w:color="auto"/>
      </w:divBdr>
    </w:div>
    <w:div w:id="1455321640">
      <w:bodyDiv w:val="1"/>
      <w:marLeft w:val="0"/>
      <w:marRight w:val="0"/>
      <w:marTop w:val="0"/>
      <w:marBottom w:val="0"/>
      <w:divBdr>
        <w:top w:val="none" w:sz="0" w:space="0" w:color="auto"/>
        <w:left w:val="none" w:sz="0" w:space="0" w:color="auto"/>
        <w:bottom w:val="none" w:sz="0" w:space="0" w:color="auto"/>
        <w:right w:val="none" w:sz="0" w:space="0" w:color="auto"/>
      </w:divBdr>
      <w:divsChild>
        <w:div w:id="760225853">
          <w:marLeft w:val="0"/>
          <w:marRight w:val="0"/>
          <w:marTop w:val="0"/>
          <w:marBottom w:val="0"/>
          <w:divBdr>
            <w:top w:val="none" w:sz="0" w:space="0" w:color="auto"/>
            <w:left w:val="none" w:sz="0" w:space="0" w:color="auto"/>
            <w:bottom w:val="none" w:sz="0" w:space="0" w:color="auto"/>
            <w:right w:val="none" w:sz="0" w:space="0" w:color="auto"/>
          </w:divBdr>
        </w:div>
      </w:divsChild>
    </w:div>
    <w:div w:id="1515924395">
      <w:bodyDiv w:val="1"/>
      <w:marLeft w:val="0"/>
      <w:marRight w:val="0"/>
      <w:marTop w:val="0"/>
      <w:marBottom w:val="0"/>
      <w:divBdr>
        <w:top w:val="none" w:sz="0" w:space="0" w:color="auto"/>
        <w:left w:val="none" w:sz="0" w:space="0" w:color="auto"/>
        <w:bottom w:val="none" w:sz="0" w:space="0" w:color="auto"/>
        <w:right w:val="none" w:sz="0" w:space="0" w:color="auto"/>
      </w:divBdr>
      <w:divsChild>
        <w:div w:id="1639992888">
          <w:marLeft w:val="0"/>
          <w:marRight w:val="0"/>
          <w:marTop w:val="0"/>
          <w:marBottom w:val="0"/>
          <w:divBdr>
            <w:top w:val="none" w:sz="0" w:space="0" w:color="auto"/>
            <w:left w:val="none" w:sz="0" w:space="0" w:color="auto"/>
            <w:bottom w:val="none" w:sz="0" w:space="0" w:color="auto"/>
            <w:right w:val="none" w:sz="0" w:space="0" w:color="auto"/>
          </w:divBdr>
        </w:div>
      </w:divsChild>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3965893">
      <w:bodyDiv w:val="1"/>
      <w:marLeft w:val="0"/>
      <w:marRight w:val="0"/>
      <w:marTop w:val="0"/>
      <w:marBottom w:val="0"/>
      <w:divBdr>
        <w:top w:val="none" w:sz="0" w:space="0" w:color="auto"/>
        <w:left w:val="none" w:sz="0" w:space="0" w:color="auto"/>
        <w:bottom w:val="none" w:sz="0" w:space="0" w:color="auto"/>
        <w:right w:val="none" w:sz="0" w:space="0" w:color="auto"/>
      </w:divBdr>
    </w:div>
    <w:div w:id="1733387141">
      <w:bodyDiv w:val="1"/>
      <w:marLeft w:val="0"/>
      <w:marRight w:val="0"/>
      <w:marTop w:val="0"/>
      <w:marBottom w:val="0"/>
      <w:divBdr>
        <w:top w:val="none" w:sz="0" w:space="0" w:color="auto"/>
        <w:left w:val="none" w:sz="0" w:space="0" w:color="auto"/>
        <w:bottom w:val="none" w:sz="0" w:space="0" w:color="auto"/>
        <w:right w:val="none" w:sz="0" w:space="0" w:color="auto"/>
      </w:divBdr>
    </w:div>
    <w:div w:id="1914704469">
      <w:bodyDiv w:val="1"/>
      <w:marLeft w:val="0"/>
      <w:marRight w:val="0"/>
      <w:marTop w:val="0"/>
      <w:marBottom w:val="0"/>
      <w:divBdr>
        <w:top w:val="none" w:sz="0" w:space="0" w:color="auto"/>
        <w:left w:val="none" w:sz="0" w:space="0" w:color="auto"/>
        <w:bottom w:val="none" w:sz="0" w:space="0" w:color="auto"/>
        <w:right w:val="none" w:sz="0" w:space="0" w:color="auto"/>
      </w:divBdr>
    </w:div>
    <w:div w:id="21353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02358-3711-4D4D-8D70-C8DF52CB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48703</Words>
  <Characters>277609</Characters>
  <Application>Microsoft Office Word</Application>
  <DocSecurity>0</DocSecurity>
  <Lines>2313</Lines>
  <Paragraphs>651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PIK</Company>
  <LinksUpToDate>false</LinksUpToDate>
  <CharactersWithSpaces>325661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minx</dc:creator>
  <cp:keywords/>
  <dc:description/>
  <cp:lastModifiedBy>William Lamb</cp:lastModifiedBy>
  <cp:revision>5</cp:revision>
  <dcterms:created xsi:type="dcterms:W3CDTF">2017-11-10T21:24:00Z</dcterms:created>
  <dcterms:modified xsi:type="dcterms:W3CDTF">2017-11-10T21:31:00Z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id="vqMl43LX"/&gt;&lt;style id="http://www.zotero.org/styles/current-opinion-in-environmental-sustainability" hasBibliography="1" bibliographyStyleHasBeenSet="1"/&gt;&lt;prefs&gt;&lt;pref name="fieldType" value="Fi</vt:lpwstr>
  </property>
  <property fmtid="{D5CDD505-2E9C-101B-9397-08002B2CF9AE}" pid="3" name="ZOTERO_PREF_2">
    <vt:lpwstr>eld"/&gt;&lt;pref name="storeReferences" value="true"/&gt;&lt;pref name="automaticJournalAbbreviations" value="true"/&gt;&lt;pref name="noteType" value=""/&gt;&lt;/prefs&gt;&lt;/data&gt;</vt:lpwstr>
  </property>
  <property fmtid="{D5CDD505-2E9C-101B-9397-08002B2CF9AE}" pid="4" name="Mendeley Recent Style Id 0_1">
    <vt:lpwstr>http://www.zotero.org/styles/current-opinion-in-environmental-sustainability</vt:lpwstr>
  </property>
  <property fmtid="{D5CDD505-2E9C-101B-9397-08002B2CF9AE}" pid="5" name="Mendeley Recent Style Name 0_1">
    <vt:lpwstr>Current Opinion in Environmental Sustainability</vt:lpwstr>
  </property>
  <property fmtid="{D5CDD505-2E9C-101B-9397-08002B2CF9AE}" pid="6" name="Mendeley Recent Style Id 1_1">
    <vt:lpwstr>http://www.zotero.org/styles/environmental-research-letters</vt:lpwstr>
  </property>
  <property fmtid="{D5CDD505-2E9C-101B-9397-08002B2CF9AE}" pid="7" name="Mendeley Recent Style Name 1_1">
    <vt:lpwstr>Environmental Research Letters</vt:lpwstr>
  </property>
  <property fmtid="{D5CDD505-2E9C-101B-9397-08002B2CF9AE}" pid="8" name="Mendeley Recent Style Id 2_1">
    <vt:lpwstr>http://www.zotero.org/styles/global-environmental-change</vt:lpwstr>
  </property>
  <property fmtid="{D5CDD505-2E9C-101B-9397-08002B2CF9AE}" pid="9" name="Mendeley Recent Style Name 2_1">
    <vt:lpwstr>Global Environmental Change</vt:lpwstr>
  </property>
  <property fmtid="{D5CDD505-2E9C-101B-9397-08002B2CF9AE}" pid="10" name="Mendeley Recent Style Id 3_1">
    <vt:lpwstr>http://www.zotero.org/styles/ieee</vt:lpwstr>
  </property>
  <property fmtid="{D5CDD505-2E9C-101B-9397-08002B2CF9AE}" pid="11" name="Mendeley Recent Style Name 3_1">
    <vt:lpwstr>IEEE</vt:lpwstr>
  </property>
  <property fmtid="{D5CDD505-2E9C-101B-9397-08002B2CF9AE}" pid="12" name="Mendeley Recent Style Id 4_1">
    <vt:lpwstr>http://www.zotero.org/styles/journal-of-cleaner-production</vt:lpwstr>
  </property>
  <property fmtid="{D5CDD505-2E9C-101B-9397-08002B2CF9AE}" pid="13" name="Mendeley Recent Style Name 4_1">
    <vt:lpwstr>Journal of Cleaner Production</vt:lpwstr>
  </property>
  <property fmtid="{D5CDD505-2E9C-101B-9397-08002B2CF9AE}" pid="14" name="Mendeley Recent Style Id 5_1">
    <vt:lpwstr>http://www.zotero.org/styles/journal-of-climate</vt:lpwstr>
  </property>
  <property fmtid="{D5CDD505-2E9C-101B-9397-08002B2CF9AE}" pid="15" name="Mendeley Recent Style Name 5_1">
    <vt:lpwstr>Journal of Climate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http://www.zotero.org/styles/world-development</vt:lpwstr>
  </property>
  <property fmtid="{D5CDD505-2E9C-101B-9397-08002B2CF9AE}" pid="23" name="Mendeley Recent Style Name 9_1">
    <vt:lpwstr>World Development</vt:lpwstr>
  </property>
  <property fmtid="{D5CDD505-2E9C-101B-9397-08002B2CF9AE}" pid="24" name="Mendeley Document_1">
    <vt:lpwstr>True</vt:lpwstr>
  </property>
  <property fmtid="{D5CDD505-2E9C-101B-9397-08002B2CF9AE}" pid="25" name="Mendeley Unique User Id_1">
    <vt:lpwstr>3e04b280-a17e-31b9-9f3d-670005ac3fef</vt:lpwstr>
  </property>
  <property fmtid="{D5CDD505-2E9C-101B-9397-08002B2CF9AE}" pid="26" name="Mendeley Citation Style_1">
    <vt:lpwstr>http://www.zotero.org/styles/current-opinion-in-environmental-sustainability</vt:lpwstr>
  </property>
</Properties>
</file>