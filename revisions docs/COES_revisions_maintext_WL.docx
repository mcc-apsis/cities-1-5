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7A5C96">
        <w:fldChar w:fldCharType="begin"/>
      </w:r>
      <w:r w:rsidR="007A5C96" w:rsidRPr="00B81938">
        <w:rPr>
          <w:lang w:val="en-GB"/>
          <w:rPrChange w:id="0" w:author="William Lamb" w:date="2017-10-09T16:30:00Z">
            <w:rPr/>
          </w:rPrChange>
        </w:rPr>
        <w:instrText xml:space="preserve"> HYPERLINK "mailto:lamb@mcc-berlin.net" </w:instrText>
      </w:r>
      <w:r w:rsidR="007A5C96">
        <w:fldChar w:fldCharType="separate"/>
      </w:r>
      <w:r w:rsidRPr="00140340">
        <w:rPr>
          <w:rStyle w:val="Hyperlink"/>
          <w:bCs/>
          <w:i/>
          <w:iCs/>
          <w:lang w:val="en-US"/>
        </w:rPr>
        <w:t>lamb@mcc-berlin.net</w:t>
      </w:r>
      <w:r w:rsidR="007A5C96">
        <w:rPr>
          <w:rStyle w:val="Hyperlink"/>
          <w:bCs/>
          <w:i/>
          <w:iCs/>
          <w:lang w:val="en-US"/>
        </w:rPr>
        <w:fldChar w:fldCharType="end"/>
      </w:r>
    </w:p>
    <w:p w14:paraId="1F91CA70" w14:textId="77777777" w:rsidR="003D5A41" w:rsidRDefault="003D5A41" w:rsidP="003D5A41">
      <w:pPr>
        <w:rPr>
          <w:bCs/>
          <w:i/>
          <w:iCs/>
          <w:lang w:val="en-US"/>
        </w:rPr>
      </w:pPr>
    </w:p>
    <w:p w14:paraId="7F2F5FCF" w14:textId="678ACAA9" w:rsidR="006205EC" w:rsidRDefault="003D5A41" w:rsidP="003D5A41">
      <w:pPr>
        <w:rPr>
          <w:bCs/>
          <w:i/>
          <w:iCs/>
          <w:lang w:val="en-US"/>
        </w:rPr>
      </w:pPr>
      <w:r>
        <w:rPr>
          <w:bCs/>
          <w:i/>
          <w:iCs/>
          <w:lang w:val="en-US"/>
        </w:rPr>
        <w:t xml:space="preserve">Abstract. Cities are key for implementing ambitious climate goals such as the 1.5°C target of the Paris Agreement. But in times of an exponentially growing literature, the appropriate selection of the urban research for assessments is no longer obvious. Employing methods from computational linguistics, we gain a systematic overview of transport, urban form, buildings, and waste management – each of which play important time-sensitive roles for meeting the 1.5°C target in cities. The epistemic core of this urban mitigation literature is currently focused on urban form, despite extensive research into demand-side options such as congestion charging, </w:t>
      </w:r>
      <w:r w:rsidRPr="00CC3790">
        <w:rPr>
          <w:bCs/>
          <w:i/>
          <w:iCs/>
          <w:lang w:val="en-US"/>
        </w:rPr>
        <w:t>parking prices, active travel provisioning</w:t>
      </w:r>
      <w:r>
        <w:rPr>
          <w:bCs/>
          <w:i/>
          <w:iCs/>
          <w:lang w:val="en-US"/>
        </w:rPr>
        <w:t>, building construction height, and behavioral aspects of energy use. To achieve 1.5°C, all such city-scale options need to be examined.</w:t>
      </w:r>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4630D293" w:rsidR="00F44CD0" w:rsidRDefault="00E37634" w:rsidP="00F26A4E">
      <w:pPr>
        <w:rPr>
          <w:lang w:val="en-US"/>
        </w:rPr>
      </w:pPr>
      <w:r>
        <w:rPr>
          <w:lang w:val="en-US"/>
        </w:rPr>
        <w:t>To inform</w:t>
      </w:r>
      <w:r w:rsidRPr="00D50AD7">
        <w:rPr>
          <w:lang w:val="en-US"/>
        </w:rPr>
        <w:t xml:space="preserve"> </w:t>
      </w:r>
      <w:r w:rsidR="00D50AD7" w:rsidRPr="00D50AD7">
        <w:rPr>
          <w:lang w:val="en-US"/>
        </w:rPr>
        <w:t>the global stock-take</w:t>
      </w:r>
      <w:r w:rsidR="00F90607">
        <w:rPr>
          <w:lang w:val="en-US"/>
        </w:rPr>
        <w:t xml:space="preserve"> </w:t>
      </w:r>
      <w:r w:rsidR="00D50AD7" w:rsidRPr="00D50AD7">
        <w:rPr>
          <w:lang w:val="en-US"/>
        </w:rPr>
        <w:t>of the Paris Agreement</w:t>
      </w:r>
      <w:r w:rsidR="00977D3F">
        <w:rPr>
          <w:lang w:val="en-US"/>
        </w:rPr>
        <w:t>,</w:t>
      </w:r>
      <w:r w:rsidR="00D50AD7" w:rsidRPr="00D50AD7">
        <w:rPr>
          <w:lang w:val="en-US"/>
        </w:rPr>
        <w:t xml:space="preserve"> 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r w:rsidR="00D50AD7" w:rsidRPr="00D50AD7">
        <w:rPr>
          <w:lang w:val="en-US"/>
        </w:rPr>
        <w:t>.</w:t>
      </w:r>
      <w:r w:rsidR="00D50AD7">
        <w:rPr>
          <w:lang w:val="en-US"/>
        </w:rPr>
        <w:t xml:space="preserve"> </w:t>
      </w:r>
      <w:r w:rsidR="00F26A4E">
        <w:rPr>
          <w:lang w:val="en-US"/>
        </w:rPr>
        <w:t>While the discussion on the 1.5°C goal so far has emphasized the role of negative emissions</w:t>
      </w:r>
      <w:ins w:id="1" w:author="William Lamb" w:date="2017-10-09T13:34:00Z">
        <w:r w:rsidR="00756EFE">
          <w:rPr>
            <w:lang w:val="en-US"/>
          </w:rPr>
          <w:t>,</w:t>
        </w:r>
      </w:ins>
      <w:r w:rsidR="00F26A4E">
        <w:rPr>
          <w:lang w:val="en-US"/>
        </w:rPr>
        <w:t xml:space="preserve"> as well as the higher economic costs for staying within </w:t>
      </w:r>
      <w:del w:id="2" w:author="William Lamb" w:date="2017-10-09T13:34:00Z">
        <w:r w:rsidR="00F26A4E" w:rsidDel="00756EFE">
          <w:rPr>
            <w:lang w:val="en-US"/>
          </w:rPr>
          <w:delText xml:space="preserve">the </w:delText>
        </w:r>
      </w:del>
      <w:r w:rsidR="00F26A4E">
        <w:rPr>
          <w:lang w:val="en-US"/>
        </w:rPr>
        <w:t>tight and fast dwindling emission budget</w:t>
      </w:r>
      <w:ins w:id="3"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r w:rsidR="00F26A4E">
        <w:rPr>
          <w:lang w:val="en-US"/>
        </w:rPr>
        <w:t>, it has been 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w:t>
      </w:r>
      <w:del w:id="4" w:author="William Lamb" w:date="2017-10-09T13:36:00Z">
        <w:r w:rsidR="00F26A4E" w:rsidDel="00756EFE">
          <w:rPr>
            <w:lang w:val="en-US"/>
          </w:rPr>
          <w:delText xml:space="preserve"> policy pathways</w:delText>
        </w:r>
      </w:del>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r w:rsidR="00365085">
        <w:rPr>
          <w:lang w:val="en-US"/>
        </w:rPr>
        <w:t xml:space="preserve"> </w:t>
      </w:r>
      <w:del w:id="5" w:author="William Lamb" w:date="2017-10-09T13:37:00Z">
        <w:r w:rsidR="000D4E2B" w:rsidDel="00756EFE">
          <w:rPr>
            <w:lang w:val="en-US"/>
          </w:rPr>
          <w:delText>Since</w:delText>
        </w:r>
        <w:r w:rsidR="00F44CD0" w:rsidDel="00756EFE">
          <w:rPr>
            <w:lang w:val="en-US"/>
          </w:rPr>
          <w:delText xml:space="preserve"> achieving absolute e</w:delText>
        </w:r>
      </w:del>
      <w:del w:id="6" w:author="William Lamb" w:date="2017-10-09T13:38:00Z">
        <w:r w:rsidR="00F44CD0" w:rsidDel="00756EFE">
          <w:rPr>
            <w:lang w:val="en-US"/>
          </w:rPr>
          <w:delText xml:space="preserve">missions reductions to </w:delText>
        </w:r>
        <w:r w:rsidR="00F26A4E" w:rsidDel="00756EFE">
          <w:rPr>
            <w:lang w:val="en-US"/>
          </w:rPr>
          <w:delText xml:space="preserve">essentially </w:delText>
        </w:r>
        <w:r w:rsidR="00F44CD0" w:rsidDel="00756EFE">
          <w:rPr>
            <w:lang w:val="en-US"/>
          </w:rPr>
          <w:delText xml:space="preserve">zero </w:delText>
        </w:r>
        <w:r w:rsidR="00F26A4E" w:rsidDel="00756EFE">
          <w:rPr>
            <w:lang w:val="en-US"/>
          </w:rPr>
          <w:delText xml:space="preserve">within this century </w:delText>
        </w:r>
        <w:r w:rsidR="00F44CD0" w:rsidDel="00756EFE">
          <w:rPr>
            <w:lang w:val="en-US"/>
          </w:rPr>
          <w:delText>is a necessary</w:delText>
        </w:r>
        <w:r w:rsidR="000D4E2B" w:rsidDel="00756EFE">
          <w:rPr>
            <w:lang w:val="en-US"/>
          </w:rPr>
          <w:delText xml:space="preserve"> (</w:delText>
        </w:r>
        <w:r w:rsidR="00F44CD0" w:rsidDel="00756EFE">
          <w:rPr>
            <w:lang w:val="en-US"/>
          </w:rPr>
          <w:delText>albeit not sufficient</w:delText>
        </w:r>
        <w:r w:rsidR="000D4E2B" w:rsidDel="00756EFE">
          <w:rPr>
            <w:lang w:val="en-US"/>
          </w:rPr>
          <w:delText>)</w:delText>
        </w:r>
        <w:r w:rsidR="00F44CD0" w:rsidDel="00756EFE">
          <w:rPr>
            <w:lang w:val="en-US"/>
          </w:rPr>
          <w:delText xml:space="preserve"> condition to reach the 1.5°C target, c</w:delText>
        </w:r>
      </w:del>
      <w:ins w:id="7" w:author="William Lamb" w:date="2017-10-09T13:38:00Z">
        <w:r w:rsidR="00756EFE">
          <w:rPr>
            <w:lang w:val="en-US"/>
          </w:rPr>
          <w:t>C</w:t>
        </w:r>
      </w:ins>
      <w:r w:rsidR="00F44CD0">
        <w:rPr>
          <w:lang w:val="en-US"/>
        </w:rPr>
        <w:t>ities</w:t>
      </w:r>
      <w:r w:rsidR="000D4E2B">
        <w:rPr>
          <w:lang w:val="en-US"/>
        </w:rPr>
        <w:t xml:space="preserve"> have a self-evident role in </w:t>
      </w:r>
      <w:ins w:id="8" w:author="William Lamb" w:date="2017-10-09T13:39:00Z">
        <w:r w:rsidR="00756EFE">
          <w:rPr>
            <w:lang w:val="en-US"/>
          </w:rPr>
          <w:t>reaching th</w:t>
        </w:r>
      </w:ins>
      <w:ins w:id="9" w:author="William Lamb" w:date="2017-10-09T13:41:00Z">
        <w:r w:rsidR="00756EFE">
          <w:rPr>
            <w:lang w:val="en-US"/>
          </w:rPr>
          <w:t>is goal</w:t>
        </w:r>
      </w:ins>
      <w:del w:id="10" w:author="William Lamb" w:date="2017-10-09T13:39:00Z">
        <w:r w:rsidR="000D4E2B" w:rsidDel="00756EFE">
          <w:rPr>
            <w:lang w:val="en-US"/>
          </w:rPr>
          <w:delText>global climate policy</w:delText>
        </w:r>
      </w:del>
      <w:r w:rsidR="00F44CD0">
        <w:rPr>
          <w:lang w:val="en-US"/>
        </w:rPr>
        <w:t xml:space="preserve">: to leverage their position as the locus of human activity </w:t>
      </w:r>
      <w:del w:id="11" w:author="William Lamb" w:date="2017-10-09T13:41:00Z">
        <w:r w:rsidR="007A7F44" w:rsidDel="00756EFE">
          <w:rPr>
            <w:lang w:val="en-US"/>
          </w:rPr>
          <w:delText xml:space="preserve">and </w:delText>
        </w:r>
      </w:del>
      <w:ins w:id="12" w:author="William Lamb" w:date="2017-10-09T13:41:00Z">
        <w:r w:rsidR="00756EFE">
          <w:rPr>
            <w:lang w:val="en-US"/>
          </w:rPr>
          <w:t xml:space="preserve">in order </w:t>
        </w:r>
      </w:ins>
      <w:r w:rsidR="00F44CD0">
        <w:rPr>
          <w:lang w:val="en-US"/>
        </w:rPr>
        <w:t xml:space="preserve">to put in place </w:t>
      </w:r>
      <w:r w:rsidR="00D71759">
        <w:rPr>
          <w:lang w:val="en-US"/>
        </w:rPr>
        <w:t>low</w:t>
      </w:r>
      <w:r w:rsidR="00F44CD0">
        <w:rPr>
          <w:lang w:val="en-US"/>
        </w:rPr>
        <w:t>-carbon infrastructures globally</w:t>
      </w:r>
      <w:r w:rsidR="00FA7611">
        <w:rPr>
          <w:lang w:val="en-US"/>
        </w:rPr>
        <w:t xml:space="preserve"> </w:t>
      </w:r>
      <w:r w:rsidR="00FA7611" w:rsidRPr="00FA7611">
        <w:rPr>
          <w:lang w:val="en-US"/>
        </w:rPr>
        <w:fldChar w:fldCharType="begin" w:fldLock="1"/>
      </w:r>
      <w:r w:rsidR="00C56197">
        <w:rPr>
          <w:lang w:val="en-US"/>
        </w:rPr>
        <w: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instrText>
      </w:r>
      <w:r w:rsidR="00FA7611" w:rsidRPr="00FA7611">
        <w:rPr>
          <w:lang w:val="en-US"/>
        </w:rPr>
        <w:fldChar w:fldCharType="separate"/>
      </w:r>
      <w:r w:rsidR="00C56197" w:rsidRPr="00C56197">
        <w:rPr>
          <w:rFonts w:ascii="Calibri" w:hAnsi="Calibri" w:cs="Calibri"/>
          <w:noProof/>
          <w:lang w:val="en-US"/>
        </w:rPr>
        <w:t>[5]</w:t>
      </w:r>
      <w:r w:rsidR="00FA7611" w:rsidRPr="00FA7611">
        <w:rPr>
          <w:lang w:val="en-US"/>
        </w:rPr>
        <w:fldChar w:fldCharType="end"/>
      </w:r>
      <w:r w:rsidR="000F73E6">
        <w:rPr>
          <w:lang w:val="en-US"/>
        </w:rPr>
        <w:t>.</w:t>
      </w:r>
      <w:del w:id="13" w:author="William Lamb" w:date="2017-10-09T13:40:00Z">
        <w:r w:rsidR="000F73E6" w:rsidDel="00756EFE">
          <w:rPr>
            <w:lang w:val="en-US"/>
          </w:rPr>
          <w:delText xml:space="preserve"> </w:delText>
        </w:r>
      </w:del>
    </w:p>
    <w:p w14:paraId="436234DF" w14:textId="7E726CE5" w:rsidR="00D0344A" w:rsidRDefault="003F08C5" w:rsidP="00BF076D">
      <w:pPr>
        <w:rPr>
          <w:lang w:val="en-US"/>
        </w:rPr>
      </w:pPr>
      <w:r>
        <w:rPr>
          <w:lang w:val="en-US"/>
        </w:rPr>
        <w:t xml:space="preserve">Cities as infrastructure hotspots </w:t>
      </w:r>
      <w:r w:rsidR="000D4E2B">
        <w:rPr>
          <w:lang w:val="en-US"/>
        </w:rPr>
        <w:t>are critical for</w:t>
      </w:r>
      <w:r>
        <w:rPr>
          <w:lang w:val="en-US"/>
        </w:rPr>
        <w:t xml:space="preserve"> shaping long-run emission trajectories</w:t>
      </w:r>
      <w:r w:rsidR="00D0344A">
        <w:rPr>
          <w:lang w:val="en-US"/>
        </w:rPr>
        <w:t xml:space="preserve">, </w:t>
      </w:r>
      <w:r w:rsidR="000D4E2B">
        <w:rPr>
          <w:lang w:val="en-US"/>
        </w:rPr>
        <w:t>provid</w:t>
      </w:r>
      <w:r w:rsidR="00D0344A">
        <w:rPr>
          <w:lang w:val="en-US"/>
        </w:rPr>
        <w:t>ing both</w:t>
      </w:r>
      <w:r w:rsidR="000D4E2B">
        <w:rPr>
          <w:lang w:val="en-US"/>
        </w:rPr>
        <w:t xml:space="preserve"> </w:t>
      </w:r>
      <w:r>
        <w:rPr>
          <w:lang w:val="en-US"/>
        </w:rPr>
        <w:t>opportunities for leapf</w:t>
      </w:r>
      <w:r w:rsidR="0058564E">
        <w:rPr>
          <w:lang w:val="en-US"/>
        </w:rPr>
        <w:t>rogging</w:t>
      </w:r>
      <w:r w:rsidR="000D4E2B">
        <w:rPr>
          <w:lang w:val="en-US"/>
        </w:rPr>
        <w:t>,</w:t>
      </w:r>
      <w:r w:rsidR="0058564E">
        <w:rPr>
          <w:lang w:val="en-US"/>
        </w:rPr>
        <w:t xml:space="preserve"> and risks for emissions </w:t>
      </w:r>
      <w:r>
        <w:rPr>
          <w:lang w:val="en-US"/>
        </w:rPr>
        <w:t>loc</w:t>
      </w:r>
      <w:r w:rsidR="0058564E">
        <w:rPr>
          <w:lang w:val="en-US"/>
        </w:rPr>
        <w:t>k</w:t>
      </w:r>
      <w:r>
        <w:rPr>
          <w:lang w:val="en-US"/>
        </w:rPr>
        <w:t>-in</w:t>
      </w:r>
      <w:r w:rsidR="00D22A60">
        <w:rPr>
          <w:lang w:val="en-US"/>
        </w:rPr>
        <w:t xml:space="preserve"> </w:t>
      </w:r>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r w:rsidR="00482C07">
        <w:rPr>
          <w:lang w:val="en-US"/>
        </w:rPr>
        <w:t>In the wake of</w:t>
      </w:r>
      <w:r>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Pr>
          <w:lang w:val="en-US"/>
        </w:rPr>
        <w:t xml:space="preserve"> </w:t>
      </w:r>
      <w:r w:rsidR="00482C07">
        <w:rPr>
          <w:lang w:val="en-US"/>
        </w:rPr>
        <w:t xml:space="preserve">they </w:t>
      </w:r>
      <w:r>
        <w:rPr>
          <w:lang w:val="en-US"/>
        </w:rPr>
        <w:t xml:space="preserve">have </w:t>
      </w:r>
      <w:del w:id="14" w:author="William Lamb" w:date="2017-10-09T16:30:00Z">
        <w:r w:rsidR="00482C07" w:rsidDel="00B81938">
          <w:rPr>
            <w:lang w:val="en-US"/>
          </w:rPr>
          <w:delText xml:space="preserve">also </w:delText>
        </w:r>
      </w:del>
      <w:r>
        <w:rPr>
          <w:lang w:val="en-US"/>
        </w:rPr>
        <w:t>emerged as one of the more ambitious policy communities in global climate change governance</w:t>
      </w:r>
      <w:r w:rsidR="00482C07">
        <w:rPr>
          <w:lang w:val="en-US"/>
        </w:rPr>
        <w:t>,</w:t>
      </w:r>
      <w:r>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D22A60">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"[9]", "plainTextFormattedCitation" : "[9]", "previouslyFormattedCitation" : "[9]" }, "properties" : { "formattedCitation" : "[9]", "noteIndex" : 0, "plainCitation" : "[9]"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cities and local governments with their</w:t>
      </w:r>
      <w:ins w:id="15"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D22A60">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"[8,10,11]", "plainTextFormattedCitation" : "[8,10,11]", "previouslyFormattedCitation" : "[8,10,11]" }, "properties" : { "noteIndex" : 0 }, "schema" : "https://github.com/citation-style-language/schema/raw/master/csl-citation.json" }</w:instrText>
      </w:r>
      <w:r w:rsidR="00D22A60">
        <w:rPr>
          <w:lang w:val="en-US"/>
        </w:rPr>
        <w:fldChar w:fldCharType="separate"/>
      </w:r>
      <w:r w:rsidR="00D22A60" w:rsidRPr="00D22A60">
        <w:rPr>
          <w:noProof/>
          <w:lang w:val="en-US"/>
        </w:rPr>
        <w:t>[8,10,11]</w:t>
      </w:r>
      <w:r w:rsidR="00D22A60">
        <w:rPr>
          <w:lang w:val="en-US"/>
        </w:rPr>
        <w:fldChar w:fldCharType="end"/>
      </w:r>
      <w:r w:rsidR="00A9111B">
        <w:rPr>
          <w:lang w:val="en-US"/>
        </w:rPr>
        <w:t>.</w:t>
      </w:r>
      <w:del w:id="16" w:author="William Lamb" w:date="2017-10-09T16:31:00Z">
        <w:r w:rsidR="00BF076D" w:rsidDel="00B81938">
          <w:rPr>
            <w:lang w:val="en-US"/>
          </w:rPr>
          <w:delText xml:space="preserve"> </w:delText>
        </w:r>
      </w:del>
      <w:del w:id="17" w:author="William Lamb" w:date="2017-10-09T13:43:00Z">
        <w:r w:rsidR="00BF076D" w:rsidDel="00756EFE">
          <w:rPr>
            <w:lang w:val="en-US"/>
          </w:rPr>
          <w:delText xml:space="preserve">This efficiency in the organization of climate policies through the close </w:delText>
        </w:r>
      </w:del>
      <w:del w:id="18"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4C9F0A1B" w:rsidR="00C40641" w:rsidRDefault="00482C07" w:rsidP="00967604">
      <w:pPr>
        <w:rPr>
          <w:lang w:val="en-US"/>
        </w:rPr>
      </w:pPr>
      <w:del w:id="19" w:author="William Lamb" w:date="2017-10-09T16:31:00Z">
        <w:r w:rsidDel="00B81938">
          <w:rPr>
            <w:lang w:val="en-US"/>
          </w:rPr>
          <w:delText>But d</w:delText>
        </w:r>
      </w:del>
      <w:ins w:id="20" w:author="William Lamb" w:date="2017-10-09T16:31:00Z">
        <w:r w:rsidR="00B81938">
          <w:rPr>
            <w:lang w:val="en-US"/>
          </w:rPr>
          <w:t>D</w:t>
        </w:r>
      </w:ins>
      <w:r w:rsidR="00766988">
        <w:rPr>
          <w:lang w:val="en-US"/>
        </w:rPr>
        <w:t>espite being highlighted as a mitigation respo</w:t>
      </w:r>
      <w:r w:rsidR="00D22A60">
        <w:rPr>
          <w:lang w:val="en-US"/>
        </w:rPr>
        <w:t xml:space="preserve">nse topic </w:t>
      </w:r>
      <w:del w:id="21" w:author="William Lamb" w:date="2017-10-09T13:43:00Z">
        <w:r w:rsidR="00D22A60" w:rsidDel="00756EFE">
          <w:rPr>
            <w:lang w:val="en-US"/>
          </w:rPr>
          <w:delText xml:space="preserve">to be treated </w:delText>
        </w:r>
      </w:del>
      <w:r w:rsidR="00D22A60">
        <w:rPr>
          <w:lang w:val="en-US"/>
        </w:rPr>
        <w:t xml:space="preserve">in the SR </w:t>
      </w:r>
      <w:r w:rsidR="00D22A60">
        <w:rPr>
          <w:lang w:val="en-US"/>
        </w:rPr>
        <w:fldChar w:fldCharType="begin" w:fldLock="1"/>
      </w:r>
      <w:r w:rsidR="00D22A60">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D22A60">
        <w:rPr>
          <w:lang w:val="en-US"/>
        </w:rPr>
        <w:fldChar w:fldCharType="separate"/>
      </w:r>
      <w:r w:rsidR="00D22A60" w:rsidRPr="00D22A60">
        <w:rPr>
          <w:noProof/>
          <w:lang w:val="en-US"/>
        </w:rPr>
        <w:t>[12]</w:t>
      </w:r>
      <w:r w:rsidR="00D22A60">
        <w:rPr>
          <w:lang w:val="en-US"/>
        </w:rPr>
        <w:fldChar w:fldCharType="end"/>
      </w:r>
      <w:r w:rsidR="003F08C5">
        <w:rPr>
          <w:lang w:val="en-US"/>
        </w:rPr>
        <w:t xml:space="preserve">, cities have been staggeringly absent from the discussions </w:t>
      </w:r>
      <w:r w:rsidR="0013333F">
        <w:rPr>
          <w:lang w:val="en-US"/>
        </w:rPr>
        <w:t xml:space="preserve">on the 1.5°C </w:t>
      </w:r>
      <w:r w:rsidR="003F08C5">
        <w:rPr>
          <w:lang w:val="en-US"/>
        </w:rPr>
        <w:t>so far.</w:t>
      </w:r>
      <w:r w:rsidR="0013333F">
        <w:rPr>
          <w:lang w:val="en-US"/>
        </w:rPr>
        <w:t xml:space="preserve"> </w:t>
      </w:r>
      <w:del w:id="22" w:author="William Lamb" w:date="2017-10-09T16:34:00Z">
        <w:r w:rsidR="0013333F" w:rsidDel="00B81938">
          <w:rPr>
            <w:lang w:val="en-US"/>
          </w:rPr>
          <w:delText>On the one hand, t</w:delText>
        </w:r>
      </w:del>
      <w:ins w:id="23" w:author="William Lamb" w:date="2017-10-09T16:34:00Z">
        <w:r w:rsidR="00B81938">
          <w:rPr>
            <w:lang w:val="en-US"/>
          </w:rPr>
          <w:t>T</w:t>
        </w:r>
      </w:ins>
      <w:r w:rsidR="0013333F">
        <w:rPr>
          <w:lang w:val="en-US"/>
        </w:rPr>
        <w:t xml:space="preserve">his is related to the fact that </w:t>
      </w:r>
      <w:del w:id="24" w:author="William Lamb" w:date="2017-10-09T16:33:00Z">
        <w:r w:rsidR="0013333F" w:rsidDel="00B81938">
          <w:rPr>
            <w:lang w:val="en-US"/>
          </w:rPr>
          <w:delText xml:space="preserve">cities and </w:delText>
        </w:r>
      </w:del>
      <w:r w:rsidR="0013333F">
        <w:rPr>
          <w:lang w:val="en-US"/>
        </w:rPr>
        <w:t>urban infrastructure</w:t>
      </w:r>
      <w:r w:rsidR="00766988">
        <w:rPr>
          <w:lang w:val="en-US"/>
        </w:rPr>
        <w:t>s</w:t>
      </w:r>
      <w:r w:rsidR="0013333F">
        <w:rPr>
          <w:lang w:val="en-US"/>
        </w:rPr>
        <w:t xml:space="preserve"> are not represented in </w:t>
      </w:r>
      <w:r w:rsidR="00766988">
        <w:rPr>
          <w:lang w:val="en-US"/>
        </w:rPr>
        <w:t>global climate change mitigation model</w:t>
      </w:r>
      <w:r w:rsidR="00C40641">
        <w:rPr>
          <w:lang w:val="en-US"/>
        </w:rPr>
        <w:t>s</w:t>
      </w:r>
      <w:r w:rsidR="001A7A7D">
        <w:rPr>
          <w:lang w:val="en-US"/>
        </w:rPr>
        <w:t xml:space="preserve"> </w:t>
      </w:r>
      <w:r w:rsidR="001A7A7D">
        <w:rPr>
          <w:lang w:val="en-US"/>
        </w:rPr>
        <w:fldChar w:fldCharType="begin" w:fldLock="1"/>
      </w:r>
      <w:r w:rsidR="009B30D5">
        <w:rPr>
          <w:lang w:val="en-US"/>
        </w:rPr>
        <w: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instrText>
      </w:r>
      <w:r w:rsidR="001A7A7D">
        <w:rPr>
          <w:lang w:val="en-US"/>
        </w:rPr>
        <w:fldChar w:fldCharType="separate"/>
      </w:r>
      <w:r w:rsidR="001A7A7D" w:rsidRPr="00482C07">
        <w:rPr>
          <w:rFonts w:ascii="Calibri" w:hAnsi="Calibri" w:cs="Calibri"/>
          <w:noProof/>
          <w:lang w:val="en-US"/>
        </w:rPr>
        <w:t>[3]</w:t>
      </w:r>
      <w:r w:rsidR="001A7A7D">
        <w:rPr>
          <w:lang w:val="en-US"/>
        </w:rPr>
        <w:fldChar w:fldCharType="end"/>
      </w:r>
      <w:r w:rsidR="001A7A7D">
        <w:rPr>
          <w:lang w:val="en-US"/>
        </w:rPr>
        <w:t xml:space="preserve">, as highlighted for </w:t>
      </w:r>
      <w:r w:rsidR="008927A2">
        <w:rPr>
          <w:lang w:val="en-US"/>
        </w:rPr>
        <w:t xml:space="preserve">energy end-use technologies in buildings </w:t>
      </w:r>
      <w:r w:rsidR="008927A2">
        <w:rPr>
          <w:lang w:val="en-US"/>
        </w:rPr>
        <w:fldChar w:fldCharType="begin" w:fldLock="1"/>
      </w:r>
      <w:r w:rsidR="00D22A60">
        <w:rPr>
          <w:lang w:val="en-US"/>
        </w:rPr>
        <w: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instrText>
      </w:r>
      <w:r w:rsidR="008927A2">
        <w:rPr>
          <w:lang w:val="en-US"/>
        </w:rPr>
        <w:fldChar w:fldCharType="separate"/>
      </w:r>
      <w:r w:rsidR="00D22A60" w:rsidRPr="00D22A60">
        <w:rPr>
          <w:rFonts w:ascii="Calibri" w:hAnsi="Calibri" w:cs="Calibri"/>
          <w:noProof/>
          <w:lang w:val="en-US"/>
        </w:rPr>
        <w:t>[13]</w:t>
      </w:r>
      <w:r w:rsidR="008927A2">
        <w:rPr>
          <w:lang w:val="en-US"/>
        </w:rPr>
        <w:fldChar w:fldCharType="end"/>
      </w:r>
      <w:r w:rsidR="008927A2">
        <w:rPr>
          <w:lang w:val="en-US"/>
        </w:rPr>
        <w:t xml:space="preserve"> and </w:t>
      </w:r>
      <w:r w:rsidR="001A7A7D">
        <w:rPr>
          <w:lang w:val="en-US"/>
        </w:rPr>
        <w:t xml:space="preserve">urban transport </w:t>
      </w:r>
      <w:r w:rsidR="001A7A7D">
        <w:rPr>
          <w:lang w:val="en-US"/>
        </w:rPr>
        <w:fldChar w:fldCharType="begin" w:fldLock="1"/>
      </w:r>
      <w:r w:rsidR="00D22A60">
        <w:rPr>
          <w:lang w:val="en-US"/>
        </w:rPr>
        <w: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[14]</w:t>
      </w:r>
      <w:r w:rsidR="001A7A7D">
        <w:rPr>
          <w:lang w:val="en-US"/>
        </w:rPr>
        <w:fldChar w:fldCharType="end"/>
      </w:r>
      <w:r w:rsidR="0013333F">
        <w:rPr>
          <w:lang w:val="en-US"/>
        </w:rPr>
        <w:t xml:space="preserve">. </w:t>
      </w:r>
      <w:del w:id="25" w:author="William Lamb" w:date="2017-10-09T16:34:00Z">
        <w:r w:rsidR="0013333F" w:rsidDel="00B81938">
          <w:rPr>
            <w:lang w:val="en-US"/>
          </w:rPr>
          <w:delText>On the other hand, t</w:delText>
        </w:r>
      </w:del>
      <w:ins w:id="26" w:author="William Lamb" w:date="2017-10-09T16:34:00Z">
        <w:r w:rsidR="00B81938">
          <w:rPr>
            <w:lang w:val="en-US"/>
          </w:rPr>
          <w:t>T</w:t>
        </w:r>
      </w:ins>
      <w:r w:rsidR="0013333F">
        <w:rPr>
          <w:lang w:val="en-US"/>
        </w:rPr>
        <w:t xml:space="preserve">he literature on cities is </w:t>
      </w:r>
      <w:ins w:id="27" w:author="William Lamb" w:date="2017-10-09T16:34:00Z">
        <w:r w:rsidR="00B81938">
          <w:rPr>
            <w:lang w:val="en-US"/>
          </w:rPr>
          <w:t xml:space="preserve">also </w:t>
        </w:r>
      </w:ins>
      <w:r w:rsidR="0013333F">
        <w:rPr>
          <w:lang w:val="en-US"/>
        </w:rPr>
        <w:t>largely place-based and does not relate directly to any global temperature target</w:t>
      </w:r>
      <w:ins w:id="28" w:author="William Lamb" w:date="2017-10-09T13:43:00Z">
        <w:r w:rsidR="00756EFE">
          <w:rPr>
            <w:lang w:val="en-US"/>
          </w:rPr>
          <w:t>,</w:t>
        </w:r>
      </w:ins>
      <w:r w:rsidR="0013333F">
        <w:rPr>
          <w:lang w:val="en-US"/>
        </w:rPr>
        <w:t xml:space="preserve"> eve</w:t>
      </w:r>
      <w:r w:rsidR="004C778A">
        <w:rPr>
          <w:lang w:val="en-US"/>
        </w:rPr>
        <w:t xml:space="preserve">n though </w:t>
      </w:r>
      <w:r w:rsidR="001A7A7D">
        <w:rPr>
          <w:lang w:val="en-US"/>
        </w:rPr>
        <w:t xml:space="preserve">the literature is moving in this direction </w:t>
      </w:r>
      <w:r w:rsidR="001A7A7D">
        <w:rPr>
          <w:lang w:val="en-US"/>
        </w:rPr>
        <w:fldChar w:fldCharType="begin" w:fldLock="1"/>
      </w:r>
      <w:r w:rsidR="00D22A60">
        <w:rPr>
          <w:lang w:val="en-US"/>
        </w:rPr>
        <w: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[15,16]</w:t>
      </w:r>
      <w:r w:rsidR="001A7A7D">
        <w:rPr>
          <w:lang w:val="en-US"/>
        </w:rPr>
        <w:fldChar w:fldCharType="end"/>
      </w:r>
      <w:r w:rsidR="0013333F">
        <w:rPr>
          <w:lang w:val="en-US"/>
        </w:rPr>
        <w:t>.</w:t>
      </w:r>
    </w:p>
    <w:p w14:paraId="4C64E96F" w14:textId="7CC8FC3E" w:rsidR="00540F29" w:rsidDel="00B81938" w:rsidRDefault="00E206E7" w:rsidP="004C778A">
      <w:pPr>
        <w:rPr>
          <w:del w:id="29" w:author="William Lamb" w:date="2017-10-09T16:38:00Z"/>
          <w:lang w:val="en-US"/>
        </w:rPr>
      </w:pPr>
      <w:del w:id="30" w:author="William Lamb" w:date="2017-10-09T16:35:00Z">
        <w:r w:rsidDel="00B81938">
          <w:rPr>
            <w:lang w:val="en-US"/>
          </w:rPr>
          <w:delText xml:space="preserve">Further, </w:delText>
        </w:r>
      </w:del>
      <w:del w:id="31" w:author="William Lamb" w:date="2017-10-09T13:44:00Z">
        <w:r w:rsidR="00841E48" w:rsidDel="006F3055">
          <w:rPr>
            <w:lang w:val="en-US"/>
          </w:rPr>
          <w:delText xml:space="preserve">the </w:delText>
        </w:r>
      </w:del>
      <w:del w:id="32" w:author="William Lamb" w:date="2017-10-09T16:35:00Z">
        <w:r w:rsidR="00841E48" w:rsidDel="00B81938">
          <w:rPr>
            <w:lang w:val="en-US"/>
          </w:rPr>
          <w:delText xml:space="preserve">assessment </w:delText>
        </w:r>
      </w:del>
      <w:del w:id="33" w:author="William Lamb" w:date="2017-10-09T13:44:00Z">
        <w:r w:rsidR="00482C07" w:rsidDel="006F3055">
          <w:rPr>
            <w:lang w:val="en-US"/>
          </w:rPr>
          <w:delText>an</w:delText>
        </w:r>
      </w:del>
      <w:del w:id="34" w:author="William Lamb" w:date="2017-10-09T16:35:00Z">
        <w:r w:rsidR="00482C07" w:rsidDel="00B81938">
          <w:rPr>
            <w:lang w:val="en-US"/>
          </w:rPr>
          <w:delText xml:space="preserve"> urban mitigation literature </w:delText>
        </w:r>
        <w:r w:rsidR="00841E48" w:rsidDel="00B81938">
          <w:rPr>
            <w:lang w:val="en-US"/>
          </w:rPr>
          <w:delText>faces</w:delText>
        </w:r>
      </w:del>
      <w:ins w:id="35" w:author="William Lamb" w:date="2017-10-09T16:35:00Z">
        <w:r w:rsidR="00B81938">
          <w:rPr>
            <w:lang w:val="en-US"/>
          </w:rPr>
          <w:t>Yet</w:t>
        </w:r>
      </w:ins>
      <w:r w:rsidR="00841E48">
        <w:rPr>
          <w:lang w:val="en-US"/>
        </w:rPr>
        <w:t xml:space="preserve"> two </w:t>
      </w:r>
      <w:ins w:id="36" w:author="William Lamb" w:date="2017-10-09T16:35:00Z">
        <w:r w:rsidR="00B81938">
          <w:rPr>
            <w:lang w:val="en-US"/>
          </w:rPr>
          <w:t xml:space="preserve">even </w:t>
        </w:r>
      </w:ins>
      <w:r>
        <w:rPr>
          <w:lang w:val="en-US"/>
        </w:rPr>
        <w:t xml:space="preserve">more </w:t>
      </w:r>
      <w:r w:rsidR="00841E48">
        <w:rPr>
          <w:lang w:val="en-US"/>
        </w:rPr>
        <w:t>fundamental challenges</w:t>
      </w:r>
      <w:ins w:id="37" w:author="William Lamb" w:date="2017-10-09T16:35:00Z">
        <w:r w:rsidR="00B81938">
          <w:rPr>
            <w:lang w:val="en-US"/>
          </w:rPr>
          <w:t xml:space="preserve"> </w:t>
        </w:r>
      </w:ins>
      <w:ins w:id="38" w:author="William Lamb" w:date="2017-10-09T16:36:00Z">
        <w:r w:rsidR="00B81938">
          <w:rPr>
            <w:lang w:val="en-US"/>
          </w:rPr>
          <w:t>threaten the exclusion of urban literatures in upcoming IPCC reports</w:t>
        </w:r>
      </w:ins>
      <w:r w:rsidR="00841E48">
        <w:rPr>
          <w:lang w:val="en-US"/>
        </w:rPr>
        <w:t>: first, like in other fields of climate change research</w:t>
      </w:r>
      <w:r>
        <w:rPr>
          <w:lang w:val="en-US"/>
        </w:rPr>
        <w:t>,</w:t>
      </w:r>
      <w:r w:rsidR="00841E48">
        <w:rPr>
          <w:lang w:val="en-US"/>
        </w:rPr>
        <w:t xml:space="preserve"> the body of relevant literature </w:t>
      </w:r>
      <w:del w:id="39"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D22A60">
        <w:rPr>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"suppress-author" : 1,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482C07">
        <w:rPr>
          <w:lang w:val="en-US"/>
        </w:rPr>
        <w:fldChar w:fldCharType="separate"/>
      </w:r>
      <w:r w:rsidR="00D22A60" w:rsidRPr="00D22A60">
        <w:rPr>
          <w:noProof/>
          <w:lang w:val="en-US"/>
        </w:rPr>
        <w:t>[17]</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r w:rsidR="00482C07">
        <w:rPr>
          <w:lang w:val="en-US"/>
        </w:rPr>
        <w:t xml:space="preserve">This trend renders </w:t>
      </w:r>
      <w:ins w:id="40" w:author="William Lamb" w:date="2017-10-09T13:45:00Z">
        <w:r w:rsidR="006F3055">
          <w:rPr>
            <w:lang w:val="en-US"/>
          </w:rPr>
          <w:t>the task of tracking scientific progress</w:t>
        </w:r>
      </w:ins>
      <w:del w:id="41" w:author="William Lamb" w:date="2017-10-09T13:45:00Z">
        <w:r w:rsidR="00482C07" w:rsidDel="006F3055">
          <w:rPr>
            <w:lang w:val="en-US"/>
          </w:rPr>
          <w:delText>it</w:delText>
        </w:r>
      </w:del>
      <w:r w:rsidR="00D32B24">
        <w:rPr>
          <w:lang w:val="en-US"/>
        </w:rPr>
        <w:t xml:space="preserve"> increasingly impossible for individuals to </w:t>
      </w:r>
      <w:del w:id="42"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43" w:author="William Lamb" w:date="2017-10-09T13:45:00Z">
        <w:r w:rsidR="006F3055">
          <w:rPr>
            <w:lang w:val="en-US"/>
          </w:rPr>
          <w:t>manage</w:t>
        </w:r>
      </w:ins>
      <w:r w:rsidR="00482C07">
        <w:rPr>
          <w:lang w:val="en-US"/>
        </w:rPr>
        <w:t>,</w:t>
      </w:r>
      <w:r w:rsidR="00D32B24">
        <w:rPr>
          <w:lang w:val="en-US"/>
        </w:rPr>
        <w:t xml:space="preserve"> even in highly specialized fields</w:t>
      </w:r>
      <w:del w:id="44" w:author="William Lamb" w:date="2017-10-09T16:37:00Z">
        <w:r w:rsidR="00482C07" w:rsidDel="00B81938">
          <w:rPr>
            <w:lang w:val="en-US"/>
          </w:rPr>
          <w:delText xml:space="preserve">. </w:delText>
        </w:r>
      </w:del>
      <w:ins w:id="45" w:author="William Lamb" w:date="2017-10-09T16:37:00Z">
        <w:r w:rsidR="00B81938">
          <w:rPr>
            <w:lang w:val="en-US"/>
          </w:rPr>
          <w:t xml:space="preserve">, risking bias and systematic omissions </w:t>
        </w:r>
      </w:ins>
      <w:del w:id="46"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 xml:space="preserve">in the selection of literature </w:t>
      </w:r>
      <w:del w:id="47" w:author="William Lamb" w:date="2017-10-09T16:37:00Z">
        <w:r w:rsidR="009B30D5" w:rsidDel="00B81938">
          <w:rPr>
            <w:lang w:val="en-US"/>
          </w:rPr>
          <w:delText>in</w:delText>
        </w:r>
        <w:r w:rsidR="003810CF" w:rsidDel="00B81938">
          <w:rPr>
            <w:lang w:val="en-US"/>
          </w:rPr>
          <w:delText xml:space="preserve"> </w:delText>
        </w:r>
      </w:del>
      <w:ins w:id="48" w:author="William Lamb" w:date="2017-10-09T16:38:00Z">
        <w:r w:rsidR="00B81938">
          <w:rPr>
            <w:lang w:val="en-US"/>
          </w:rPr>
          <w:t>for assessments</w:t>
        </w:r>
      </w:ins>
      <w:del w:id="49"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del w:id="50" w:author="William Lamb" w:date="2017-10-09T16:38:00Z">
        <w:r w:rsidR="00540F29" w:rsidDel="00B81938">
          <w:rPr>
            <w:lang w:val="en-US"/>
          </w:rPr>
          <w:delText xml:space="preserve"> </w:delText>
        </w:r>
      </w:del>
    </w:p>
    <w:p w14:paraId="4581DC92" w14:textId="77777777" w:rsidR="00B81938" w:rsidRDefault="00B81938" w:rsidP="00B36DFC">
      <w:pPr>
        <w:rPr>
          <w:ins w:id="51" w:author="William Lamb" w:date="2017-10-09T16:38:00Z"/>
          <w:lang w:val="en-US"/>
        </w:rPr>
      </w:pPr>
    </w:p>
    <w:p w14:paraId="4D0525B4" w14:textId="29F9E53F" w:rsidR="00D805AA" w:rsidRDefault="00540F29" w:rsidP="00B36DFC">
      <w:pPr>
        <w:rPr>
          <w:lang w:val="en-US"/>
        </w:rPr>
      </w:pPr>
      <w:r>
        <w:rPr>
          <w:lang w:val="en-US"/>
        </w:rPr>
        <w:t xml:space="preserve">Second, </w:t>
      </w:r>
      <w:r w:rsidR="00841E48">
        <w:rPr>
          <w:lang w:val="en-US"/>
        </w:rPr>
        <w:t>despite recent progress</w:t>
      </w:r>
      <w:r w:rsidR="00D22A60">
        <w:rPr>
          <w:lang w:val="en-US"/>
        </w:rPr>
        <w:t xml:space="preserve"> </w:t>
      </w:r>
      <w:r w:rsidR="00D22A60">
        <w:rPr>
          <w:lang w:val="en-US"/>
        </w:rPr>
        <w:fldChar w:fldCharType="begin" w:fldLock="1"/>
      </w:r>
      <w:r w:rsidR="003002DF">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Climate Change and Cities: Second Assessment Report of the Urban Climate Change Research Network", "type" : "book" }, "uris" : [ "http://www.mendeley.com/documents/?uuid=934b2317-f3ef-495d-8793-5c4d7fbc8cf8" ] } ], "mendeley" : { "formattedCitation" : "[18]", "plainTextFormattedCitation" : "[18]", "previouslyFormattedCitation" : "[18]" }, "properties" : { "noteIndex" : 0 }, "schema" : "https://github.com/citation-style-language/schema/raw/master/csl-citation.json" }</w:instrText>
      </w:r>
      <w:r w:rsidR="00D22A60">
        <w:rPr>
          <w:lang w:val="en-US"/>
        </w:rPr>
        <w:fldChar w:fldCharType="separate"/>
      </w:r>
      <w:r w:rsidR="00D22A60" w:rsidRPr="00D22A60">
        <w:rPr>
          <w:noProof/>
          <w:lang w:val="en-US"/>
        </w:rPr>
        <w:t>[18]</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52" w:author="William Lamb" w:date="2017-10-09T13:46:00Z">
        <w:r w:rsidR="00841E48" w:rsidDel="006F3055">
          <w:rPr>
            <w:lang w:val="en-US"/>
          </w:rPr>
          <w:delText xml:space="preserve">relatively </w:delText>
        </w:r>
      </w:del>
      <w:r w:rsidR="00841E48">
        <w:rPr>
          <w:lang w:val="en-US"/>
        </w:rPr>
        <w:t>in their infancy</w:t>
      </w:r>
      <w:ins w:id="53" w:author="William Lamb" w:date="2017-10-09T13:47:00Z">
        <w:r w:rsidR="006F3055">
          <w:rPr>
            <w:lang w:val="en-US"/>
          </w:rPr>
          <w:t>.</w:t>
        </w:r>
      </w:ins>
      <w:r w:rsidR="00841E48">
        <w:rPr>
          <w:lang w:val="en-US"/>
        </w:rPr>
        <w:t xml:space="preserve"> </w:t>
      </w:r>
      <w:del w:id="54" w:author="William Lamb" w:date="2017-10-09T13:47:00Z">
        <w:r w:rsidR="00841E48" w:rsidDel="006F3055">
          <w:rPr>
            <w:lang w:val="en-US"/>
          </w:rPr>
          <w:delText xml:space="preserve">and </w:delText>
        </w:r>
        <w:r w:rsidDel="006F3055">
          <w:rPr>
            <w:lang w:val="en-US"/>
          </w:rPr>
          <w:delText>t</w:delText>
        </w:r>
      </w:del>
      <w:ins w:id="55"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ins w:id="56" w:author="William Lamb" w:date="2017-10-09T13:47:00Z">
        <w:r w:rsidR="006F3055">
          <w:rPr>
            <w:lang w:val="en-US"/>
          </w:rPr>
          <w:t>, further</w:t>
        </w:r>
      </w:ins>
      <w:ins w:id="57" w:author="William Lamb" w:date="2017-10-09T13:48:00Z">
        <w:r w:rsidR="006F3055">
          <w:rPr>
            <w:lang w:val="en-US"/>
          </w:rPr>
          <w:t xml:space="preserve"> </w:t>
        </w:r>
      </w:ins>
      <w:ins w:id="58" w:author="William Lamb" w:date="2017-10-09T16:38:00Z">
        <w:r w:rsidR="00B81938">
          <w:rPr>
            <w:lang w:val="en-US"/>
          </w:rPr>
          <w:t xml:space="preserve">risking their exclusion </w:t>
        </w:r>
      </w:ins>
      <w:ins w:id="59" w:author="William Lamb" w:date="2017-10-09T16:39:00Z">
        <w:r w:rsidR="00B81938">
          <w:rPr>
            <w:lang w:val="en-US"/>
          </w:rPr>
          <w:t xml:space="preserve">in an already overwhelming </w:t>
        </w:r>
        <w:r w:rsidR="008A50D4">
          <w:rPr>
            <w:lang w:val="en-US"/>
          </w:rPr>
          <w:t xml:space="preserve">field of climate </w:t>
        </w:r>
      </w:ins>
      <w:ins w:id="60" w:author="William Lamb" w:date="2017-10-09T16:41:00Z">
        <w:r w:rsidR="008A50D4">
          <w:rPr>
            <w:lang w:val="en-US"/>
          </w:rPr>
          <w:t>research</w:t>
        </w:r>
      </w:ins>
      <w:del w:id="61"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62" w:author="William Lamb" w:date="2017-10-09T16:38:00Z">
        <w:r w:rsidDel="00B81938">
          <w:rPr>
            <w:lang w:val="en-US"/>
          </w:rPr>
          <w:delText xml:space="preserve">the problems </w:delText>
        </w:r>
      </w:del>
      <w:del w:id="63" w:author="William Lamb" w:date="2017-10-09T13:48:00Z">
        <w:r w:rsidDel="006F3055">
          <w:rPr>
            <w:lang w:val="en-US"/>
          </w:rPr>
          <w:delText xml:space="preserve">caused by </w:delText>
        </w:r>
      </w:del>
      <w:del w:id="64" w:author="William Lamb" w:date="2017-10-09T16:38:00Z">
        <w:r w:rsidDel="00B81938">
          <w:rPr>
            <w:lang w:val="en-US"/>
          </w:rPr>
          <w:delText>“big literature”</w:delText>
        </w:r>
        <w:r w:rsidR="00F30B8F" w:rsidDel="00B81938">
          <w:rPr>
            <w:lang w:val="en-US"/>
          </w:rPr>
          <w:delText xml:space="preserve"> </w:delText>
        </w:r>
      </w:del>
      <w:del w:id="65" w:author="William Lamb" w:date="2017-10-09T13:49:00Z">
        <w:r w:rsidR="00485EC7" w:rsidDel="006F3055">
          <w:rPr>
            <w:lang w:val="en-US"/>
          </w:rPr>
          <w:delText xml:space="preserve">as </w:delText>
        </w:r>
      </w:del>
      <w:del w:id="66" w:author="William Lamb" w:date="2017-10-09T16:38:00Z">
        <w:r w:rsidR="00F30B8F" w:rsidDel="00B81938">
          <w:rPr>
            <w:lang w:val="en-US"/>
          </w:rPr>
          <w:delText>described above</w:delText>
        </w:r>
      </w:del>
      <w:r w:rsidR="00F30B8F">
        <w:rPr>
          <w:lang w:val="en-US"/>
        </w:rPr>
        <w:t xml:space="preserve">. </w:t>
      </w:r>
      <w:ins w:id="67" w:author="William Lamb" w:date="2017-10-09T13:49:00Z">
        <w:r w:rsidR="006F3055">
          <w:rPr>
            <w:lang w:val="en-US"/>
          </w:rPr>
          <w:t>Not least</w:t>
        </w:r>
      </w:ins>
      <w:del w:id="68" w:author="William Lamb" w:date="2017-10-09T13:49:00Z">
        <w:r w:rsidR="00F30B8F" w:rsidDel="006F3055">
          <w:rPr>
            <w:lang w:val="en-US"/>
          </w:rPr>
          <w:delText>More importantly</w:delText>
        </w:r>
      </w:del>
      <w:r w:rsidR="00F30B8F">
        <w:rPr>
          <w:lang w:val="en-US"/>
        </w:rPr>
        <w:t xml:space="preserve">, </w:t>
      </w:r>
      <w:ins w:id="69" w:author="William Lamb" w:date="2017-10-09T16:41:00Z">
        <w:r w:rsidR="008A50D4">
          <w:rPr>
            <w:lang w:val="en-US"/>
          </w:rPr>
          <w:t xml:space="preserve">we still lack a basic </w:t>
        </w:r>
      </w:ins>
      <w:del w:id="70"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71"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3002DF">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 : [ "http://zotero.org/groups/142725/items/SHBEIBBV" ], "uris" : [ "http://zotero.org/groups/142725/items/SHBEIBBV", "http://www.mendeley.com/documents/?uuid=d6395e13-c517-43e1-a9d2-35f4b05a353f"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"[11,19\u201321]", "plainTextFormattedCitation" : "[11,19\u201321]", "previouslyFormattedCitation" : "[11,19\u201321]" }, "properties" : { "formattedCitation" : "{\\rtf [14\\uc0\\u8211{}17]}", "noteIndex" : 0, "plainCitation" : "[14\u201317]" }, "schema" : "https://github.com/citation-style-language/schema/raw/master/csl-citation.json" }</w:instrText>
      </w:r>
      <w:r w:rsidR="00F376F2">
        <w:rPr>
          <w:lang w:val="en-US"/>
        </w:rPr>
        <w:fldChar w:fldCharType="separate"/>
      </w:r>
      <w:r w:rsidR="00D22A60" w:rsidRPr="00D22A60">
        <w:rPr>
          <w:rFonts w:ascii="Calibri" w:hAnsi="Calibri" w:cs="Calibri"/>
          <w:noProof/>
          <w:szCs w:val="24"/>
          <w:lang w:val="en-US"/>
        </w:rPr>
        <w:t>[11,19–21]</w:t>
      </w:r>
      <w:r w:rsidR="00F376F2">
        <w:rPr>
          <w:lang w:val="en-US"/>
        </w:rPr>
        <w:fldChar w:fldCharType="end"/>
      </w:r>
      <w:r w:rsidR="009B30D5">
        <w:rPr>
          <w:lang w:val="en-US"/>
        </w:rPr>
        <w:t>.</w:t>
      </w:r>
    </w:p>
    <w:p w14:paraId="530B34BE" w14:textId="4BD71CD2"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transparent assessments of the role of cities in climate change mitigation</w:t>
      </w:r>
      <w:ins w:id="72"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key questions:</w:t>
      </w:r>
      <w:r w:rsidR="003D5BF4">
        <w:rPr>
          <w:lang w:val="en-US"/>
        </w:rPr>
        <w:t xml:space="preserve"> </w:t>
      </w:r>
      <w:r>
        <w:rPr>
          <w:lang w:val="en-US"/>
        </w:rPr>
        <w:t>W</w:t>
      </w:r>
      <w:r w:rsidR="00787C57">
        <w:rPr>
          <w:lang w:val="en-US"/>
        </w:rPr>
        <w:t xml:space="preserve">hat part of the urban literature should </w:t>
      </w:r>
      <w:r w:rsidR="00B36DFC">
        <w:rPr>
          <w:lang w:val="en-US"/>
        </w:rPr>
        <w:t xml:space="preserve">actually </w:t>
      </w:r>
      <w:r w:rsidR="00787C57">
        <w:rPr>
          <w:lang w:val="en-US"/>
        </w:rPr>
        <w:t>be considered in the upcoming special report</w:t>
      </w:r>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r>
        <w:rPr>
          <w:lang w:val="en-US"/>
        </w:rPr>
        <w:t>A</w:t>
      </w:r>
      <w:r w:rsidR="00787C57">
        <w:rPr>
          <w:lang w:val="en-US"/>
        </w:rPr>
        <w:t>nd how can it be organized around a coherent set of objectives and policies in the short, medium and long-term?</w:t>
      </w:r>
      <w:r w:rsidR="004C778A">
        <w:rPr>
          <w:lang w:val="en-US"/>
        </w:rPr>
        <w:t xml:space="preserve"> </w:t>
      </w:r>
    </w:p>
    <w:p w14:paraId="3CE459FF" w14:textId="595ED03E" w:rsidR="0075694D" w:rsidRDefault="007C73B3" w:rsidP="005C635A">
      <w:pPr>
        <w:rPr>
          <w:lang w:val="en-US"/>
        </w:rPr>
      </w:pPr>
      <w:ins w:id="73" w:author="William Lamb" w:date="2017-10-09T16:45:00Z">
        <w:r>
          <w:rPr>
            <w:lang w:val="en-US"/>
          </w:rPr>
          <w:lastRenderedPageBreak/>
          <w:t xml:space="preserve">As a first step towards addressing these issues, </w:t>
        </w:r>
      </w:ins>
      <w:del w:id="74" w:author="William Lamb" w:date="2017-10-09T16:45:00Z">
        <w:r w:rsidR="00743CDE" w:rsidDel="007C73B3">
          <w:rPr>
            <w:lang w:val="en-US"/>
          </w:rPr>
          <w:delText>T</w:delText>
        </w:r>
      </w:del>
      <w:ins w:id="75"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76" w:author="William Lamb" w:date="2017-10-09T13:55:00Z">
        <w:r w:rsidR="000E5FEC">
          <w:rPr>
            <w:lang w:val="en-US"/>
          </w:rPr>
          <w:t xml:space="preserve">the </w:t>
        </w:r>
      </w:ins>
      <w:del w:id="77"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r w:rsidR="00977D3F">
        <w:rPr>
          <w:lang w:val="en-US"/>
        </w:rPr>
        <w:t>,</w:t>
      </w:r>
      <w:r w:rsidR="00743CDE">
        <w:rPr>
          <w:lang w:val="en-US"/>
        </w:rPr>
        <w:t xml:space="preserve"> and analyz</w:t>
      </w:r>
      <w:r w:rsidR="00977D3F">
        <w:rPr>
          <w:lang w:val="en-US"/>
        </w:rPr>
        <w:t>e</w:t>
      </w:r>
      <w:r w:rsidR="00D27333">
        <w:rPr>
          <w:lang w:val="en-US"/>
        </w:rPr>
        <w:t>s</w:t>
      </w:r>
      <w:r w:rsidR="00743CDE">
        <w:rPr>
          <w:lang w:val="en-US"/>
        </w:rPr>
        <w:t xml:space="preserve"> </w:t>
      </w:r>
      <w:r w:rsidR="005C635A">
        <w:rPr>
          <w:lang w:val="en-US"/>
        </w:rPr>
        <w:t xml:space="preserve">the state and evolution of the research field </w:t>
      </w:r>
      <w:r w:rsidR="00961E05">
        <w:rPr>
          <w:lang w:val="en-US"/>
        </w:rPr>
        <w:t xml:space="preserve">in terms of </w:t>
      </w:r>
      <w:r w:rsidR="002D304E">
        <w:rPr>
          <w:lang w:val="en-US"/>
        </w:rPr>
        <w:t xml:space="preserve">its </w:t>
      </w:r>
      <w:r w:rsidR="00961E05">
        <w:rPr>
          <w:lang w:val="en-US"/>
        </w:rPr>
        <w:t xml:space="preserve">thematic structure </w:t>
      </w:r>
      <w:r w:rsidR="005C635A">
        <w:rPr>
          <w:lang w:val="en-US"/>
        </w:rPr>
        <w:t xml:space="preserve">as a corner stone for </w:t>
      </w:r>
      <w:r w:rsidR="00743CDE">
        <w:rPr>
          <w:lang w:val="en-US"/>
        </w:rPr>
        <w:t>the upcoming special report on the 1.5°C goal. We build a transparent and reproducible search query based on our understanding of the urban literature</w:t>
      </w:r>
      <w:r w:rsidR="004D0A2E">
        <w:rPr>
          <w:lang w:val="en-US"/>
        </w:rPr>
        <w:t xml:space="preserve">, </w:t>
      </w:r>
      <w:r w:rsidR="00797DC1">
        <w:rPr>
          <w:lang w:val="en-US"/>
        </w:rPr>
        <w:t xml:space="preserve">focusing on urban mitigation measures </w:t>
      </w:r>
      <w:ins w:id="78" w:author="William Lamb" w:date="2017-10-09T14:06:00Z">
        <w:r w:rsidR="00BC170A">
          <w:rPr>
            <w:lang w:val="en-US"/>
          </w:rPr>
          <w:t xml:space="preserve">and policies </w:t>
        </w:r>
      </w:ins>
      <w:r w:rsidR="00797DC1">
        <w:rPr>
          <w:lang w:val="en-US"/>
        </w:rPr>
        <w:t>related to transport, buildings, waste, and urban form</w:t>
      </w:r>
      <w:del w:id="79"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We apply topic modelling</w:t>
      </w:r>
      <w:r w:rsidR="00286CC1">
        <w:rPr>
          <w:lang w:val="en-US"/>
        </w:rPr>
        <w:t xml:space="preserve"> </w:t>
      </w:r>
      <w:r w:rsidR="00AB2E3C">
        <w:rPr>
          <w:lang w:val="en-US"/>
        </w:rPr>
        <w:fldChar w:fldCharType="begin" w:fldLock="1"/>
      </w:r>
      <w:r w:rsidR="003002DF">
        <w:rPr>
          <w:lang w:val="en-US"/>
        </w:rPr>
        <w: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instrText>
      </w:r>
      <w:r w:rsidR="00AB2E3C">
        <w:rPr>
          <w:lang w:val="en-US"/>
        </w:rPr>
        <w:fldChar w:fldCharType="separate"/>
      </w:r>
      <w:r w:rsidR="00D22A60" w:rsidRPr="00D22A60">
        <w:rPr>
          <w:rFonts w:ascii="Calibri" w:hAnsi="Calibri" w:cs="Calibri"/>
          <w:noProof/>
          <w:lang w:val="en-US"/>
        </w:rPr>
        <w:t>[22]</w:t>
      </w:r>
      <w:r w:rsidR="00AB2E3C">
        <w:rPr>
          <w:lang w:val="en-US"/>
        </w:rPr>
        <w:fldChar w:fldCharType="end"/>
      </w:r>
      <w:r w:rsidR="00DF4C7A">
        <w:rPr>
          <w:lang w:val="en-US"/>
        </w:rPr>
        <w:t xml:space="preserve"> to </w:t>
      </w:r>
      <w:r w:rsidR="002D304E">
        <w:rPr>
          <w:lang w:val="en-US"/>
        </w:rPr>
        <w:t xml:space="preserve">endogenously </w:t>
      </w:r>
      <w:ins w:id="80" w:author="William Lamb" w:date="2017-10-09T14:05:00Z">
        <w:r w:rsidR="00BC170A">
          <w:rPr>
            <w:lang w:val="en-US"/>
          </w:rPr>
          <w:t xml:space="preserve">define </w:t>
        </w:r>
      </w:ins>
      <w:del w:id="81" w:author="William Lamb" w:date="2017-10-09T14:05:00Z">
        <w:r w:rsidR="002D304E" w:rsidDel="00BC170A">
          <w:rPr>
            <w:lang w:val="en-US"/>
          </w:rPr>
          <w:delText xml:space="preserve">identify </w:delText>
        </w:r>
      </w:del>
      <w:r w:rsidR="00DF4C7A">
        <w:rPr>
          <w:lang w:val="en-US"/>
        </w:rPr>
        <w:t>the thematic structure of the literature corpus identified. A variety of other scientometric methods are used to characterize the research field</w:t>
      </w:r>
      <w:del w:id="82" w:author="William Lamb" w:date="2017-10-09T14:04:00Z">
        <w:r w:rsidR="00DF4C7A" w:rsidDel="000E5FEC">
          <w:rPr>
            <w:lang w:val="en-US"/>
          </w:rPr>
          <w:delText xml:space="preserve">, identify important contributions and key contributors to the various discussions. </w:delText>
        </w:r>
      </w:del>
      <w:ins w:id="83" w:author="William Lamb" w:date="2017-10-09T14:04:00Z">
        <w:r>
          <w:rPr>
            <w:lang w:val="en-US"/>
          </w:rPr>
          <w:t xml:space="preserve">, </w:t>
        </w:r>
      </w:ins>
      <w:ins w:id="84" w:author="William Lamb" w:date="2017-10-09T14:05:00Z">
        <w:r w:rsidR="00BC170A">
          <w:rPr>
            <w:lang w:val="en-US"/>
          </w:rPr>
          <w:t>highlight gaps in our understanding</w:t>
        </w:r>
      </w:ins>
      <w:ins w:id="85" w:author="William Lamb" w:date="2017-10-09T16:46:00Z">
        <w:r>
          <w:rPr>
            <w:lang w:val="en-US"/>
          </w:rPr>
          <w:t>, and provide useful resources for the urban climate change mitigation community.</w:t>
        </w:r>
      </w:ins>
    </w:p>
    <w:p w14:paraId="7B3E80B3" w14:textId="608CDDDE" w:rsidR="00C27830" w:rsidRDefault="000C5E34" w:rsidP="00B7244F">
      <w:pPr>
        <w:keepNext/>
      </w:pPr>
      <w:r>
        <w:rPr>
          <w:noProof/>
          <w:lang w:val="en-GB" w:eastAsia="en-GB"/>
        </w:rPr>
        <w:drawing>
          <wp:inline distT="0" distB="0" distL="0" distR="0" wp14:anchorId="1E6A3A2B" wp14:editId="172880E4">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 xml:space="preserve">stay within the relevant CO2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77777777" w:rsidR="00446B69" w:rsidRDefault="00446B69" w:rsidP="00286CC1">
      <w:pPr>
        <w:rPr>
          <w:lang w:val="en-US"/>
        </w:rPr>
      </w:pPr>
    </w:p>
    <w:p w14:paraId="5C8C50AE" w14:textId="4D2B8E2B" w:rsidR="00AC338A" w:rsidRDefault="00AB2E3C" w:rsidP="000F3C55">
      <w:pPr>
        <w:pStyle w:val="Heading1"/>
        <w:rPr>
          <w:lang w:val="en-US"/>
        </w:rPr>
      </w:pPr>
      <w:r>
        <w:rPr>
          <w:lang w:val="en-US"/>
        </w:rPr>
        <w:lastRenderedPageBreak/>
        <w:t>Delineating the urban mitigation literature</w:t>
      </w:r>
    </w:p>
    <w:p w14:paraId="2A536382" w14:textId="2C122BA3" w:rsidR="00537B55" w:rsidRDefault="00EF1F63" w:rsidP="00537B55">
      <w:pPr>
        <w:rPr>
          <w:lang w:val="en-US"/>
        </w:rPr>
      </w:pPr>
      <w:ins w:id="86" w:author="William Lamb" w:date="2017-10-09T16:48:00Z">
        <w:r>
          <w:rPr>
            <w:lang w:val="en-US"/>
          </w:rPr>
          <w:t xml:space="preserve">Arguably, </w:t>
        </w:r>
      </w:ins>
      <w:del w:id="87" w:author="William Lamb" w:date="2017-10-09T16:48:00Z">
        <w:r w:rsidR="00982EE2" w:rsidDel="00EF1F63">
          <w:rPr>
            <w:lang w:val="en-US"/>
          </w:rPr>
          <w:delText>T</w:delText>
        </w:r>
      </w:del>
      <w:del w:id="88" w:author="William Lamb" w:date="2017-10-09T16:49:00Z">
        <w:r w:rsidR="00982EE2" w:rsidDel="00D21ECE">
          <w:rPr>
            <w:lang w:val="en-US"/>
          </w:rPr>
          <w:delText>he</w:delText>
        </w:r>
        <w:r w:rsidR="00537B55" w:rsidDel="00D21ECE">
          <w:rPr>
            <w:lang w:val="en-US"/>
          </w:rPr>
          <w:delText xml:space="preserve"> focus </w:delText>
        </w:r>
        <w:r w:rsidR="00982EE2" w:rsidDel="00D21ECE">
          <w:rPr>
            <w:lang w:val="en-US"/>
          </w:rPr>
          <w:delText>of</w:delText>
        </w:r>
      </w:del>
      <w:ins w:id="89" w:author="William Lamb" w:date="2017-10-09T16:49:00Z">
        <w:r w:rsidR="00D21ECE">
          <w:rPr>
            <w:lang w:val="en-US"/>
          </w:rPr>
          <w:t>an</w:t>
        </w:r>
      </w:ins>
      <w:r w:rsidR="00982EE2">
        <w:rPr>
          <w:lang w:val="en-US"/>
        </w:rPr>
        <w:t xml:space="preserve"> </w:t>
      </w:r>
      <w:del w:id="90" w:author="William Lamb" w:date="2017-10-09T16:48:00Z">
        <w:r w:rsidR="00CB0AA0" w:rsidDel="00EF1F63">
          <w:rPr>
            <w:lang w:val="en-US"/>
          </w:rPr>
          <w:delText xml:space="preserve">our </w:delText>
        </w:r>
      </w:del>
      <w:ins w:id="91" w:author="William Lamb" w:date="2017-10-09T16:48:00Z">
        <w:r>
          <w:rPr>
            <w:lang w:val="en-US"/>
          </w:rPr>
          <w:t xml:space="preserve">urban mitigation </w:t>
        </w:r>
      </w:ins>
      <w:r w:rsidR="00CB0AA0">
        <w:rPr>
          <w:lang w:val="en-US"/>
        </w:rPr>
        <w:t>assessment</w:t>
      </w:r>
      <w:ins w:id="92" w:author="William Lamb" w:date="2017-10-09T16:48:00Z">
        <w:r w:rsidR="00D21ECE">
          <w:rPr>
            <w:lang w:val="en-US"/>
          </w:rPr>
          <w:t xml:space="preserve"> should </w:t>
        </w:r>
      </w:ins>
      <w:ins w:id="93" w:author="William Lamb" w:date="2017-10-09T16:49:00Z">
        <w:r w:rsidR="00D21ECE">
          <w:rPr>
            <w:lang w:val="en-US"/>
          </w:rPr>
          <w:t xml:space="preserve">focus </w:t>
        </w:r>
      </w:ins>
      <w:del w:id="94" w:author="William Lamb" w:date="2017-10-09T16:48:00Z">
        <w:r w:rsidR="00CB0AA0" w:rsidDel="00D21ECE">
          <w:rPr>
            <w:lang w:val="en-US"/>
          </w:rPr>
          <w:delText xml:space="preserve"> </w:delText>
        </w:r>
        <w:r w:rsidR="00982EE2" w:rsidDel="00D21ECE">
          <w:rPr>
            <w:lang w:val="en-US"/>
          </w:rPr>
          <w:delText>is</w:delText>
        </w:r>
      </w:del>
      <w:del w:id="95" w:author="William Lamb" w:date="2017-10-09T16:49:00Z">
        <w:r w:rsidR="00982EE2" w:rsidDel="00D21ECE">
          <w:rPr>
            <w:lang w:val="en-US"/>
          </w:rPr>
          <w:delText xml:space="preserve"> </w:delText>
        </w:r>
      </w:del>
      <w:r w:rsidR="00537B55">
        <w:rPr>
          <w:lang w:val="en-US"/>
        </w:rPr>
        <w:t>on the</w:t>
      </w:r>
      <w:r w:rsidR="000F0B1C">
        <w:rPr>
          <w:lang w:val="en-US"/>
        </w:rPr>
        <w:t xml:space="preserve"> demand-side </w:t>
      </w:r>
      <w:r w:rsidR="0063586E">
        <w:rPr>
          <w:lang w:val="en-US"/>
        </w:rPr>
        <w:t>of</w:t>
      </w:r>
      <w:r w:rsidR="00CB0AA0">
        <w:rPr>
          <w:lang w:val="en-US"/>
        </w:rPr>
        <w:t xml:space="preserve"> </w:t>
      </w:r>
      <w:del w:id="96" w:author="William Lamb" w:date="2017-10-09T16:49:00Z">
        <w:r w:rsidR="00CB0AA0" w:rsidDel="00D21ECE">
          <w:rPr>
            <w:lang w:val="en-US"/>
          </w:rPr>
          <w:delText>urban</w:delText>
        </w:r>
        <w:r w:rsidR="0063586E" w:rsidDel="00D21ECE">
          <w:rPr>
            <w:lang w:val="en-US"/>
          </w:rPr>
          <w:delText xml:space="preserve"> </w:delText>
        </w:r>
      </w:del>
      <w:r w:rsidR="0063586E">
        <w:rPr>
          <w:lang w:val="en-US"/>
        </w:rPr>
        <w:t>energy consumption and its associated climate impact.</w:t>
      </w:r>
      <w:r w:rsidR="000F0B1C">
        <w:rPr>
          <w:lang w:val="en-US"/>
        </w:rPr>
        <w:t xml:space="preserve"> Although supply-side activities</w:t>
      </w:r>
      <w:r w:rsidR="00537B55">
        <w:rPr>
          <w:lang w:val="en-US"/>
        </w:rPr>
        <w:t xml:space="preserve"> such as power generation</w:t>
      </w:r>
      <w:r w:rsidR="000F0B1C">
        <w:rPr>
          <w:lang w:val="en-US"/>
        </w:rPr>
        <w:t xml:space="preserve"> also take place within cities, they are well captured by other research communities (</w:t>
      </w:r>
      <w:r w:rsidR="00982EE2">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r w:rsidR="00537B55">
        <w:rPr>
          <w:lang w:val="en-US"/>
        </w:rPr>
        <w:t xml:space="preserve"> and is a natural point of focus for an assessment of urban systems: not only are the everyday practices and uses of energy highly influenced by the shape, structure and organization of cities</w:t>
      </w:r>
      <w:r w:rsidR="00D7744A">
        <w:rPr>
          <w:lang w:val="en-US"/>
        </w:rPr>
        <w:t xml:space="preserve"> </w:t>
      </w:r>
      <w:r w:rsidR="00D7744A">
        <w:rPr>
          <w:lang w:val="en-US"/>
        </w:rPr>
        <w:fldChar w:fldCharType="begin" w:fldLock="1"/>
      </w:r>
      <w:r w:rsidR="003002DF">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instrText>
      </w:r>
      <w:r w:rsidR="00D7744A">
        <w:rPr>
          <w:lang w:val="en-US"/>
        </w:rPr>
        <w:fldChar w:fldCharType="separate"/>
      </w:r>
      <w:r w:rsidR="00D22A60" w:rsidRPr="00D22A60">
        <w:rPr>
          <w:rFonts w:ascii="Calibri" w:hAnsi="Calibri" w:cs="Calibri"/>
          <w:noProof/>
          <w:szCs w:val="24"/>
          <w:lang w:val="en-US"/>
        </w:rPr>
        <w:t>[24–26]</w:t>
      </w:r>
      <w:r w:rsidR="00D7744A">
        <w:rPr>
          <w:lang w:val="en-US"/>
        </w:rPr>
        <w:fldChar w:fldCharType="end"/>
      </w:r>
      <w:r w:rsidR="00537B55">
        <w:rPr>
          <w:lang w:val="en-US"/>
        </w:rPr>
        <w:t>, but the majority of energy consumption in the 21</w:t>
      </w:r>
      <w:r w:rsidR="00537B55" w:rsidRPr="008F66F6">
        <w:rPr>
          <w:vertAlign w:val="superscript"/>
          <w:lang w:val="en-US"/>
        </w:rPr>
        <w:t>st</w:t>
      </w:r>
      <w:r w:rsidR="00537B55">
        <w:rPr>
          <w:lang w:val="en-US"/>
        </w:rPr>
        <w:t xml:space="preserve"> century is projected to take place within them </w:t>
      </w:r>
      <w:r w:rsidR="00D7744A">
        <w:rPr>
          <w:lang w:val="en-US"/>
        </w:rPr>
        <w:fldChar w:fldCharType="begin" w:fldLock="1"/>
      </w:r>
      <w:r w:rsidR="003002DF">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[9,11,27,28]</w:t>
      </w:r>
      <w:r w:rsidR="00D7744A">
        <w:rPr>
          <w:lang w:val="en-US"/>
        </w:rPr>
        <w:fldChar w:fldCharType="end"/>
      </w:r>
      <w:r w:rsidR="00537B55">
        <w:rPr>
          <w:lang w:val="en-US"/>
        </w:rPr>
        <w:t>.</w:t>
      </w:r>
    </w:p>
    <w:p w14:paraId="0A2FF052" w14:textId="0ABE371B" w:rsidR="004523A9" w:rsidRDefault="00537B55" w:rsidP="004523A9">
      <w:pPr>
        <w:rPr>
          <w:lang w:val="en-US"/>
        </w:rPr>
      </w:pPr>
      <w:r>
        <w:rPr>
          <w:lang w:val="en-US"/>
        </w:rPr>
        <w:t xml:space="preserve">Four key domains of 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w:t>
      </w:r>
      <w:ins w:id="97" w:author="William Lamb" w:date="2017-10-09T14:27:00Z">
        <w:r w:rsidR="002A06F1">
          <w:rPr>
            <w:lang w:val="en-US"/>
          </w:rPr>
          <w:t xml:space="preserve"> (Figure 2)</w:t>
        </w:r>
      </w:ins>
      <w:r w:rsidR="0063586E">
        <w:rPr>
          <w:lang w:val="en-US"/>
        </w:rPr>
        <w:t>. In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r w:rsidR="0063586E">
        <w:rPr>
          <w:lang w:val="en-US"/>
        </w:rPr>
        <w:t xml:space="preserve"> (Fig</w:t>
      </w:r>
      <w:r w:rsidR="00ED7024">
        <w:rPr>
          <w:lang w:val="en-US"/>
        </w:rPr>
        <w:t>ure</w:t>
      </w:r>
      <w:r w:rsidR="0063586E">
        <w:rPr>
          <w:lang w:val="en-US"/>
        </w:rPr>
        <w:t xml:space="preserve"> </w:t>
      </w:r>
      <w:r w:rsidR="001F507A">
        <w:rPr>
          <w:lang w:val="en-US"/>
        </w:rPr>
        <w:t>1</w:t>
      </w:r>
      <w:r w:rsidR="0063586E">
        <w:rPr>
          <w:lang w:val="en-US"/>
        </w:rPr>
        <w:t xml:space="preserve">). </w:t>
      </w:r>
      <w:r w:rsidR="004523A9">
        <w:rPr>
          <w:lang w:val="en-US"/>
        </w:rPr>
        <w:t xml:space="preserve">Understanding these time scales is crucial for advancing urban contributions towards net zero emission trajectories. </w:t>
      </w:r>
    </w:p>
    <w:p w14:paraId="73E99D48" w14:textId="6C7D92EE" w:rsidR="004523A9" w:rsidRDefault="0063586E" w:rsidP="0063586E">
      <w:pPr>
        <w:rPr>
          <w:lang w:val="en-US"/>
        </w:rPr>
      </w:pPr>
      <w:r>
        <w:rPr>
          <w:lang w:val="en-US"/>
        </w:rPr>
        <w:t>In the short-term,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3002DF">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"[14,26,29\u201331]", "plainTextFormattedCitation" : "[14,26,29\u201331]", "previouslyFormattedCitation" : "[14,26,29\u201331]"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D22A60" w:rsidRPr="00D22A60">
        <w:rPr>
          <w:rFonts w:ascii="Calibri" w:hAnsi="Calibri" w:cs="Calibri"/>
          <w:noProof/>
          <w:szCs w:val="24"/>
          <w:lang w:val="en-GB"/>
        </w:rPr>
        <w:t>[14,26,29–31]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E021B6">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 "non-dropping-particle" : "", "parse-names" : false, "suffix" : "" }, { "dropping-particle" : "", "family" : "et al.", "given" : "", "non-dropping-particle" : "", "parse-names" : false, "suffix" : "" } ], "id" : "ITEM-3", "issued" : { "date-parts" : [ [ "2012" ] ] }, "page" : "649-760", "title" : "Energy End-Use: Buildings", "type" : "article-journal"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E021B6">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46C76311" w14:textId="78385FF3" w:rsidR="006B0846" w:rsidRDefault="004523A9" w:rsidP="0037617C">
      <w:pPr>
        <w:rPr>
          <w:lang w:val="en-US"/>
        </w:rPr>
      </w:pPr>
      <w:r>
        <w:rPr>
          <w:lang w:val="en-US"/>
        </w:rPr>
        <w:t xml:space="preserve">The middle and long-term is dominated by capital and infrastructure stocks </w:t>
      </w:r>
      <w:r w:rsidR="006B0846">
        <w:rPr>
          <w:lang w:val="en-US"/>
        </w:rPr>
        <w:fldChar w:fldCharType="begin" w:fldLock="1"/>
      </w:r>
      <w:r w:rsidR="00E021B6">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3002DF" w:rsidRPr="003002DF">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w:t>
      </w:r>
      <w:ins w:id="98"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99" w:author="William Lamb" w:date="2017-10-09T15:09:00Z">
        <w:r w:rsidR="0037617C" w:rsidDel="007547A0">
          <w:rPr>
            <w:lang w:val="en-US"/>
          </w:rPr>
          <w:delText xml:space="preserve">needs to </w:delText>
        </w:r>
      </w:del>
      <w:ins w:id="100"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101" w:author="William Lamb" w:date="2017-10-09T15:09:00Z">
        <w:r w:rsidR="007547A0">
          <w:rPr>
            <w:lang w:val="en-US"/>
          </w:rPr>
          <w:t>with</w:t>
        </w:r>
      </w:ins>
      <w:r w:rsidR="0037617C">
        <w:rPr>
          <w:lang w:val="en-US"/>
        </w:rPr>
        <w:t xml:space="preserve">in 20-40 years. </w:t>
      </w:r>
      <w:del w:id="102" w:author="William Lamb" w:date="2017-10-09T15:09:00Z">
        <w:r w:rsidR="006B0846" w:rsidDel="007547A0">
          <w:rPr>
            <w:lang w:val="en-US"/>
          </w:rPr>
          <w:delText xml:space="preserve">Road and rail-based systems have lifetimes of 40-75+ years, providing </w:delText>
        </w:r>
      </w:del>
      <w:ins w:id="103" w:author="William Lamb" w:date="2017-10-09T15:09:00Z">
        <w:r w:rsidR="007547A0">
          <w:rPr>
            <w:lang w:val="en-US"/>
          </w:rPr>
          <w:t xml:space="preserve">These systems provide </w:t>
        </w:r>
      </w:ins>
      <w:r w:rsidR="006B0846">
        <w:rPr>
          <w:lang w:val="en-US"/>
        </w:rPr>
        <w:t>important network externalities that will</w:t>
      </w:r>
      <w:r w:rsidR="0037617C">
        <w:rPr>
          <w:lang w:val="en-US"/>
        </w:rPr>
        <w:t xml:space="preserve"> enable the realization of low-carbon compact urban form towards the end of this century.</w:t>
      </w:r>
      <w:r w:rsidR="006B0846">
        <w:rPr>
          <w:lang w:val="en-US"/>
        </w:rPr>
        <w:t xml:space="preserve"> </w:t>
      </w:r>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E021B6">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"ITEM-3",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"[16,38,39]", "plainTextFormattedCitation" : "[16,38,39]", "previouslyFormattedCitation" : "[16,38,39]" }, "properties" : { "formattedCitation" : "[13,31,32]", "noteIndex" : 0, "plainCitation" : "[13,31,32]" }, "schema" : "https://github.com/citation-style-language/schema/raw/master/csl-citation.json" }</w:instrText>
      </w:r>
      <w:r w:rsidR="004655EB">
        <w:rPr>
          <w:lang w:val="en-US"/>
        </w:rPr>
        <w:fldChar w:fldCharType="separate"/>
      </w:r>
      <w:r w:rsidR="003002DF" w:rsidRPr="003002DF">
        <w:rPr>
          <w:rFonts w:ascii="Calibri" w:hAnsi="Calibri" w:cs="Calibri"/>
          <w:noProof/>
          <w:lang w:val="en-US"/>
        </w:rPr>
        <w:t>[16,38,39]</w:t>
      </w:r>
      <w:r w:rsidR="004655EB">
        <w:rPr>
          <w:lang w:val="en-US"/>
        </w:rPr>
        <w:fldChar w:fldCharType="end"/>
      </w:r>
      <w:r w:rsidR="004655EB">
        <w:rPr>
          <w:lang w:val="en-US"/>
        </w:rPr>
        <w:t>.</w:t>
      </w:r>
    </w:p>
    <w:p w14:paraId="64B9C398" w14:textId="5360B7C6" w:rsidR="00CB6E15" w:rsidRDefault="00CB6E15" w:rsidP="006B0846">
      <w:pPr>
        <w:rPr>
          <w:lang w:val="en-US"/>
        </w:rPr>
      </w:pPr>
      <w:r>
        <w:rPr>
          <w:lang w:val="en-US"/>
        </w:rPr>
        <w:t>To transparently identify the urban mitigation literature covered by these four domains, we develop a structured search query for the Web of Science (WOS) literature database</w:t>
      </w:r>
      <w:ins w:id="104" w:author="William Lamb" w:date="2017-10-09T15:35:00Z">
        <w:r w:rsidR="000117CE">
          <w:rPr>
            <w:lang w:val="en-US"/>
          </w:rPr>
          <w:t xml:space="preserve">. </w:t>
        </w:r>
      </w:ins>
      <w:ins w:id="105" w:author="William Lamb" w:date="2017-10-09T15:37:00Z">
        <w:r w:rsidR="000117CE">
          <w:rPr>
            <w:lang w:val="en-US"/>
          </w:rPr>
          <w:t>This includes specific combinations of keywords for each domain (e.g. “</w:t>
        </w:r>
      </w:ins>
      <w:ins w:id="106" w:author="William Lamb" w:date="2017-10-09T15:41:00Z">
        <w:r w:rsidR="000117CE">
          <w:rPr>
            <w:lang w:val="en-US"/>
          </w:rPr>
          <w:t>bicycle infrastructure provisioning</w:t>
        </w:r>
      </w:ins>
      <w:ins w:id="107" w:author="William Lamb" w:date="2017-10-09T15:37:00Z">
        <w:r w:rsidR="000117CE">
          <w:rPr>
            <w:lang w:val="en-US"/>
          </w:rPr>
          <w:t>”</w:t>
        </w:r>
      </w:ins>
      <w:ins w:id="108" w:author="William Lamb" w:date="2017-10-09T15:38:00Z">
        <w:r w:rsidR="000117CE">
          <w:rPr>
            <w:lang w:val="en-US"/>
          </w:rPr>
          <w:t xml:space="preserve">), as well as more generic </w:t>
        </w:r>
      </w:ins>
      <w:ins w:id="109" w:author="William Lamb" w:date="2017-10-09T15:39:00Z">
        <w:r w:rsidR="000117CE">
          <w:rPr>
            <w:lang w:val="en-US"/>
          </w:rPr>
          <w:t>strings (“low-carbon transport”)</w:t>
        </w:r>
      </w:ins>
      <w:ins w:id="110" w:author="William Lamb" w:date="2017-10-09T15:41:00Z">
        <w:r w:rsidR="000117CE">
          <w:rPr>
            <w:lang w:val="en-US"/>
          </w:rPr>
          <w:t xml:space="preserve">. </w:t>
        </w:r>
      </w:ins>
      <w:del w:id="111" w:author="William Lamb" w:date="2017-10-09T15:37:00Z">
        <w:r w:rsidDel="000117CE">
          <w:rPr>
            <w:lang w:val="en-US"/>
          </w:rPr>
          <w:delText xml:space="preserve"> </w:delText>
        </w:r>
      </w:del>
      <w:del w:id="112" w:author="William Lamb" w:date="2017-10-09T15:42:00Z">
        <w:r w:rsidDel="000117CE">
          <w:rPr>
            <w:lang w:val="en-US"/>
          </w:rPr>
          <w:delText>(see</w:delText>
        </w:r>
      </w:del>
      <w:ins w:id="113" w:author="William Lamb" w:date="2017-10-09T15:42:00Z">
        <w:r w:rsidR="000117CE">
          <w:rPr>
            <w:lang w:val="en-US"/>
          </w:rPr>
          <w:t>Refer to the</w:t>
        </w:r>
      </w:ins>
      <w:r>
        <w:rPr>
          <w:lang w:val="en-US"/>
        </w:rPr>
        <w:t xml:space="preserve"> </w:t>
      </w:r>
      <w:r w:rsidR="0045398A">
        <w:rPr>
          <w:lang w:val="en-US"/>
        </w:rPr>
        <w:t>Supplementary Materials</w:t>
      </w:r>
      <w:r>
        <w:rPr>
          <w:lang w:val="en-US"/>
        </w:rPr>
        <w:t xml:space="preserve"> for the full search methodology, and the supplementary data file for the resulting list of documents</w:t>
      </w:r>
      <w:del w:id="114" w:author="William Lamb" w:date="2017-10-09T15:42:00Z">
        <w:r w:rsidDel="000117CE">
          <w:rPr>
            <w:lang w:val="en-US"/>
          </w:rPr>
          <w:delText>)</w:delText>
        </w:r>
      </w:del>
      <w:r>
        <w:rPr>
          <w:lang w:val="en-US"/>
        </w:rPr>
        <w:t>.</w:t>
      </w:r>
      <w:r w:rsidR="006B0846">
        <w:rPr>
          <w:lang w:val="en-US"/>
        </w:rPr>
        <w:t xml:space="preserve"> W</w:t>
      </w:r>
      <w:r>
        <w:rPr>
          <w:lang w:val="en-US"/>
        </w:rPr>
        <w:t>e use a form of automated content analysis</w:t>
      </w:r>
      <w:r w:rsidR="006B0846">
        <w:rPr>
          <w:lang w:val="en-US"/>
        </w:rPr>
        <w:t xml:space="preserve"> called</w:t>
      </w:r>
      <w:r>
        <w:rPr>
          <w:lang w:val="en-US"/>
        </w:rPr>
        <w:t xml:space="preserve"> </w:t>
      </w:r>
      <w:r w:rsidR="009D4911">
        <w:rPr>
          <w:lang w:val="en-US"/>
        </w:rPr>
        <w:t>non-negative matrix factorization to identify latent topics within the document abstracts</w:t>
      </w:r>
      <w:ins w:id="115" w:author="William Lamb" w:date="2017-10-09T15:42:00Z">
        <w:r w:rsidR="000117CE">
          <w:rPr>
            <w:lang w:val="en-US"/>
          </w:rPr>
          <w:t xml:space="preserve"> we obtain</w:t>
        </w:r>
      </w:ins>
      <w:ins w:id="116" w:author="William Lamb" w:date="2017-10-09T16:57:00Z">
        <w:r w:rsidR="002C6B29">
          <w:rPr>
            <w:lang w:val="en-US"/>
          </w:rPr>
          <w:t xml:space="preserve">, enabling us to quickly </w:t>
        </w:r>
      </w:ins>
      <w:ins w:id="117" w:author="William Lamb" w:date="2017-10-09T16:58:00Z">
        <w:r w:rsidR="002C6B29">
          <w:rPr>
            <w:lang w:val="en-US"/>
          </w:rPr>
          <w:t>digest the major themes of this work so far</w:t>
        </w:r>
      </w:ins>
      <w:r>
        <w:rPr>
          <w:lang w:val="en-US"/>
        </w:rPr>
        <w:t>.</w:t>
      </w:r>
      <w:bookmarkStart w:id="118" w:name="_GoBack"/>
      <w:bookmarkEnd w:id="118"/>
      <w:del w:id="119" w:author="William Lamb" w:date="2017-10-09T16:58:00Z">
        <w:r w:rsidDel="002C6B29">
          <w:rPr>
            <w:lang w:val="en-US"/>
          </w:rPr>
          <w:delText xml:space="preserve"> This procedure is expected to reproduce the 4 domains of research outlined above, </w:delText>
        </w:r>
      </w:del>
      <w:del w:id="120" w:author="William Lamb" w:date="2017-10-09T13:57:00Z">
        <w:r w:rsidDel="000E5FEC">
          <w:rPr>
            <w:lang w:val="en-US"/>
          </w:rPr>
          <w:delText xml:space="preserve">but in addition </w:delText>
        </w:r>
      </w:del>
      <w:del w:id="121" w:author="William Lamb" w:date="2017-10-09T16:58:00Z">
        <w:r w:rsidDel="002C6B29">
          <w:rPr>
            <w:lang w:val="en-US"/>
          </w:rPr>
          <w:delText>to expose the relationships between these different topics, and to identify any latent themes or underlying discourses in the urban mitigation literature.</w:delText>
        </w:r>
      </w:del>
    </w:p>
    <w:p w14:paraId="524FB040" w14:textId="39343C86" w:rsidR="00F05353" w:rsidRDefault="00F05353" w:rsidP="00F05353">
      <w:pPr>
        <w:keepNext/>
      </w:pPr>
      <w:r>
        <w:rPr>
          <w:noProof/>
          <w:lang w:val="en-GB" w:eastAsia="en-GB"/>
        </w:rPr>
        <w:lastRenderedPageBreak/>
        <w:drawing>
          <wp:inline distT="0" distB="0" distL="0" distR="0" wp14:anchorId="6FD69867" wp14:editId="24687510">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14:paraId="0882CA14" w14:textId="599415A7" w:rsidR="00CB6E15" w:rsidRDefault="00F05353" w:rsidP="00ED7024">
      <w:pPr>
        <w:pStyle w:val="Caption"/>
        <w:rPr>
          <w:rFonts w:asciiTheme="majorHAnsi" w:eastAsiaTheme="majorEastAsia" w:hAnsiTheme="majorHAnsi" w:cstheme="majorBidi"/>
          <w:color w:val="365F91" w:themeColor="accent1" w:themeShade="BF"/>
          <w:sz w:val="32"/>
          <w:szCs w:val="32"/>
          <w:lang w:val="en-US"/>
        </w:rPr>
      </w:pPr>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sidR="00DF2488">
        <w:rPr>
          <w:b/>
          <w:i w:val="0"/>
          <w:iCs w:val="0"/>
          <w:noProof/>
          <w:sz w:val="20"/>
          <w:szCs w:val="20"/>
          <w:lang w:val="en-GB"/>
        </w:rPr>
        <w:t>2</w:t>
      </w:r>
      <w:r w:rsidRPr="00ED7024">
        <w:rPr>
          <w:b/>
          <w:sz w:val="20"/>
          <w:szCs w:val="20"/>
        </w:rPr>
        <w:fldChar w:fldCharType="end"/>
      </w:r>
      <w:r w:rsidRPr="00ED7024">
        <w:rPr>
          <w:b/>
          <w:sz w:val="20"/>
          <w:szCs w:val="20"/>
          <w:lang w:val="en-GB"/>
        </w:rPr>
        <w:t>: Scope of the urban mitigation literature, including measures that address urban transport, buildings, waste, and urban form.</w:t>
      </w:r>
      <w:r w:rsidR="00A97ACC">
        <w:rPr>
          <w:b/>
          <w:sz w:val="20"/>
          <w:szCs w:val="20"/>
          <w:lang w:val="en-GB"/>
        </w:rPr>
        <w:t xml:space="preserve"> </w:t>
      </w:r>
      <w:r w:rsidR="00A97ACC">
        <w:rPr>
          <w:sz w:val="20"/>
          <w:szCs w:val="20"/>
          <w:lang w:val="en-GB"/>
        </w:rPr>
        <w: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t>
      </w:r>
    </w:p>
    <w:p w14:paraId="03D5765F" w14:textId="3734B32D" w:rsidR="00B0259D" w:rsidRDefault="00B0259D" w:rsidP="00D27333">
      <w:pPr>
        <w:pStyle w:val="Heading1"/>
        <w:rPr>
          <w:lang w:val="en-US"/>
        </w:rPr>
      </w:pPr>
      <w:r>
        <w:rPr>
          <w:lang w:val="en-US"/>
        </w:rPr>
        <w:t>The structure and content of urban mitigation research</w:t>
      </w:r>
    </w:p>
    <w:p w14:paraId="37D14B4E" w14:textId="36827196" w:rsidR="00CB6E15" w:rsidRDefault="00B24B20" w:rsidP="00446B69">
      <w:pPr>
        <w:rPr>
          <w:lang w:val="en-US"/>
        </w:rPr>
      </w:pPr>
      <w:r>
        <w:rPr>
          <w:lang w:val="en-US"/>
        </w:rPr>
        <w:t xml:space="preserve">The results of our search query indicate that the urban mitigation literature is </w:t>
      </w:r>
      <w:r w:rsidR="003B77E3">
        <w:rPr>
          <w:lang w:val="en-US"/>
        </w:rPr>
        <w:t xml:space="preserve">substantial </w:t>
      </w:r>
      <w:r>
        <w:rPr>
          <w:lang w:val="en-US"/>
        </w:rPr>
        <w:t xml:space="preserve">(8,120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growing (</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del w:id="122"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123" w:author="William Lamb" w:date="2017-10-09T15:15:00Z">
        <w:r w:rsidR="007547A0">
          <w:rPr>
            <w:lang w:val="en-US"/>
          </w:rPr>
          <w:t>A</w:t>
        </w:r>
      </w:ins>
      <w:r w:rsidR="003B77E3" w:rsidRPr="00ED7024">
        <w:rPr>
          <w:lang w:val="en-US"/>
        </w:rPr>
        <w:t>lready more than 3000</w:t>
      </w:r>
      <w:r w:rsidR="00F0167C">
        <w:rPr>
          <w:lang w:val="en-US"/>
        </w:rPr>
        <w:t xml:space="preserve"> 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(2008-)</w:t>
      </w:r>
      <w:r w:rsidR="00F0167C">
        <w:rPr>
          <w:lang w:val="en-US"/>
        </w:rPr>
        <w:t xml:space="preserve"> and have </w:t>
      </w:r>
      <w:r w:rsidR="00B2235C">
        <w:rPr>
          <w:lang w:val="en-US"/>
        </w:rPr>
        <w:t xml:space="preserve">therefore </w:t>
      </w:r>
      <w:r w:rsidR="00F0167C">
        <w:rPr>
          <w:lang w:val="en-US"/>
        </w:rPr>
        <w:t xml:space="preserve">not been assessed by the IPCC directly or indirectly. </w:t>
      </w:r>
      <w:ins w:id="124" w:author="William Lamb" w:date="2017-10-09T15:12:00Z">
        <w:r w:rsidR="007547A0">
          <w:rPr>
            <w:lang w:val="en-US"/>
          </w:rPr>
          <w:t xml:space="preserve">Whereas </w:t>
        </w:r>
      </w:ins>
      <w:del w:id="125" w:author="William Lamb" w:date="2017-10-09T15:12:00Z">
        <w:r w:rsidR="00717416" w:rsidDel="007547A0">
          <w:rPr>
            <w:lang w:val="en-US"/>
          </w:rPr>
          <w:delText xml:space="preserve">As compared to </w:delText>
        </w:r>
      </w:del>
      <w:r w:rsidR="00717416">
        <w:rPr>
          <w:lang w:val="en-US"/>
        </w:rPr>
        <w:t xml:space="preserve">a </w:t>
      </w:r>
      <w:ins w:id="126" w:author="William Lamb" w:date="2017-10-09T15:12:00Z">
        <w:r w:rsidR="007547A0">
          <w:rPr>
            <w:lang w:val="en-US"/>
          </w:rPr>
          <w:t xml:space="preserve">basic </w:t>
        </w:r>
      </w:ins>
      <w:ins w:id="127" w:author="William Lamb" w:date="2017-10-09T15:15:00Z">
        <w:r w:rsidR="007547A0">
          <w:rPr>
            <w:lang w:val="en-US"/>
          </w:rPr>
          <w:t>query</w:t>
        </w:r>
      </w:ins>
      <w:ins w:id="128" w:author="William Lamb" w:date="2017-10-09T15:12:00Z">
        <w:r w:rsidR="007547A0">
          <w:rPr>
            <w:lang w:val="en-US"/>
          </w:rPr>
          <w:t xml:space="preserve"> for </w:t>
        </w:r>
      </w:ins>
      <w:del w:id="129"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r w:rsidR="00717416">
        <w:rPr>
          <w:lang w:val="en-US"/>
        </w:rPr>
        <w:t>urban mitigation literature (e.g. combining synonyms for “urban”, “mitigation” and “policies</w:t>
      </w:r>
      <w:del w:id="130" w:author="William Lamb" w:date="2017-10-09T15:13:00Z">
        <w:r w:rsidR="00717416" w:rsidDel="007547A0">
          <w:rPr>
            <w:lang w:val="en-US"/>
          </w:rPr>
          <w:delText xml:space="preserve">”), </w:delText>
        </w:r>
      </w:del>
      <w:ins w:id="131" w:author="William Lamb" w:date="2017-10-09T15:13:00Z">
        <w:r w:rsidR="007547A0">
          <w:rPr>
            <w:lang w:val="en-US"/>
          </w:rPr>
          <w:t xml:space="preserve">”) results in only 610 publications, </w:t>
        </w:r>
      </w:ins>
      <w:del w:id="132" w:author="William Lamb" w:date="2017-10-09T15:14:00Z">
        <w:r w:rsidR="00717416" w:rsidDel="007547A0">
          <w:rPr>
            <w:lang w:val="en-US"/>
          </w:rPr>
          <w:delText xml:space="preserve">our </w:delText>
        </w:r>
        <w:r w:rsidR="00006ABA" w:rsidDel="007547A0">
          <w:rPr>
            <w:lang w:val="en-US"/>
          </w:rPr>
          <w:delText xml:space="preserve">targeted </w:delText>
        </w:r>
      </w:del>
      <w:ins w:id="133" w:author="William Lamb" w:date="2017-10-09T15:14:00Z">
        <w:r w:rsidR="007547A0">
          <w:rPr>
            <w:lang w:val="en-US"/>
          </w:rPr>
          <w:t xml:space="preserve">our structured </w:t>
        </w:r>
      </w:ins>
      <w:r w:rsidR="00006ABA">
        <w:rPr>
          <w:lang w:val="en-US"/>
        </w:rPr>
        <w:t>search</w:t>
      </w:r>
      <w:r w:rsidR="00717416">
        <w:rPr>
          <w:lang w:val="en-US"/>
        </w:rPr>
        <w:t xml:space="preserve"> </w:t>
      </w:r>
      <w:ins w:id="134" w:author="William Lamb" w:date="2017-10-09T15:16:00Z">
        <w:r w:rsidR="007547A0">
          <w:rPr>
            <w:lang w:val="en-US"/>
          </w:rPr>
          <w:t xml:space="preserve">for papers related to </w:t>
        </w:r>
      </w:ins>
      <w:ins w:id="135" w:author="William Lamb" w:date="2017-10-09T15:14:00Z">
        <w:r w:rsidR="007547A0">
          <w:rPr>
            <w:lang w:val="en-US"/>
          </w:rPr>
          <w:t xml:space="preserve">buildings, transportation, urban form and waste </w:t>
        </w:r>
      </w:ins>
      <w:del w:id="136" w:author="William Lamb" w:date="2017-10-09T15:14:00Z">
        <w:r w:rsidR="00263835" w:rsidDel="007547A0">
          <w:rPr>
            <w:lang w:val="en-US"/>
          </w:rPr>
          <w:delText xml:space="preserve">within sectors </w:delText>
        </w:r>
        <w:r w:rsidR="00717416" w:rsidDel="007547A0">
          <w:rPr>
            <w:lang w:val="en-US"/>
          </w:rPr>
          <w:delText xml:space="preserve">identifies </w:delText>
        </w:r>
      </w:del>
      <w:ins w:id="137" w:author="William Lamb" w:date="2017-10-09T15:14:00Z">
        <w:r w:rsidR="007547A0">
          <w:rPr>
            <w:lang w:val="en-US"/>
          </w:rPr>
          <w:t xml:space="preserve">yields </w:t>
        </w:r>
      </w:ins>
      <w:r w:rsidR="00717416">
        <w:rPr>
          <w:lang w:val="en-US"/>
        </w:rPr>
        <w:t>substantially more</w:t>
      </w:r>
      <w:ins w:id="138" w:author="William Lamb" w:date="2017-10-09T15:15:00Z">
        <w:r w:rsidR="007547A0">
          <w:rPr>
            <w:lang w:val="en-US"/>
          </w:rPr>
          <w:t xml:space="preserve"> </w:t>
        </w:r>
      </w:ins>
      <w:ins w:id="139" w:author="William Lamb" w:date="2017-10-09T15:16:00Z">
        <w:r w:rsidR="007547A0">
          <w:rPr>
            <w:lang w:val="en-US"/>
          </w:rPr>
          <w:t>(</w:t>
        </w:r>
      </w:ins>
      <w:ins w:id="140" w:author="William Lamb" w:date="2017-10-09T15:15:00Z">
        <w:r w:rsidR="007547A0">
          <w:rPr>
            <w:lang w:val="en-US"/>
          </w:rPr>
          <w:t>and relevant</w:t>
        </w:r>
      </w:ins>
      <w:ins w:id="141" w:author="William Lamb" w:date="2017-10-09T15:16:00Z">
        <w:r w:rsidR="007547A0">
          <w:rPr>
            <w:lang w:val="en-US"/>
          </w:rPr>
          <w:t>)</w:t>
        </w:r>
      </w:ins>
      <w:ins w:id="142" w:author="William Lamb" w:date="2017-10-09T15:15:00Z">
        <w:r w:rsidR="007547A0">
          <w:rPr>
            <w:lang w:val="en-US"/>
          </w:rPr>
          <w:t xml:space="preserve"> papers</w:t>
        </w:r>
      </w:ins>
      <w:del w:id="143" w:author="William Lamb" w:date="2017-10-09T15:16:00Z">
        <w:r w:rsidR="00717416" w:rsidDel="007547A0">
          <w:rPr>
            <w:lang w:val="en-US"/>
          </w:rPr>
          <w:delText xml:space="preserve"> literature</w:delText>
        </w:r>
      </w:del>
      <w:r w:rsidR="00717416">
        <w:rPr>
          <w:lang w:val="en-US"/>
        </w:rPr>
        <w:t xml:space="preserve"> (8,120</w:t>
      </w:r>
      <w:del w:id="144" w:author="William Lamb" w:date="2017-10-09T15:14:00Z">
        <w:r w:rsidR="00717416" w:rsidDel="007547A0">
          <w:rPr>
            <w:lang w:val="en-US"/>
          </w:rPr>
          <w:delText xml:space="preserve"> compared to 610</w:delText>
        </w:r>
      </w:del>
      <w:r w:rsidR="00717416">
        <w:rPr>
          <w:lang w:val="en-US"/>
        </w:rPr>
        <w:t>).</w:t>
      </w:r>
    </w:p>
    <w:p w14:paraId="1F0D58C2" w14:textId="2A56E9C1" w:rsidR="0037617C" w:rsidRDefault="0085523F" w:rsidP="0037617C">
      <w:pPr>
        <w:rPr>
          <w:lang w:val="en-US"/>
        </w:rPr>
      </w:pPr>
      <w:r>
        <w:rPr>
          <w:lang w:val="en-US"/>
        </w:rPr>
        <w:t xml:space="preserve">25 latent topics in this document set are identified by </w:t>
      </w:r>
      <w:r w:rsidR="00006ABA">
        <w:rPr>
          <w:lang w:val="en-US"/>
        </w:rPr>
        <w:t>the</w:t>
      </w:r>
      <w:r>
        <w:rPr>
          <w:lang w:val="en-US"/>
        </w:rPr>
        <w:t xml:space="preserve"> topic </w:t>
      </w:r>
      <w:r w:rsidR="00706462">
        <w:rPr>
          <w:lang w:val="en-US"/>
        </w:rPr>
        <w:t>model</w:t>
      </w:r>
      <w:r w:rsidR="006C2C52">
        <w:rPr>
          <w:lang w:val="en-US"/>
        </w:rPr>
        <w:t>, described in</w:t>
      </w:r>
      <w:r>
        <w:rPr>
          <w:lang w:val="en-US"/>
        </w:rPr>
        <w:t xml:space="preserve"> Table 1</w:t>
      </w:r>
      <w:r w:rsidR="006C2C52">
        <w:rPr>
          <w:lang w:val="en-US"/>
        </w:rPr>
        <w:t>.</w:t>
      </w:r>
      <w:r>
        <w:rPr>
          <w:lang w:val="en-US"/>
        </w:rPr>
        <w:t xml:space="preserve"> </w:t>
      </w:r>
      <w:r w:rsidR="0037617C">
        <w:rPr>
          <w:lang w:val="en-US"/>
        </w:rPr>
        <w:t>The largest topic – planning and governance (#1) – well represents the policy and planning aspects of urban mitigation that were an explicit condition in our search</w:t>
      </w:r>
      <w:r w:rsidR="00E10A08">
        <w:rPr>
          <w:rStyle w:val="FootnoteReference"/>
          <w:lang w:val="en-US"/>
        </w:rPr>
        <w:footnoteReference w:id="2"/>
      </w:r>
      <w:r w:rsidR="0037617C">
        <w:rPr>
          <w:lang w:val="en-US"/>
        </w:rPr>
        <w:t>. Building energy consumption (#2) is also a large topic, but this may reflect the fact that building topics are more aggregated (fewer) in this model, in contrast to transport, which has considerably more granularity due to its relatively larger set of documents.</w:t>
      </w:r>
    </w:p>
    <w:p w14:paraId="5E12CBF6" w14:textId="50D427C7" w:rsidR="0037617C" w:rsidRDefault="000C5E34" w:rsidP="0037617C">
      <w:pPr>
        <w:rPr>
          <w:lang w:val="en-US"/>
        </w:rPr>
      </w:pPr>
      <w:r>
        <w:rPr>
          <w:lang w:val="en-US"/>
        </w:rPr>
        <w:t xml:space="preserve">Figure 3 presents the correlations between topics, based on their co-occurrence within documents. Clusters of topics are identifiable: urban form, climate change mitigation, planning and governance; </w:t>
      </w:r>
      <w:r>
        <w:rPr>
          <w:lang w:val="en-US"/>
        </w:rPr>
        <w:lastRenderedPageBreak/>
        <w:t>energy and water use in buildings; the three waste management topics; and the highly interconnected group of transportation topics. These correlations help identify the role of latent topics not explicit in our search query. For instance, “system optimization” (#3) implies a strong discourse of pricing and network optimization within transportation research. “Travel behavior” (#4) is also central within the transportation cluster and presents a complementary discourse on individual choice and behavior with respect to different modes of travel.</w:t>
      </w:r>
    </w:p>
    <w:tbl>
      <w:tblPr>
        <w:tblW w:w="9377" w:type="dxa"/>
        <w:tblLook w:val="04A0" w:firstRow="1" w:lastRow="0" w:firstColumn="1" w:lastColumn="0" w:noHBand="0" w:noVBand="1"/>
      </w:tblPr>
      <w:tblGrid>
        <w:gridCol w:w="513"/>
        <w:gridCol w:w="2889"/>
        <w:gridCol w:w="4253"/>
        <w:gridCol w:w="1722"/>
      </w:tblGrid>
      <w:tr w:rsidR="00BA457F" w:rsidRPr="00BA457F" w14:paraId="36AF2D8F" w14:textId="77777777" w:rsidTr="001E7F7C">
        <w:trPr>
          <w:trHeight w:val="284"/>
        </w:trPr>
        <w:tc>
          <w:tcPr>
            <w:tcW w:w="513" w:type="dxa"/>
            <w:tcBorders>
              <w:top w:val="single" w:sz="4" w:space="0" w:color="auto"/>
              <w:left w:val="nil"/>
              <w:bottom w:val="single" w:sz="4" w:space="0" w:color="auto"/>
              <w:right w:val="nil"/>
            </w:tcBorders>
            <w:shd w:val="clear" w:color="auto" w:fill="auto"/>
            <w:hideMark/>
          </w:tcPr>
          <w:p w14:paraId="61F9BBD0"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ID</w:t>
            </w:r>
          </w:p>
        </w:tc>
        <w:tc>
          <w:tcPr>
            <w:tcW w:w="2889" w:type="dxa"/>
            <w:tcBorders>
              <w:top w:val="single" w:sz="4" w:space="0" w:color="auto"/>
              <w:left w:val="nil"/>
              <w:bottom w:val="single" w:sz="4" w:space="0" w:color="auto"/>
              <w:right w:val="nil"/>
            </w:tcBorders>
            <w:shd w:val="clear" w:color="auto" w:fill="auto"/>
            <w:hideMark/>
          </w:tcPr>
          <w:p w14:paraId="44A7136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Topic Name</w:t>
            </w:r>
          </w:p>
        </w:tc>
        <w:tc>
          <w:tcPr>
            <w:tcW w:w="4253" w:type="dxa"/>
            <w:tcBorders>
              <w:top w:val="single" w:sz="4" w:space="0" w:color="auto"/>
              <w:left w:val="nil"/>
              <w:bottom w:val="single" w:sz="4" w:space="0" w:color="auto"/>
              <w:right w:val="nil"/>
            </w:tcBorders>
            <w:shd w:val="clear" w:color="auto" w:fill="auto"/>
            <w:hideMark/>
          </w:tcPr>
          <w:p w14:paraId="58A0EF8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Stemmed Keywords</w:t>
            </w:r>
          </w:p>
        </w:tc>
        <w:tc>
          <w:tcPr>
            <w:tcW w:w="1722" w:type="dxa"/>
            <w:tcBorders>
              <w:top w:val="single" w:sz="4" w:space="0" w:color="auto"/>
              <w:left w:val="nil"/>
              <w:bottom w:val="single" w:sz="4" w:space="0" w:color="auto"/>
              <w:right w:val="nil"/>
            </w:tcBorders>
            <w:shd w:val="clear" w:color="auto" w:fill="auto"/>
            <w:hideMark/>
          </w:tcPr>
          <w:p w14:paraId="3112BB7B"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Marginal Topic Distribution (%)</w:t>
            </w:r>
          </w:p>
        </w:tc>
      </w:tr>
      <w:tr w:rsidR="00363E27" w:rsidRPr="00BA457F" w14:paraId="504C0181" w14:textId="77777777" w:rsidTr="001E7F7C">
        <w:trPr>
          <w:trHeight w:val="227"/>
        </w:trPr>
        <w:tc>
          <w:tcPr>
            <w:tcW w:w="513" w:type="dxa"/>
            <w:tcBorders>
              <w:top w:val="single" w:sz="4" w:space="0" w:color="auto"/>
              <w:left w:val="nil"/>
              <w:bottom w:val="nil"/>
              <w:right w:val="nil"/>
            </w:tcBorders>
            <w:shd w:val="clear" w:color="auto" w:fill="auto"/>
            <w:noWrap/>
            <w:hideMark/>
          </w:tcPr>
          <w:p w14:paraId="7973928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w:t>
            </w:r>
          </w:p>
        </w:tc>
        <w:tc>
          <w:tcPr>
            <w:tcW w:w="2889" w:type="dxa"/>
            <w:tcBorders>
              <w:top w:val="single" w:sz="4" w:space="0" w:color="auto"/>
              <w:left w:val="nil"/>
              <w:bottom w:val="nil"/>
              <w:right w:val="nil"/>
            </w:tcBorders>
            <w:shd w:val="clear" w:color="auto" w:fill="auto"/>
            <w:noWrap/>
            <w:hideMark/>
          </w:tcPr>
          <w:p w14:paraId="61CA0FA0" w14:textId="332D985A" w:rsidR="00363E27" w:rsidRPr="00233D6F" w:rsidRDefault="0085523F"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w:t>
            </w:r>
            <w:r w:rsidR="00363E27" w:rsidRPr="00233D6F">
              <w:rPr>
                <w:rFonts w:ascii="Calibri" w:hAnsi="Calibri"/>
                <w:color w:val="000000"/>
              </w:rPr>
              <w:t>lanning and governance</w:t>
            </w:r>
          </w:p>
        </w:tc>
        <w:tc>
          <w:tcPr>
            <w:tcW w:w="4253" w:type="dxa"/>
            <w:tcBorders>
              <w:top w:val="single" w:sz="4" w:space="0" w:color="auto"/>
              <w:left w:val="nil"/>
              <w:bottom w:val="nil"/>
              <w:right w:val="nil"/>
            </w:tcBorders>
            <w:shd w:val="clear" w:color="auto" w:fill="auto"/>
            <w:noWrap/>
          </w:tcPr>
          <w:p w14:paraId="1FC65640" w14:textId="2B5A44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develop,  sustain,  plan,  govern,  project</w:t>
            </w:r>
          </w:p>
        </w:tc>
        <w:tc>
          <w:tcPr>
            <w:tcW w:w="1722" w:type="dxa"/>
            <w:tcBorders>
              <w:top w:val="single" w:sz="4" w:space="0" w:color="auto"/>
              <w:left w:val="nil"/>
              <w:bottom w:val="nil"/>
              <w:right w:val="nil"/>
            </w:tcBorders>
            <w:shd w:val="clear" w:color="auto" w:fill="auto"/>
            <w:noWrap/>
            <w:hideMark/>
          </w:tcPr>
          <w:p w14:paraId="16E7A906" w14:textId="44FDB1CA"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11.4</w:t>
            </w:r>
          </w:p>
        </w:tc>
      </w:tr>
      <w:tr w:rsidR="00363E27" w:rsidRPr="00BA457F" w14:paraId="001804FC" w14:textId="77777777" w:rsidTr="001E7F7C">
        <w:trPr>
          <w:trHeight w:val="227"/>
        </w:trPr>
        <w:tc>
          <w:tcPr>
            <w:tcW w:w="513" w:type="dxa"/>
            <w:tcBorders>
              <w:top w:val="nil"/>
              <w:left w:val="nil"/>
              <w:bottom w:val="nil"/>
              <w:right w:val="nil"/>
            </w:tcBorders>
            <w:shd w:val="clear" w:color="auto" w:fill="auto"/>
            <w:noWrap/>
            <w:hideMark/>
          </w:tcPr>
          <w:p w14:paraId="0EE27FCB"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2</w:t>
            </w:r>
          </w:p>
        </w:tc>
        <w:tc>
          <w:tcPr>
            <w:tcW w:w="2889" w:type="dxa"/>
            <w:tcBorders>
              <w:top w:val="nil"/>
              <w:left w:val="nil"/>
              <w:bottom w:val="nil"/>
              <w:right w:val="nil"/>
            </w:tcBorders>
            <w:shd w:val="clear" w:color="auto" w:fill="auto"/>
            <w:noWrap/>
            <w:hideMark/>
          </w:tcPr>
          <w:p w14:paraId="224D3EA1" w14:textId="35A8D45D" w:rsidR="00363E27" w:rsidRPr="00233D6F" w:rsidRDefault="00363E27" w:rsidP="00CD3E16">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Building energy </w:t>
            </w:r>
            <w:r w:rsidR="00CD3E16" w:rsidRPr="00233D6F">
              <w:rPr>
                <w:rFonts w:ascii="Calibri" w:hAnsi="Calibri"/>
                <w:color w:val="000000"/>
              </w:rPr>
              <w:t>performance</w:t>
            </w:r>
          </w:p>
        </w:tc>
        <w:tc>
          <w:tcPr>
            <w:tcW w:w="4253" w:type="dxa"/>
            <w:tcBorders>
              <w:top w:val="nil"/>
              <w:left w:val="nil"/>
              <w:bottom w:val="nil"/>
              <w:right w:val="nil"/>
            </w:tcBorders>
            <w:shd w:val="clear" w:color="auto" w:fill="auto"/>
            <w:noWrap/>
          </w:tcPr>
          <w:p w14:paraId="08685C97" w14:textId="0AC678E5"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energi,  build,  consumpt,  effici,  perform</w:t>
            </w:r>
          </w:p>
        </w:tc>
        <w:tc>
          <w:tcPr>
            <w:tcW w:w="1722" w:type="dxa"/>
            <w:tcBorders>
              <w:top w:val="nil"/>
              <w:left w:val="nil"/>
              <w:bottom w:val="nil"/>
              <w:right w:val="nil"/>
            </w:tcBorders>
            <w:shd w:val="clear" w:color="auto" w:fill="auto"/>
            <w:noWrap/>
            <w:hideMark/>
          </w:tcPr>
          <w:p w14:paraId="26B4C5E1" w14:textId="7C10C8D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7.1</w:t>
            </w:r>
          </w:p>
        </w:tc>
      </w:tr>
      <w:tr w:rsidR="00363E27" w:rsidRPr="00BA457F" w14:paraId="71F6B413" w14:textId="77777777" w:rsidTr="001E7F7C">
        <w:trPr>
          <w:trHeight w:val="227"/>
        </w:trPr>
        <w:tc>
          <w:tcPr>
            <w:tcW w:w="513" w:type="dxa"/>
            <w:tcBorders>
              <w:top w:val="nil"/>
              <w:left w:val="nil"/>
              <w:bottom w:val="nil"/>
              <w:right w:val="nil"/>
            </w:tcBorders>
            <w:shd w:val="clear" w:color="auto" w:fill="auto"/>
            <w:noWrap/>
            <w:hideMark/>
          </w:tcPr>
          <w:p w14:paraId="3483EC86"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3</w:t>
            </w:r>
          </w:p>
        </w:tc>
        <w:tc>
          <w:tcPr>
            <w:tcW w:w="2889" w:type="dxa"/>
            <w:tcBorders>
              <w:top w:val="nil"/>
              <w:left w:val="nil"/>
              <w:bottom w:val="nil"/>
              <w:right w:val="nil"/>
            </w:tcBorders>
            <w:shd w:val="clear" w:color="auto" w:fill="auto"/>
            <w:noWrap/>
            <w:hideMark/>
          </w:tcPr>
          <w:p w14:paraId="44159444" w14:textId="3349A3DD"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System optimisation</w:t>
            </w:r>
          </w:p>
        </w:tc>
        <w:tc>
          <w:tcPr>
            <w:tcW w:w="4253" w:type="dxa"/>
            <w:tcBorders>
              <w:top w:val="nil"/>
              <w:left w:val="nil"/>
              <w:bottom w:val="nil"/>
              <w:right w:val="nil"/>
            </w:tcBorders>
            <w:shd w:val="clear" w:color="auto" w:fill="auto"/>
            <w:noWrap/>
          </w:tcPr>
          <w:p w14:paraId="0AE5D60A" w14:textId="2B202CF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model,  network,  optim,  system,  propos</w:t>
            </w:r>
          </w:p>
        </w:tc>
        <w:tc>
          <w:tcPr>
            <w:tcW w:w="1722" w:type="dxa"/>
            <w:tcBorders>
              <w:top w:val="nil"/>
              <w:left w:val="nil"/>
              <w:bottom w:val="nil"/>
              <w:right w:val="nil"/>
            </w:tcBorders>
            <w:shd w:val="clear" w:color="auto" w:fill="auto"/>
            <w:noWrap/>
            <w:hideMark/>
          </w:tcPr>
          <w:p w14:paraId="2E50EF3D" w14:textId="3FCA2E2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6.6</w:t>
            </w:r>
          </w:p>
        </w:tc>
      </w:tr>
      <w:tr w:rsidR="00363E27" w:rsidRPr="00BA457F" w14:paraId="0426901F" w14:textId="77777777" w:rsidTr="001E7F7C">
        <w:trPr>
          <w:trHeight w:val="227"/>
        </w:trPr>
        <w:tc>
          <w:tcPr>
            <w:tcW w:w="513" w:type="dxa"/>
            <w:tcBorders>
              <w:top w:val="nil"/>
              <w:left w:val="nil"/>
              <w:bottom w:val="nil"/>
              <w:right w:val="nil"/>
            </w:tcBorders>
            <w:shd w:val="clear" w:color="auto" w:fill="auto"/>
            <w:noWrap/>
            <w:hideMark/>
          </w:tcPr>
          <w:p w14:paraId="20673098"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4</w:t>
            </w:r>
          </w:p>
        </w:tc>
        <w:tc>
          <w:tcPr>
            <w:tcW w:w="2889" w:type="dxa"/>
            <w:tcBorders>
              <w:top w:val="nil"/>
              <w:left w:val="nil"/>
              <w:bottom w:val="nil"/>
              <w:right w:val="nil"/>
            </w:tcBorders>
            <w:shd w:val="clear" w:color="auto" w:fill="auto"/>
            <w:noWrap/>
            <w:hideMark/>
          </w:tcPr>
          <w:p w14:paraId="31BFFC14" w14:textId="7C58421E"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Travel behaviour</w:t>
            </w:r>
          </w:p>
        </w:tc>
        <w:tc>
          <w:tcPr>
            <w:tcW w:w="4253" w:type="dxa"/>
            <w:tcBorders>
              <w:top w:val="nil"/>
              <w:left w:val="nil"/>
              <w:bottom w:val="nil"/>
              <w:right w:val="nil"/>
            </w:tcBorders>
            <w:shd w:val="clear" w:color="auto" w:fill="auto"/>
            <w:noWrap/>
          </w:tcPr>
          <w:p w14:paraId="2D366255" w14:textId="60ED8157"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travel,  mode,  choic,  time,  car</w:t>
            </w:r>
          </w:p>
        </w:tc>
        <w:tc>
          <w:tcPr>
            <w:tcW w:w="1722" w:type="dxa"/>
            <w:tcBorders>
              <w:top w:val="nil"/>
              <w:left w:val="nil"/>
              <w:bottom w:val="nil"/>
              <w:right w:val="nil"/>
            </w:tcBorders>
            <w:shd w:val="clear" w:color="auto" w:fill="auto"/>
            <w:noWrap/>
            <w:hideMark/>
          </w:tcPr>
          <w:p w14:paraId="1A673345" w14:textId="74E2F1D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5</w:t>
            </w:r>
            <w:r w:rsidR="001E7F7C" w:rsidRPr="001E7F7C">
              <w:rPr>
                <w:rFonts w:ascii="Calibri" w:hAnsi="Calibri"/>
                <w:color w:val="000000"/>
              </w:rPr>
              <w:t>.0</w:t>
            </w:r>
          </w:p>
        </w:tc>
      </w:tr>
      <w:tr w:rsidR="00363E27" w:rsidRPr="00BA457F" w14:paraId="5FD5CF77" w14:textId="77777777" w:rsidTr="001E7F7C">
        <w:trPr>
          <w:trHeight w:val="227"/>
        </w:trPr>
        <w:tc>
          <w:tcPr>
            <w:tcW w:w="513" w:type="dxa"/>
            <w:tcBorders>
              <w:top w:val="nil"/>
              <w:left w:val="nil"/>
              <w:bottom w:val="nil"/>
              <w:right w:val="nil"/>
            </w:tcBorders>
            <w:shd w:val="clear" w:color="auto" w:fill="auto"/>
            <w:noWrap/>
            <w:hideMark/>
          </w:tcPr>
          <w:p w14:paraId="5673B5A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5</w:t>
            </w:r>
          </w:p>
        </w:tc>
        <w:tc>
          <w:tcPr>
            <w:tcW w:w="2889" w:type="dxa"/>
            <w:tcBorders>
              <w:top w:val="nil"/>
              <w:left w:val="nil"/>
              <w:bottom w:val="nil"/>
              <w:right w:val="nil"/>
            </w:tcBorders>
            <w:shd w:val="clear" w:color="auto" w:fill="auto"/>
            <w:noWrap/>
            <w:hideMark/>
          </w:tcPr>
          <w:p w14:paraId="300B9617" w14:textId="4A967DB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Waste management</w:t>
            </w:r>
          </w:p>
        </w:tc>
        <w:tc>
          <w:tcPr>
            <w:tcW w:w="4253" w:type="dxa"/>
            <w:tcBorders>
              <w:top w:val="nil"/>
              <w:left w:val="nil"/>
              <w:bottom w:val="nil"/>
              <w:right w:val="nil"/>
            </w:tcBorders>
            <w:shd w:val="clear" w:color="auto" w:fill="auto"/>
            <w:noWrap/>
          </w:tcPr>
          <w:p w14:paraId="4789B776" w14:textId="0A61CCA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wast,  manag,  solid,  landfil,  municip</w:t>
            </w:r>
          </w:p>
        </w:tc>
        <w:tc>
          <w:tcPr>
            <w:tcW w:w="1722" w:type="dxa"/>
            <w:tcBorders>
              <w:top w:val="nil"/>
              <w:left w:val="nil"/>
              <w:bottom w:val="nil"/>
              <w:right w:val="nil"/>
            </w:tcBorders>
            <w:shd w:val="clear" w:color="auto" w:fill="auto"/>
            <w:noWrap/>
            <w:hideMark/>
          </w:tcPr>
          <w:p w14:paraId="0950122C" w14:textId="27D51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0B5452BC" w14:textId="77777777" w:rsidTr="001E7F7C">
        <w:trPr>
          <w:trHeight w:val="227"/>
        </w:trPr>
        <w:tc>
          <w:tcPr>
            <w:tcW w:w="513" w:type="dxa"/>
            <w:tcBorders>
              <w:top w:val="nil"/>
              <w:left w:val="nil"/>
              <w:bottom w:val="nil"/>
              <w:right w:val="nil"/>
            </w:tcBorders>
            <w:shd w:val="clear" w:color="auto" w:fill="auto"/>
            <w:noWrap/>
            <w:hideMark/>
          </w:tcPr>
          <w:p w14:paraId="2884EBE3"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6</w:t>
            </w:r>
          </w:p>
        </w:tc>
        <w:tc>
          <w:tcPr>
            <w:tcW w:w="2889" w:type="dxa"/>
            <w:tcBorders>
              <w:top w:val="nil"/>
              <w:left w:val="nil"/>
              <w:bottom w:val="nil"/>
              <w:right w:val="nil"/>
            </w:tcBorders>
            <w:shd w:val="clear" w:color="auto" w:fill="auto"/>
            <w:noWrap/>
            <w:hideMark/>
          </w:tcPr>
          <w:p w14:paraId="0E5A2D46" w14:textId="0F7DF3B6"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Urban form</w:t>
            </w:r>
          </w:p>
        </w:tc>
        <w:tc>
          <w:tcPr>
            <w:tcW w:w="4253" w:type="dxa"/>
            <w:tcBorders>
              <w:top w:val="nil"/>
              <w:left w:val="nil"/>
              <w:bottom w:val="nil"/>
              <w:right w:val="nil"/>
            </w:tcBorders>
            <w:shd w:val="clear" w:color="auto" w:fill="auto"/>
            <w:noWrap/>
          </w:tcPr>
          <w:p w14:paraId="348786AF" w14:textId="6DFB397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urban,  land,  citi,  area,  spatial</w:t>
            </w:r>
          </w:p>
        </w:tc>
        <w:tc>
          <w:tcPr>
            <w:tcW w:w="1722" w:type="dxa"/>
            <w:tcBorders>
              <w:top w:val="nil"/>
              <w:left w:val="nil"/>
              <w:bottom w:val="nil"/>
              <w:right w:val="nil"/>
            </w:tcBorders>
            <w:shd w:val="clear" w:color="auto" w:fill="auto"/>
            <w:noWrap/>
            <w:hideMark/>
          </w:tcPr>
          <w:p w14:paraId="4E46C083" w14:textId="6C1130A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7CFB09BE" w14:textId="77777777" w:rsidTr="001E7F7C">
        <w:trPr>
          <w:trHeight w:val="227"/>
        </w:trPr>
        <w:tc>
          <w:tcPr>
            <w:tcW w:w="513" w:type="dxa"/>
            <w:tcBorders>
              <w:top w:val="nil"/>
              <w:left w:val="nil"/>
              <w:bottom w:val="nil"/>
              <w:right w:val="nil"/>
            </w:tcBorders>
            <w:shd w:val="clear" w:color="auto" w:fill="auto"/>
            <w:noWrap/>
            <w:hideMark/>
          </w:tcPr>
          <w:p w14:paraId="3CF6B46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7</w:t>
            </w:r>
          </w:p>
        </w:tc>
        <w:tc>
          <w:tcPr>
            <w:tcW w:w="2889" w:type="dxa"/>
            <w:tcBorders>
              <w:top w:val="nil"/>
              <w:left w:val="nil"/>
              <w:bottom w:val="nil"/>
              <w:right w:val="nil"/>
            </w:tcBorders>
            <w:shd w:val="clear" w:color="auto" w:fill="auto"/>
            <w:noWrap/>
            <w:hideMark/>
          </w:tcPr>
          <w:p w14:paraId="5F74103C" w14:textId="1907B0C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Thermal comfort</w:t>
            </w:r>
          </w:p>
        </w:tc>
        <w:tc>
          <w:tcPr>
            <w:tcW w:w="4253" w:type="dxa"/>
            <w:tcBorders>
              <w:top w:val="nil"/>
              <w:left w:val="nil"/>
              <w:bottom w:val="nil"/>
              <w:right w:val="nil"/>
            </w:tcBorders>
            <w:shd w:val="clear" w:color="auto" w:fill="auto"/>
            <w:noWrap/>
          </w:tcPr>
          <w:p w14:paraId="029FC3D0" w14:textId="57159D8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heat,  thermal,  comfort,  temperatur,  build</w:t>
            </w:r>
          </w:p>
        </w:tc>
        <w:tc>
          <w:tcPr>
            <w:tcW w:w="1722" w:type="dxa"/>
            <w:tcBorders>
              <w:top w:val="nil"/>
              <w:left w:val="nil"/>
              <w:bottom w:val="nil"/>
              <w:right w:val="nil"/>
            </w:tcBorders>
            <w:shd w:val="clear" w:color="auto" w:fill="auto"/>
            <w:noWrap/>
            <w:hideMark/>
          </w:tcPr>
          <w:p w14:paraId="4627B943" w14:textId="00A9197F"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4.7</w:t>
            </w:r>
          </w:p>
        </w:tc>
      </w:tr>
      <w:tr w:rsidR="00363E27" w:rsidRPr="00BA457F" w14:paraId="7778CC6C" w14:textId="77777777" w:rsidTr="001E7F7C">
        <w:trPr>
          <w:trHeight w:val="227"/>
        </w:trPr>
        <w:tc>
          <w:tcPr>
            <w:tcW w:w="513" w:type="dxa"/>
            <w:tcBorders>
              <w:top w:val="nil"/>
              <w:left w:val="nil"/>
              <w:bottom w:val="nil"/>
              <w:right w:val="nil"/>
            </w:tcBorders>
            <w:shd w:val="clear" w:color="auto" w:fill="auto"/>
            <w:noWrap/>
            <w:hideMark/>
          </w:tcPr>
          <w:p w14:paraId="45B1BD07"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8</w:t>
            </w:r>
          </w:p>
        </w:tc>
        <w:tc>
          <w:tcPr>
            <w:tcW w:w="2889" w:type="dxa"/>
            <w:tcBorders>
              <w:top w:val="nil"/>
              <w:left w:val="nil"/>
              <w:bottom w:val="nil"/>
              <w:right w:val="nil"/>
            </w:tcBorders>
            <w:shd w:val="clear" w:color="auto" w:fill="auto"/>
            <w:noWrap/>
            <w:hideMark/>
          </w:tcPr>
          <w:p w14:paraId="4EAD8AE3" w14:textId="2DFA707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Active travel</w:t>
            </w:r>
          </w:p>
        </w:tc>
        <w:tc>
          <w:tcPr>
            <w:tcW w:w="4253" w:type="dxa"/>
            <w:tcBorders>
              <w:top w:val="nil"/>
              <w:left w:val="nil"/>
              <w:bottom w:val="nil"/>
              <w:right w:val="nil"/>
            </w:tcBorders>
            <w:shd w:val="clear" w:color="auto" w:fill="auto"/>
            <w:noWrap/>
          </w:tcPr>
          <w:p w14:paraId="72B5FC08" w14:textId="7BB97B3D"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activ,  school,  health,  physic,  walk</w:t>
            </w:r>
          </w:p>
        </w:tc>
        <w:tc>
          <w:tcPr>
            <w:tcW w:w="1722" w:type="dxa"/>
            <w:tcBorders>
              <w:top w:val="nil"/>
              <w:left w:val="nil"/>
              <w:bottom w:val="nil"/>
              <w:right w:val="nil"/>
            </w:tcBorders>
            <w:shd w:val="clear" w:color="auto" w:fill="auto"/>
            <w:noWrap/>
            <w:hideMark/>
          </w:tcPr>
          <w:p w14:paraId="4A92A961" w14:textId="156A030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22851DC" w14:textId="77777777" w:rsidTr="001E7F7C">
        <w:trPr>
          <w:trHeight w:val="227"/>
        </w:trPr>
        <w:tc>
          <w:tcPr>
            <w:tcW w:w="513" w:type="dxa"/>
            <w:tcBorders>
              <w:top w:val="nil"/>
              <w:left w:val="nil"/>
              <w:bottom w:val="nil"/>
              <w:right w:val="nil"/>
            </w:tcBorders>
            <w:shd w:val="clear" w:color="auto" w:fill="auto"/>
            <w:noWrap/>
            <w:hideMark/>
          </w:tcPr>
          <w:p w14:paraId="7047316F"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9</w:t>
            </w:r>
          </w:p>
        </w:tc>
        <w:tc>
          <w:tcPr>
            <w:tcW w:w="2889" w:type="dxa"/>
            <w:tcBorders>
              <w:top w:val="nil"/>
              <w:left w:val="nil"/>
              <w:bottom w:val="nil"/>
              <w:right w:val="nil"/>
            </w:tcBorders>
            <w:shd w:val="clear" w:color="auto" w:fill="auto"/>
            <w:noWrap/>
            <w:hideMark/>
          </w:tcPr>
          <w:p w14:paraId="7640663C" w14:textId="6BF450E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Public transport</w:t>
            </w:r>
          </w:p>
        </w:tc>
        <w:tc>
          <w:tcPr>
            <w:tcW w:w="4253" w:type="dxa"/>
            <w:tcBorders>
              <w:top w:val="nil"/>
              <w:left w:val="nil"/>
              <w:bottom w:val="nil"/>
              <w:right w:val="nil"/>
            </w:tcBorders>
            <w:shd w:val="clear" w:color="auto" w:fill="auto"/>
            <w:noWrap/>
          </w:tcPr>
          <w:p w14:paraId="1F9EEFD4" w14:textId="16D115E6"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transport,  public,  access,  car,  system</w:t>
            </w:r>
          </w:p>
        </w:tc>
        <w:tc>
          <w:tcPr>
            <w:tcW w:w="1722" w:type="dxa"/>
            <w:tcBorders>
              <w:top w:val="nil"/>
              <w:left w:val="nil"/>
              <w:bottom w:val="nil"/>
              <w:right w:val="nil"/>
            </w:tcBorders>
            <w:shd w:val="clear" w:color="auto" w:fill="auto"/>
            <w:noWrap/>
            <w:hideMark/>
          </w:tcPr>
          <w:p w14:paraId="2F635E60" w14:textId="6F4E08C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42BEEE79" w14:textId="77777777" w:rsidTr="001E7F7C">
        <w:trPr>
          <w:trHeight w:val="227"/>
        </w:trPr>
        <w:tc>
          <w:tcPr>
            <w:tcW w:w="513" w:type="dxa"/>
            <w:tcBorders>
              <w:top w:val="nil"/>
              <w:left w:val="nil"/>
              <w:bottom w:val="nil"/>
              <w:right w:val="nil"/>
            </w:tcBorders>
            <w:shd w:val="clear" w:color="auto" w:fill="auto"/>
            <w:noWrap/>
            <w:hideMark/>
          </w:tcPr>
          <w:p w14:paraId="2FD9154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10</w:t>
            </w:r>
          </w:p>
        </w:tc>
        <w:tc>
          <w:tcPr>
            <w:tcW w:w="2889" w:type="dxa"/>
            <w:tcBorders>
              <w:top w:val="nil"/>
              <w:left w:val="nil"/>
              <w:bottom w:val="nil"/>
              <w:right w:val="nil"/>
            </w:tcBorders>
            <w:shd w:val="clear" w:color="auto" w:fill="auto"/>
            <w:noWrap/>
            <w:hideMark/>
          </w:tcPr>
          <w:p w14:paraId="36111829" w14:textId="4E53DCE2"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GHG emissions</w:t>
            </w:r>
          </w:p>
        </w:tc>
        <w:tc>
          <w:tcPr>
            <w:tcW w:w="4253" w:type="dxa"/>
            <w:tcBorders>
              <w:top w:val="nil"/>
              <w:left w:val="nil"/>
              <w:bottom w:val="nil"/>
              <w:right w:val="nil"/>
            </w:tcBorders>
            <w:shd w:val="clear" w:color="auto" w:fill="auto"/>
            <w:noWrap/>
          </w:tcPr>
          <w:p w14:paraId="48D8A38D" w14:textId="024D98C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emiss,  carbon,  ghg,  reduct,  gas</w:t>
            </w:r>
          </w:p>
        </w:tc>
        <w:tc>
          <w:tcPr>
            <w:tcW w:w="1722" w:type="dxa"/>
            <w:tcBorders>
              <w:top w:val="nil"/>
              <w:left w:val="nil"/>
              <w:bottom w:val="nil"/>
              <w:right w:val="nil"/>
            </w:tcBorders>
            <w:shd w:val="clear" w:color="auto" w:fill="auto"/>
            <w:noWrap/>
            <w:hideMark/>
          </w:tcPr>
          <w:p w14:paraId="3A073D14" w14:textId="4DA6906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E740255" w14:textId="77777777" w:rsidTr="001E7F7C">
        <w:trPr>
          <w:trHeight w:val="227"/>
        </w:trPr>
        <w:tc>
          <w:tcPr>
            <w:tcW w:w="513" w:type="dxa"/>
            <w:tcBorders>
              <w:top w:val="nil"/>
              <w:left w:val="nil"/>
              <w:bottom w:val="nil"/>
              <w:right w:val="nil"/>
            </w:tcBorders>
            <w:shd w:val="clear" w:color="auto" w:fill="auto"/>
            <w:noWrap/>
            <w:hideMark/>
          </w:tcPr>
          <w:p w14:paraId="31CF795D"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11</w:t>
            </w:r>
          </w:p>
        </w:tc>
        <w:tc>
          <w:tcPr>
            <w:tcW w:w="2889" w:type="dxa"/>
            <w:tcBorders>
              <w:top w:val="nil"/>
              <w:left w:val="nil"/>
              <w:bottom w:val="nil"/>
              <w:right w:val="nil"/>
            </w:tcBorders>
            <w:shd w:val="clear" w:color="auto" w:fill="auto"/>
            <w:noWrap/>
            <w:hideMark/>
          </w:tcPr>
          <w:p w14:paraId="7F6FC3B7" w14:textId="75251BA3"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Congestion charging</w:t>
            </w:r>
          </w:p>
        </w:tc>
        <w:tc>
          <w:tcPr>
            <w:tcW w:w="4253" w:type="dxa"/>
            <w:tcBorders>
              <w:top w:val="nil"/>
              <w:left w:val="nil"/>
              <w:bottom w:val="nil"/>
              <w:right w:val="nil"/>
            </w:tcBorders>
            <w:shd w:val="clear" w:color="auto" w:fill="auto"/>
            <w:noWrap/>
          </w:tcPr>
          <w:p w14:paraId="7DB44900" w14:textId="2BA22C6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price,  congest,  road,  charg,  traffic</w:t>
            </w:r>
          </w:p>
        </w:tc>
        <w:tc>
          <w:tcPr>
            <w:tcW w:w="1722" w:type="dxa"/>
            <w:tcBorders>
              <w:top w:val="nil"/>
              <w:left w:val="nil"/>
              <w:bottom w:val="nil"/>
              <w:right w:val="nil"/>
            </w:tcBorders>
            <w:shd w:val="clear" w:color="auto" w:fill="auto"/>
            <w:noWrap/>
            <w:hideMark/>
          </w:tcPr>
          <w:p w14:paraId="08617938" w14:textId="5ACC572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4.2</w:t>
            </w:r>
          </w:p>
        </w:tc>
      </w:tr>
      <w:tr w:rsidR="00363E27" w:rsidRPr="00BA457F" w14:paraId="39057485" w14:textId="77777777" w:rsidTr="001E7F7C">
        <w:trPr>
          <w:trHeight w:val="227"/>
        </w:trPr>
        <w:tc>
          <w:tcPr>
            <w:tcW w:w="513" w:type="dxa"/>
            <w:tcBorders>
              <w:top w:val="nil"/>
              <w:left w:val="nil"/>
              <w:bottom w:val="nil"/>
              <w:right w:val="nil"/>
            </w:tcBorders>
            <w:shd w:val="clear" w:color="auto" w:fill="auto"/>
            <w:noWrap/>
            <w:hideMark/>
          </w:tcPr>
          <w:p w14:paraId="638A381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12</w:t>
            </w:r>
          </w:p>
        </w:tc>
        <w:tc>
          <w:tcPr>
            <w:tcW w:w="2889" w:type="dxa"/>
            <w:tcBorders>
              <w:top w:val="nil"/>
              <w:left w:val="nil"/>
              <w:bottom w:val="nil"/>
              <w:right w:val="nil"/>
            </w:tcBorders>
            <w:shd w:val="clear" w:color="auto" w:fill="auto"/>
            <w:noWrap/>
            <w:hideMark/>
          </w:tcPr>
          <w:p w14:paraId="4895BF10" w14:textId="49CEF64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e-Vehicles</w:t>
            </w:r>
          </w:p>
        </w:tc>
        <w:tc>
          <w:tcPr>
            <w:tcW w:w="4253" w:type="dxa"/>
            <w:tcBorders>
              <w:top w:val="nil"/>
              <w:left w:val="nil"/>
              <w:bottom w:val="nil"/>
              <w:right w:val="nil"/>
            </w:tcBorders>
            <w:shd w:val="clear" w:color="auto" w:fill="auto"/>
            <w:noWrap/>
          </w:tcPr>
          <w:p w14:paraId="33CFAF51" w14:textId="23CB619B"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vehicl,  electr,  charg,  batteri,  power</w:t>
            </w:r>
          </w:p>
        </w:tc>
        <w:tc>
          <w:tcPr>
            <w:tcW w:w="1722" w:type="dxa"/>
            <w:tcBorders>
              <w:top w:val="nil"/>
              <w:left w:val="nil"/>
              <w:bottom w:val="nil"/>
              <w:right w:val="nil"/>
            </w:tcBorders>
            <w:shd w:val="clear" w:color="auto" w:fill="auto"/>
            <w:noWrap/>
            <w:hideMark/>
          </w:tcPr>
          <w:p w14:paraId="41857C7C" w14:textId="6FEB2D9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4D03361C" w14:textId="77777777" w:rsidTr="001E7F7C">
        <w:trPr>
          <w:trHeight w:val="227"/>
        </w:trPr>
        <w:tc>
          <w:tcPr>
            <w:tcW w:w="513" w:type="dxa"/>
            <w:tcBorders>
              <w:top w:val="nil"/>
              <w:left w:val="nil"/>
              <w:bottom w:val="nil"/>
              <w:right w:val="nil"/>
            </w:tcBorders>
            <w:shd w:val="clear" w:color="auto" w:fill="auto"/>
            <w:noWrap/>
            <w:hideMark/>
          </w:tcPr>
          <w:p w14:paraId="2153D322"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13</w:t>
            </w:r>
          </w:p>
        </w:tc>
        <w:tc>
          <w:tcPr>
            <w:tcW w:w="2889" w:type="dxa"/>
            <w:tcBorders>
              <w:top w:val="nil"/>
              <w:left w:val="nil"/>
              <w:bottom w:val="nil"/>
              <w:right w:val="nil"/>
            </w:tcBorders>
            <w:shd w:val="clear" w:color="auto" w:fill="auto"/>
            <w:noWrap/>
            <w:hideMark/>
          </w:tcPr>
          <w:p w14:paraId="27D77766" w14:textId="37F003B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Bus services</w:t>
            </w:r>
          </w:p>
        </w:tc>
        <w:tc>
          <w:tcPr>
            <w:tcW w:w="4253" w:type="dxa"/>
            <w:tcBorders>
              <w:top w:val="nil"/>
              <w:left w:val="nil"/>
              <w:bottom w:val="nil"/>
              <w:right w:val="nil"/>
            </w:tcBorders>
            <w:shd w:val="clear" w:color="auto" w:fill="auto"/>
            <w:noWrap/>
          </w:tcPr>
          <w:p w14:paraId="100C58CD" w14:textId="0DCB8EB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bus,  servic,  oper,  passeng,  buse</w:t>
            </w:r>
          </w:p>
        </w:tc>
        <w:tc>
          <w:tcPr>
            <w:tcW w:w="1722" w:type="dxa"/>
            <w:tcBorders>
              <w:top w:val="nil"/>
              <w:left w:val="nil"/>
              <w:bottom w:val="nil"/>
              <w:right w:val="nil"/>
            </w:tcBorders>
            <w:shd w:val="clear" w:color="auto" w:fill="auto"/>
            <w:noWrap/>
            <w:hideMark/>
          </w:tcPr>
          <w:p w14:paraId="44B774A8" w14:textId="67D6F23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2B439D6C" w14:textId="77777777" w:rsidTr="001E7F7C">
        <w:trPr>
          <w:trHeight w:val="227"/>
        </w:trPr>
        <w:tc>
          <w:tcPr>
            <w:tcW w:w="513" w:type="dxa"/>
            <w:tcBorders>
              <w:top w:val="nil"/>
              <w:left w:val="nil"/>
              <w:bottom w:val="nil"/>
              <w:right w:val="nil"/>
            </w:tcBorders>
            <w:shd w:val="clear" w:color="auto" w:fill="auto"/>
            <w:noWrap/>
            <w:hideMark/>
          </w:tcPr>
          <w:p w14:paraId="0F3FAB4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14</w:t>
            </w:r>
          </w:p>
        </w:tc>
        <w:tc>
          <w:tcPr>
            <w:tcW w:w="2889" w:type="dxa"/>
            <w:tcBorders>
              <w:top w:val="nil"/>
              <w:left w:val="nil"/>
              <w:bottom w:val="nil"/>
              <w:right w:val="nil"/>
            </w:tcBorders>
            <w:shd w:val="clear" w:color="auto" w:fill="auto"/>
            <w:noWrap/>
            <w:hideMark/>
          </w:tcPr>
          <w:p w14:paraId="189AE491" w14:textId="4931E4D0"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Local air pollution</w:t>
            </w:r>
          </w:p>
        </w:tc>
        <w:tc>
          <w:tcPr>
            <w:tcW w:w="4253" w:type="dxa"/>
            <w:tcBorders>
              <w:top w:val="nil"/>
              <w:left w:val="nil"/>
              <w:bottom w:val="nil"/>
              <w:right w:val="nil"/>
            </w:tcBorders>
            <w:shd w:val="clear" w:color="auto" w:fill="auto"/>
            <w:noWrap/>
          </w:tcPr>
          <w:p w14:paraId="093F4860" w14:textId="1A23CD4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air,  pollut,  qualiti,  concentr,  exposur</w:t>
            </w:r>
          </w:p>
        </w:tc>
        <w:tc>
          <w:tcPr>
            <w:tcW w:w="1722" w:type="dxa"/>
            <w:tcBorders>
              <w:top w:val="nil"/>
              <w:left w:val="nil"/>
              <w:bottom w:val="nil"/>
              <w:right w:val="nil"/>
            </w:tcBorders>
            <w:shd w:val="clear" w:color="auto" w:fill="auto"/>
            <w:noWrap/>
            <w:hideMark/>
          </w:tcPr>
          <w:p w14:paraId="5BC8391B" w14:textId="41C54775"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3.3</w:t>
            </w:r>
          </w:p>
        </w:tc>
      </w:tr>
      <w:tr w:rsidR="00363E27" w:rsidRPr="00BA457F" w14:paraId="4A1FB439" w14:textId="77777777" w:rsidTr="001E7F7C">
        <w:trPr>
          <w:trHeight w:val="227"/>
        </w:trPr>
        <w:tc>
          <w:tcPr>
            <w:tcW w:w="513" w:type="dxa"/>
            <w:tcBorders>
              <w:top w:val="nil"/>
              <w:left w:val="nil"/>
              <w:bottom w:val="nil"/>
              <w:right w:val="nil"/>
            </w:tcBorders>
            <w:shd w:val="clear" w:color="auto" w:fill="auto"/>
            <w:noWrap/>
            <w:hideMark/>
          </w:tcPr>
          <w:p w14:paraId="5BFAFF3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15</w:t>
            </w:r>
          </w:p>
        </w:tc>
        <w:tc>
          <w:tcPr>
            <w:tcW w:w="2889" w:type="dxa"/>
            <w:tcBorders>
              <w:top w:val="nil"/>
              <w:left w:val="nil"/>
              <w:bottom w:val="nil"/>
              <w:right w:val="nil"/>
            </w:tcBorders>
            <w:shd w:val="clear" w:color="auto" w:fill="auto"/>
            <w:noWrap/>
            <w:hideMark/>
          </w:tcPr>
          <w:p w14:paraId="471CD52A" w14:textId="3AA8F303"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Waste water</w:t>
            </w:r>
          </w:p>
        </w:tc>
        <w:tc>
          <w:tcPr>
            <w:tcW w:w="4253" w:type="dxa"/>
            <w:tcBorders>
              <w:top w:val="nil"/>
              <w:left w:val="nil"/>
              <w:bottom w:val="nil"/>
              <w:right w:val="nil"/>
            </w:tcBorders>
            <w:shd w:val="clear" w:color="auto" w:fill="auto"/>
            <w:noWrap/>
          </w:tcPr>
          <w:p w14:paraId="382A8858" w14:textId="7E7F868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treatment,  wastewat,  plant,  remov,  biolog</w:t>
            </w:r>
          </w:p>
        </w:tc>
        <w:tc>
          <w:tcPr>
            <w:tcW w:w="1722" w:type="dxa"/>
            <w:tcBorders>
              <w:top w:val="nil"/>
              <w:left w:val="nil"/>
              <w:bottom w:val="nil"/>
              <w:right w:val="nil"/>
            </w:tcBorders>
            <w:shd w:val="clear" w:color="auto" w:fill="auto"/>
            <w:noWrap/>
            <w:hideMark/>
          </w:tcPr>
          <w:p w14:paraId="52BD7AE0" w14:textId="418C5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6E252826" w14:textId="77777777" w:rsidTr="001E7F7C">
        <w:trPr>
          <w:trHeight w:val="227"/>
        </w:trPr>
        <w:tc>
          <w:tcPr>
            <w:tcW w:w="513" w:type="dxa"/>
            <w:tcBorders>
              <w:top w:val="nil"/>
              <w:left w:val="nil"/>
              <w:bottom w:val="nil"/>
              <w:right w:val="nil"/>
            </w:tcBorders>
            <w:shd w:val="clear" w:color="auto" w:fill="auto"/>
            <w:noWrap/>
            <w:hideMark/>
          </w:tcPr>
          <w:p w14:paraId="3D51C82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16</w:t>
            </w:r>
          </w:p>
        </w:tc>
        <w:tc>
          <w:tcPr>
            <w:tcW w:w="2889" w:type="dxa"/>
            <w:tcBorders>
              <w:top w:val="nil"/>
              <w:left w:val="nil"/>
              <w:bottom w:val="nil"/>
              <w:right w:val="nil"/>
            </w:tcBorders>
            <w:shd w:val="clear" w:color="auto" w:fill="auto"/>
            <w:noWrap/>
            <w:hideMark/>
          </w:tcPr>
          <w:p w14:paraId="0579152F" w14:textId="4B9388B7"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Rail transit</w:t>
            </w:r>
          </w:p>
        </w:tc>
        <w:tc>
          <w:tcPr>
            <w:tcW w:w="4253" w:type="dxa"/>
            <w:tcBorders>
              <w:top w:val="nil"/>
              <w:left w:val="nil"/>
              <w:bottom w:val="nil"/>
              <w:right w:val="nil"/>
            </w:tcBorders>
            <w:shd w:val="clear" w:color="auto" w:fill="auto"/>
            <w:noWrap/>
          </w:tcPr>
          <w:p w14:paraId="112E4D58" w14:textId="75F0A2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transit,  rail,  station,  ridership,  system</w:t>
            </w:r>
          </w:p>
        </w:tc>
        <w:tc>
          <w:tcPr>
            <w:tcW w:w="1722" w:type="dxa"/>
            <w:tcBorders>
              <w:top w:val="nil"/>
              <w:left w:val="nil"/>
              <w:bottom w:val="nil"/>
              <w:right w:val="nil"/>
            </w:tcBorders>
            <w:shd w:val="clear" w:color="auto" w:fill="auto"/>
            <w:noWrap/>
            <w:hideMark/>
          </w:tcPr>
          <w:p w14:paraId="3859F552" w14:textId="011EF2F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3125B2DD" w14:textId="77777777" w:rsidTr="001E7F7C">
        <w:trPr>
          <w:trHeight w:val="227"/>
        </w:trPr>
        <w:tc>
          <w:tcPr>
            <w:tcW w:w="513" w:type="dxa"/>
            <w:tcBorders>
              <w:top w:val="nil"/>
              <w:left w:val="nil"/>
              <w:bottom w:val="nil"/>
              <w:right w:val="nil"/>
            </w:tcBorders>
            <w:shd w:val="clear" w:color="auto" w:fill="auto"/>
            <w:noWrap/>
            <w:hideMark/>
          </w:tcPr>
          <w:p w14:paraId="22822015"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17</w:t>
            </w:r>
          </w:p>
        </w:tc>
        <w:tc>
          <w:tcPr>
            <w:tcW w:w="2889" w:type="dxa"/>
            <w:tcBorders>
              <w:top w:val="nil"/>
              <w:left w:val="nil"/>
              <w:bottom w:val="nil"/>
              <w:right w:val="nil"/>
            </w:tcBorders>
            <w:shd w:val="clear" w:color="auto" w:fill="auto"/>
            <w:noWrap/>
            <w:hideMark/>
          </w:tcPr>
          <w:p w14:paraId="75159D38" w14:textId="316D53DE"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Policy instruments</w:t>
            </w:r>
          </w:p>
        </w:tc>
        <w:tc>
          <w:tcPr>
            <w:tcW w:w="4253" w:type="dxa"/>
            <w:tcBorders>
              <w:top w:val="nil"/>
              <w:left w:val="nil"/>
              <w:bottom w:val="nil"/>
              <w:right w:val="nil"/>
            </w:tcBorders>
            <w:shd w:val="clear" w:color="auto" w:fill="auto"/>
            <w:noWrap/>
          </w:tcPr>
          <w:p w14:paraId="593D5425" w14:textId="4A37439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polici,  instrument,  effect,  local,  implement</w:t>
            </w:r>
          </w:p>
        </w:tc>
        <w:tc>
          <w:tcPr>
            <w:tcW w:w="1722" w:type="dxa"/>
            <w:tcBorders>
              <w:top w:val="nil"/>
              <w:left w:val="nil"/>
              <w:bottom w:val="nil"/>
              <w:right w:val="nil"/>
            </w:tcBorders>
            <w:shd w:val="clear" w:color="auto" w:fill="auto"/>
            <w:noWrap/>
            <w:hideMark/>
          </w:tcPr>
          <w:p w14:paraId="20D1F160" w14:textId="36C6D8D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3.1</w:t>
            </w:r>
          </w:p>
        </w:tc>
      </w:tr>
      <w:tr w:rsidR="00363E27" w:rsidRPr="00BA457F" w14:paraId="6D0677F5" w14:textId="77777777" w:rsidTr="001E7F7C">
        <w:trPr>
          <w:trHeight w:val="227"/>
        </w:trPr>
        <w:tc>
          <w:tcPr>
            <w:tcW w:w="513" w:type="dxa"/>
            <w:tcBorders>
              <w:top w:val="nil"/>
              <w:left w:val="nil"/>
              <w:bottom w:val="nil"/>
              <w:right w:val="nil"/>
            </w:tcBorders>
            <w:shd w:val="clear" w:color="auto" w:fill="auto"/>
            <w:noWrap/>
            <w:hideMark/>
          </w:tcPr>
          <w:p w14:paraId="0E4B8A9A"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18</w:t>
            </w:r>
          </w:p>
        </w:tc>
        <w:tc>
          <w:tcPr>
            <w:tcW w:w="2889" w:type="dxa"/>
            <w:tcBorders>
              <w:top w:val="nil"/>
              <w:left w:val="nil"/>
              <w:bottom w:val="nil"/>
              <w:right w:val="nil"/>
            </w:tcBorders>
            <w:shd w:val="clear" w:color="auto" w:fill="auto"/>
            <w:noWrap/>
            <w:hideMark/>
          </w:tcPr>
          <w:p w14:paraId="0310DFE9" w14:textId="28A715C9"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Climate change mitigation</w:t>
            </w:r>
          </w:p>
        </w:tc>
        <w:tc>
          <w:tcPr>
            <w:tcW w:w="4253" w:type="dxa"/>
            <w:tcBorders>
              <w:top w:val="nil"/>
              <w:left w:val="nil"/>
              <w:bottom w:val="nil"/>
              <w:right w:val="nil"/>
            </w:tcBorders>
            <w:shd w:val="clear" w:color="auto" w:fill="auto"/>
            <w:noWrap/>
          </w:tcPr>
          <w:p w14:paraId="396A9655" w14:textId="2CFB93B7"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climat,  chang,  mitig,  local,  govern</w:t>
            </w:r>
          </w:p>
        </w:tc>
        <w:tc>
          <w:tcPr>
            <w:tcW w:w="1722" w:type="dxa"/>
            <w:tcBorders>
              <w:top w:val="nil"/>
              <w:left w:val="nil"/>
              <w:bottom w:val="nil"/>
              <w:right w:val="nil"/>
            </w:tcBorders>
            <w:shd w:val="clear" w:color="auto" w:fill="auto"/>
            <w:noWrap/>
            <w:hideMark/>
          </w:tcPr>
          <w:p w14:paraId="4916068F" w14:textId="2C8DDB9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2.9</w:t>
            </w:r>
          </w:p>
        </w:tc>
      </w:tr>
      <w:tr w:rsidR="00363E27" w:rsidRPr="00BA457F" w14:paraId="1B053D94" w14:textId="77777777" w:rsidTr="001E7F7C">
        <w:trPr>
          <w:trHeight w:val="227"/>
        </w:trPr>
        <w:tc>
          <w:tcPr>
            <w:tcW w:w="513" w:type="dxa"/>
            <w:tcBorders>
              <w:top w:val="nil"/>
              <w:left w:val="nil"/>
              <w:bottom w:val="nil"/>
              <w:right w:val="nil"/>
            </w:tcBorders>
            <w:shd w:val="clear" w:color="auto" w:fill="auto"/>
            <w:noWrap/>
            <w:hideMark/>
          </w:tcPr>
          <w:p w14:paraId="2C34F44E"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19</w:t>
            </w:r>
          </w:p>
        </w:tc>
        <w:tc>
          <w:tcPr>
            <w:tcW w:w="2889" w:type="dxa"/>
            <w:tcBorders>
              <w:top w:val="nil"/>
              <w:left w:val="nil"/>
              <w:bottom w:val="nil"/>
              <w:right w:val="nil"/>
            </w:tcBorders>
            <w:shd w:val="clear" w:color="auto" w:fill="auto"/>
            <w:noWrap/>
            <w:hideMark/>
          </w:tcPr>
          <w:p w14:paraId="068D2962" w14:textId="3E9F730D"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Car parking</w:t>
            </w:r>
          </w:p>
        </w:tc>
        <w:tc>
          <w:tcPr>
            <w:tcW w:w="4253" w:type="dxa"/>
            <w:tcBorders>
              <w:top w:val="nil"/>
              <w:left w:val="nil"/>
              <w:bottom w:val="nil"/>
              <w:right w:val="nil"/>
            </w:tcBorders>
            <w:shd w:val="clear" w:color="auto" w:fill="auto"/>
            <w:noWrap/>
          </w:tcPr>
          <w:p w14:paraId="70794E4B" w14:textId="060D875A"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park,  space,  price,  car,  lot</w:t>
            </w:r>
          </w:p>
        </w:tc>
        <w:tc>
          <w:tcPr>
            <w:tcW w:w="1722" w:type="dxa"/>
            <w:tcBorders>
              <w:top w:val="nil"/>
              <w:left w:val="nil"/>
              <w:bottom w:val="nil"/>
              <w:right w:val="nil"/>
            </w:tcBorders>
            <w:shd w:val="clear" w:color="auto" w:fill="auto"/>
            <w:noWrap/>
            <w:hideMark/>
          </w:tcPr>
          <w:p w14:paraId="78BD8E33" w14:textId="4E094CC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43D6DF0" w14:textId="77777777" w:rsidTr="001E7F7C">
        <w:trPr>
          <w:trHeight w:val="227"/>
        </w:trPr>
        <w:tc>
          <w:tcPr>
            <w:tcW w:w="513" w:type="dxa"/>
            <w:tcBorders>
              <w:top w:val="nil"/>
              <w:left w:val="nil"/>
              <w:bottom w:val="nil"/>
              <w:right w:val="nil"/>
            </w:tcBorders>
            <w:shd w:val="clear" w:color="auto" w:fill="auto"/>
            <w:noWrap/>
            <w:hideMark/>
          </w:tcPr>
          <w:p w14:paraId="331824C4"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20</w:t>
            </w:r>
          </w:p>
        </w:tc>
        <w:tc>
          <w:tcPr>
            <w:tcW w:w="2889" w:type="dxa"/>
            <w:tcBorders>
              <w:top w:val="nil"/>
              <w:left w:val="nil"/>
              <w:bottom w:val="nil"/>
              <w:right w:val="nil"/>
            </w:tcBorders>
            <w:shd w:val="clear" w:color="auto" w:fill="auto"/>
            <w:noWrap/>
            <w:hideMark/>
          </w:tcPr>
          <w:p w14:paraId="4047506A" w14:textId="27CAE97C" w:rsidR="00363E27" w:rsidRPr="00763041" w:rsidRDefault="0053492E"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Household r</w:t>
            </w:r>
            <w:r w:rsidR="00363E27" w:rsidRPr="00763041">
              <w:rPr>
                <w:rFonts w:ascii="Calibri" w:hAnsi="Calibri"/>
                <w:color w:val="000000"/>
              </w:rPr>
              <w:t>ecycling</w:t>
            </w:r>
          </w:p>
        </w:tc>
        <w:tc>
          <w:tcPr>
            <w:tcW w:w="4253" w:type="dxa"/>
            <w:tcBorders>
              <w:top w:val="nil"/>
              <w:left w:val="nil"/>
              <w:bottom w:val="nil"/>
              <w:right w:val="nil"/>
            </w:tcBorders>
            <w:shd w:val="clear" w:color="auto" w:fill="auto"/>
            <w:noWrap/>
          </w:tcPr>
          <w:p w14:paraId="0AE4CADA" w14:textId="330EB79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recycl,  household,  collect,  program,  materi</w:t>
            </w:r>
          </w:p>
        </w:tc>
        <w:tc>
          <w:tcPr>
            <w:tcW w:w="1722" w:type="dxa"/>
            <w:tcBorders>
              <w:top w:val="nil"/>
              <w:left w:val="nil"/>
              <w:bottom w:val="nil"/>
              <w:right w:val="nil"/>
            </w:tcBorders>
            <w:shd w:val="clear" w:color="auto" w:fill="auto"/>
            <w:noWrap/>
            <w:hideMark/>
          </w:tcPr>
          <w:p w14:paraId="0646C698" w14:textId="169B9DC1"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A0AE53E" w14:textId="77777777" w:rsidTr="001E7F7C">
        <w:trPr>
          <w:trHeight w:val="227"/>
        </w:trPr>
        <w:tc>
          <w:tcPr>
            <w:tcW w:w="513" w:type="dxa"/>
            <w:tcBorders>
              <w:top w:val="nil"/>
              <w:left w:val="nil"/>
              <w:bottom w:val="nil"/>
              <w:right w:val="nil"/>
            </w:tcBorders>
            <w:shd w:val="clear" w:color="auto" w:fill="auto"/>
            <w:noWrap/>
            <w:hideMark/>
          </w:tcPr>
          <w:p w14:paraId="23AF7D49"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21</w:t>
            </w:r>
          </w:p>
        </w:tc>
        <w:tc>
          <w:tcPr>
            <w:tcW w:w="2889" w:type="dxa"/>
            <w:tcBorders>
              <w:top w:val="nil"/>
              <w:left w:val="nil"/>
              <w:bottom w:val="nil"/>
              <w:right w:val="nil"/>
            </w:tcBorders>
            <w:shd w:val="clear" w:color="auto" w:fill="auto"/>
            <w:noWrap/>
            <w:hideMark/>
          </w:tcPr>
          <w:p w14:paraId="1E661EFB" w14:textId="0F749229"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 xml:space="preserve">Green </w:t>
            </w:r>
            <w:r w:rsidR="0085523F" w:rsidRPr="00763041">
              <w:rPr>
                <w:rFonts w:ascii="Calibri" w:hAnsi="Calibri"/>
                <w:color w:val="000000"/>
              </w:rPr>
              <w:t xml:space="preserve">buildings and </w:t>
            </w:r>
            <w:r w:rsidRPr="00763041">
              <w:rPr>
                <w:rFonts w:ascii="Calibri" w:hAnsi="Calibri"/>
                <w:color w:val="000000"/>
              </w:rPr>
              <w:t>infrastructure</w:t>
            </w:r>
          </w:p>
        </w:tc>
        <w:tc>
          <w:tcPr>
            <w:tcW w:w="4253" w:type="dxa"/>
            <w:tcBorders>
              <w:top w:val="nil"/>
              <w:left w:val="nil"/>
              <w:bottom w:val="nil"/>
              <w:right w:val="nil"/>
            </w:tcBorders>
            <w:shd w:val="clear" w:color="auto" w:fill="auto"/>
            <w:noWrap/>
          </w:tcPr>
          <w:p w14:paraId="4EBF4545" w14:textId="5314D4F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green,  build,  roof,  infrastructur,  ecosystem</w:t>
            </w:r>
          </w:p>
        </w:tc>
        <w:tc>
          <w:tcPr>
            <w:tcW w:w="1722" w:type="dxa"/>
            <w:tcBorders>
              <w:top w:val="nil"/>
              <w:left w:val="nil"/>
              <w:bottom w:val="nil"/>
              <w:right w:val="nil"/>
            </w:tcBorders>
            <w:shd w:val="clear" w:color="auto" w:fill="auto"/>
            <w:noWrap/>
            <w:hideMark/>
          </w:tcPr>
          <w:p w14:paraId="1AD149DA" w14:textId="36BC67A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2.2</w:t>
            </w:r>
          </w:p>
        </w:tc>
      </w:tr>
      <w:tr w:rsidR="00363E27" w:rsidRPr="00BA457F" w14:paraId="63EE8846" w14:textId="77777777" w:rsidTr="001E7F7C">
        <w:trPr>
          <w:trHeight w:val="227"/>
        </w:trPr>
        <w:tc>
          <w:tcPr>
            <w:tcW w:w="513" w:type="dxa"/>
            <w:tcBorders>
              <w:top w:val="nil"/>
              <w:left w:val="nil"/>
              <w:bottom w:val="nil"/>
              <w:right w:val="nil"/>
            </w:tcBorders>
            <w:shd w:val="clear" w:color="auto" w:fill="auto"/>
            <w:noWrap/>
            <w:hideMark/>
          </w:tcPr>
          <w:p w14:paraId="3F096C71"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22</w:t>
            </w:r>
          </w:p>
        </w:tc>
        <w:tc>
          <w:tcPr>
            <w:tcW w:w="2889" w:type="dxa"/>
            <w:tcBorders>
              <w:top w:val="nil"/>
              <w:left w:val="nil"/>
              <w:bottom w:val="nil"/>
              <w:right w:val="nil"/>
            </w:tcBorders>
            <w:shd w:val="clear" w:color="auto" w:fill="auto"/>
            <w:noWrap/>
            <w:hideMark/>
          </w:tcPr>
          <w:p w14:paraId="6791FA9F" w14:textId="0D7D48C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Road tolls</w:t>
            </w:r>
          </w:p>
        </w:tc>
        <w:tc>
          <w:tcPr>
            <w:tcW w:w="4253" w:type="dxa"/>
            <w:tcBorders>
              <w:top w:val="nil"/>
              <w:left w:val="nil"/>
              <w:bottom w:val="nil"/>
              <w:right w:val="nil"/>
            </w:tcBorders>
            <w:shd w:val="clear" w:color="auto" w:fill="auto"/>
            <w:noWrap/>
          </w:tcPr>
          <w:p w14:paraId="6648A237" w14:textId="1A5D3D1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toll,  lane,  link,  revenu,  optim</w:t>
            </w:r>
          </w:p>
        </w:tc>
        <w:tc>
          <w:tcPr>
            <w:tcW w:w="1722" w:type="dxa"/>
            <w:tcBorders>
              <w:top w:val="nil"/>
              <w:left w:val="nil"/>
              <w:bottom w:val="nil"/>
              <w:right w:val="nil"/>
            </w:tcBorders>
            <w:shd w:val="clear" w:color="auto" w:fill="auto"/>
            <w:noWrap/>
            <w:hideMark/>
          </w:tcPr>
          <w:p w14:paraId="0B840CDF" w14:textId="53F951FE"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2.1</w:t>
            </w:r>
          </w:p>
        </w:tc>
      </w:tr>
      <w:tr w:rsidR="00363E27" w:rsidRPr="00BA457F" w14:paraId="0A8D3D84" w14:textId="77777777" w:rsidTr="001E7F7C">
        <w:trPr>
          <w:trHeight w:val="227"/>
        </w:trPr>
        <w:tc>
          <w:tcPr>
            <w:tcW w:w="513" w:type="dxa"/>
            <w:tcBorders>
              <w:top w:val="nil"/>
              <w:left w:val="nil"/>
              <w:bottom w:val="nil"/>
              <w:right w:val="nil"/>
            </w:tcBorders>
            <w:shd w:val="clear" w:color="auto" w:fill="auto"/>
            <w:noWrap/>
            <w:hideMark/>
          </w:tcPr>
          <w:p w14:paraId="50EEC749"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23</w:t>
            </w:r>
          </w:p>
        </w:tc>
        <w:tc>
          <w:tcPr>
            <w:tcW w:w="2889" w:type="dxa"/>
            <w:tcBorders>
              <w:top w:val="nil"/>
              <w:left w:val="nil"/>
              <w:bottom w:val="nil"/>
              <w:right w:val="nil"/>
            </w:tcBorders>
            <w:shd w:val="clear" w:color="auto" w:fill="auto"/>
            <w:noWrap/>
            <w:hideMark/>
          </w:tcPr>
          <w:p w14:paraId="73601DE6" w14:textId="79E8248F"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Building water use</w:t>
            </w:r>
          </w:p>
        </w:tc>
        <w:tc>
          <w:tcPr>
            <w:tcW w:w="4253" w:type="dxa"/>
            <w:tcBorders>
              <w:top w:val="nil"/>
              <w:left w:val="nil"/>
              <w:bottom w:val="nil"/>
              <w:right w:val="nil"/>
            </w:tcBorders>
            <w:shd w:val="clear" w:color="auto" w:fill="auto"/>
            <w:noWrap/>
          </w:tcPr>
          <w:p w14:paraId="4967ED5A" w14:textId="59CF6D1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water,  heat,  suppli,  pump,  system</w:t>
            </w:r>
          </w:p>
        </w:tc>
        <w:tc>
          <w:tcPr>
            <w:tcW w:w="1722" w:type="dxa"/>
            <w:tcBorders>
              <w:top w:val="nil"/>
              <w:left w:val="nil"/>
              <w:bottom w:val="nil"/>
              <w:right w:val="nil"/>
            </w:tcBorders>
            <w:shd w:val="clear" w:color="auto" w:fill="auto"/>
            <w:noWrap/>
            <w:hideMark/>
          </w:tcPr>
          <w:p w14:paraId="330965A5" w14:textId="21DEA16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w:t>
            </w:r>
            <w:r w:rsidR="001E7F7C" w:rsidRPr="001E7F7C">
              <w:rPr>
                <w:rFonts w:ascii="Calibri" w:hAnsi="Calibri"/>
                <w:color w:val="000000"/>
              </w:rPr>
              <w:t>.0</w:t>
            </w:r>
          </w:p>
        </w:tc>
      </w:tr>
      <w:tr w:rsidR="00363E27" w:rsidRPr="00BA457F" w14:paraId="79D8283C" w14:textId="77777777" w:rsidTr="001E7F7C">
        <w:trPr>
          <w:trHeight w:val="227"/>
        </w:trPr>
        <w:tc>
          <w:tcPr>
            <w:tcW w:w="513" w:type="dxa"/>
            <w:tcBorders>
              <w:top w:val="nil"/>
              <w:left w:val="nil"/>
              <w:right w:val="nil"/>
            </w:tcBorders>
            <w:shd w:val="clear" w:color="auto" w:fill="auto"/>
            <w:noWrap/>
            <w:hideMark/>
          </w:tcPr>
          <w:p w14:paraId="677DAADF"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24</w:t>
            </w:r>
          </w:p>
        </w:tc>
        <w:tc>
          <w:tcPr>
            <w:tcW w:w="2889" w:type="dxa"/>
            <w:tcBorders>
              <w:top w:val="nil"/>
              <w:left w:val="nil"/>
              <w:right w:val="nil"/>
            </w:tcBorders>
            <w:shd w:val="clear" w:color="auto" w:fill="auto"/>
            <w:noWrap/>
            <w:hideMark/>
          </w:tcPr>
          <w:p w14:paraId="5B111682" w14:textId="30877B4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Cycling</w:t>
            </w:r>
          </w:p>
        </w:tc>
        <w:tc>
          <w:tcPr>
            <w:tcW w:w="4253" w:type="dxa"/>
            <w:tcBorders>
              <w:top w:val="nil"/>
              <w:left w:val="nil"/>
              <w:right w:val="nil"/>
            </w:tcBorders>
            <w:shd w:val="clear" w:color="auto" w:fill="auto"/>
            <w:noWrap/>
          </w:tcPr>
          <w:p w14:paraId="39996FD7" w14:textId="5890552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bicycl,  cycl,  cyclist,  pedestrian,  lane</w:t>
            </w:r>
          </w:p>
        </w:tc>
        <w:tc>
          <w:tcPr>
            <w:tcW w:w="1722" w:type="dxa"/>
            <w:tcBorders>
              <w:top w:val="nil"/>
              <w:left w:val="nil"/>
              <w:right w:val="nil"/>
            </w:tcBorders>
            <w:shd w:val="clear" w:color="auto" w:fill="auto"/>
            <w:noWrap/>
            <w:hideMark/>
          </w:tcPr>
          <w:p w14:paraId="4E645330" w14:textId="25949486"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1.9</w:t>
            </w:r>
          </w:p>
        </w:tc>
      </w:tr>
      <w:tr w:rsidR="00363E27" w:rsidRPr="00BA457F" w14:paraId="2B70092A" w14:textId="77777777" w:rsidTr="001E7F7C">
        <w:trPr>
          <w:trHeight w:val="227"/>
        </w:trPr>
        <w:tc>
          <w:tcPr>
            <w:tcW w:w="513" w:type="dxa"/>
            <w:tcBorders>
              <w:top w:val="nil"/>
              <w:left w:val="nil"/>
              <w:bottom w:val="single" w:sz="4" w:space="0" w:color="auto"/>
              <w:right w:val="nil"/>
            </w:tcBorders>
            <w:shd w:val="clear" w:color="auto" w:fill="auto"/>
            <w:noWrap/>
            <w:hideMark/>
          </w:tcPr>
          <w:p w14:paraId="748C70CB"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25</w:t>
            </w:r>
          </w:p>
        </w:tc>
        <w:tc>
          <w:tcPr>
            <w:tcW w:w="2889" w:type="dxa"/>
            <w:tcBorders>
              <w:top w:val="nil"/>
              <w:left w:val="nil"/>
              <w:bottom w:val="single" w:sz="4" w:space="0" w:color="auto"/>
              <w:right w:val="nil"/>
            </w:tcBorders>
            <w:shd w:val="clear" w:color="auto" w:fill="auto"/>
            <w:noWrap/>
            <w:hideMark/>
          </w:tcPr>
          <w:p w14:paraId="4AD00445" w14:textId="761B63B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Bus rapid transit</w:t>
            </w:r>
          </w:p>
        </w:tc>
        <w:tc>
          <w:tcPr>
            <w:tcW w:w="4253" w:type="dxa"/>
            <w:tcBorders>
              <w:top w:val="nil"/>
              <w:left w:val="nil"/>
              <w:bottom w:val="single" w:sz="4" w:space="0" w:color="auto"/>
              <w:right w:val="nil"/>
            </w:tcBorders>
            <w:shd w:val="clear" w:color="auto" w:fill="auto"/>
            <w:noWrap/>
          </w:tcPr>
          <w:p w14:paraId="2940B3E5" w14:textId="13CD9810"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brt,  bus,  system,  rapid,  corridor</w:t>
            </w:r>
          </w:p>
        </w:tc>
        <w:tc>
          <w:tcPr>
            <w:tcW w:w="1722" w:type="dxa"/>
            <w:tcBorders>
              <w:top w:val="nil"/>
              <w:left w:val="nil"/>
              <w:bottom w:val="single" w:sz="4" w:space="0" w:color="auto"/>
              <w:right w:val="nil"/>
            </w:tcBorders>
            <w:shd w:val="clear" w:color="auto" w:fill="auto"/>
            <w:noWrap/>
            <w:hideMark/>
          </w:tcPr>
          <w:p w14:paraId="32421017" w14:textId="6989E59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w:t>
            </w:r>
          </w:p>
        </w:tc>
      </w:tr>
    </w:tbl>
    <w:p w14:paraId="041C5CB0" w14:textId="483C2E12"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r w:rsidR="00670781" w:rsidRPr="00762040">
        <w:rPr>
          <w:sz w:val="20"/>
          <w:lang w:val="en-GB"/>
        </w:rPr>
        <w:t xml:space="preserve">. Topics are estimated based on the systematic co-occurrence of words within document abstracts using non-negative matrix factorisation </w:t>
      </w:r>
      <w:r w:rsidR="00670781" w:rsidRPr="00762040">
        <w:rPr>
          <w:sz w:val="20"/>
          <w:lang w:val="en-GB"/>
        </w:rPr>
        <w:fldChar w:fldCharType="begin" w:fldLock="1"/>
      </w:r>
      <w:r w:rsidR="00E021B6">
        <w:rPr>
          <w:sz w:val="20"/>
          <w:lang w:val="en-GB"/>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instrText>
      </w:r>
      <w:r w:rsidR="00670781" w:rsidRPr="00762040">
        <w:rPr>
          <w:sz w:val="20"/>
          <w:lang w:val="en-GB"/>
        </w:rPr>
        <w:fldChar w:fldCharType="separate"/>
      </w:r>
      <w:r w:rsidR="003002DF" w:rsidRPr="003002DF">
        <w:rPr>
          <w:i w:val="0"/>
          <w:noProof/>
          <w:sz w:val="20"/>
          <w:lang w:val="en-GB"/>
        </w:rPr>
        <w:t>[40]</w:t>
      </w:r>
      <w:r w:rsidR="00670781" w:rsidRPr="00762040">
        <w:rPr>
          <w:sz w:val="20"/>
          <w:lang w:val="en-GB"/>
        </w:rPr>
        <w:fldChar w:fldCharType="end"/>
      </w:r>
      <w:r w:rsidR="00670781" w:rsidRPr="00762040">
        <w:rPr>
          <w:sz w:val="20"/>
          <w:lang w:val="en-GB"/>
        </w:rPr>
        <w:t xml:space="preserve">. 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corpus represented by a topic). </w:t>
      </w:r>
      <w:r w:rsidR="00762040">
        <w:rPr>
          <w:sz w:val="20"/>
          <w:lang w:val="en-GB"/>
        </w:rPr>
        <w:t xml:space="preserve">Each document may consist of multiple topics, hence topics are correlated to one another (Figure 3), and may be highly similar in some cases owing to different nomenclature within the same </w:t>
      </w:r>
      <w:r w:rsidR="00E10A08">
        <w:rPr>
          <w:sz w:val="20"/>
          <w:lang w:val="en-GB"/>
        </w:rPr>
        <w:t xml:space="preserve">subject area </w:t>
      </w:r>
      <w:r w:rsidR="00762040">
        <w:rPr>
          <w:sz w:val="20"/>
          <w:lang w:val="en-GB"/>
        </w:rPr>
        <w:t>(e.g. bus rapid transit vs. bus services).</w:t>
      </w:r>
    </w:p>
    <w:p w14:paraId="39CC2749" w14:textId="0049DB96" w:rsidR="0037617C" w:rsidRDefault="0037617C" w:rsidP="0037617C">
      <w:pPr>
        <w:rPr>
          <w:lang w:val="en-US"/>
        </w:rPr>
      </w:pPr>
      <w:r>
        <w:rPr>
          <w:lang w:val="en-US"/>
        </w:rPr>
        <w:t>A surprising feature of the correlation network is the relative</w:t>
      </w:r>
      <w:r w:rsidR="00762040">
        <w:rPr>
          <w:lang w:val="en-US"/>
        </w:rPr>
        <w:t>ly</w:t>
      </w:r>
      <w:r>
        <w:rPr>
          <w:lang w:val="en-US"/>
        </w:rPr>
        <w:t xml:space="preserve"> </w:t>
      </w:r>
      <w:r w:rsidR="00E022A9">
        <w:rPr>
          <w:lang w:val="en-US"/>
        </w:rPr>
        <w:t xml:space="preserve">weak </w:t>
      </w:r>
      <w:r>
        <w:rPr>
          <w:lang w:val="en-US"/>
        </w:rPr>
        <w:t xml:space="preserve">policy and behavior oriented discourses in the buildings literature, compared to transportation and waste research. A closer look at the documents and keywords highly correlated with building energy performance (#2) shows a consistent theme of energy performance assessment in relation to national building standards and codes. Thermal comfort (#7) is similarly technical in scope, focusing predominantly on the assessment of heating demand and supply systems. Neither topics include a strong behavioral aspect, nor are they </w:t>
      </w:r>
      <w:r w:rsidR="003710A7">
        <w:rPr>
          <w:lang w:val="en-US"/>
        </w:rPr>
        <w:t xml:space="preserve">predominantly </w:t>
      </w:r>
      <w:r>
        <w:rPr>
          <w:lang w:val="en-US"/>
        </w:rPr>
        <w:t>connected to topics such as planning and governance (#1) or policy instruments (#17).</w:t>
      </w:r>
    </w:p>
    <w:p w14:paraId="5470F3E0" w14:textId="6AD8302D" w:rsidR="00C27830" w:rsidRPr="00B7244F" w:rsidRDefault="00D540CC" w:rsidP="00B7244F">
      <w:pPr>
        <w:keepNext/>
        <w:rPr>
          <w:lang w:val="en-GB"/>
        </w:rPr>
      </w:pPr>
      <w:r>
        <w:rPr>
          <w:noProof/>
          <w:lang w:val="en-GB" w:eastAsia="en-GB"/>
        </w:rPr>
        <w:lastRenderedPageBreak/>
        <w:drawing>
          <wp:inline distT="0" distB="0" distL="0" distR="0" wp14:anchorId="02BD1C93" wp14:editId="35FF0798">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14:paraId="5D9094C7" w14:textId="6226AEC9" w:rsidR="00FC7BCF" w:rsidRPr="00762040" w:rsidRDefault="00C27830" w:rsidP="00B7244F">
      <w:pPr>
        <w:pStyle w:val="Caption"/>
        <w:rPr>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E021B6">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"[41]", "plainTextFormattedCitation" : "[41]", "previouslyFormattedCitation" : "[41]" }, "properties" : { "noteIndex" : 0 }, "schema" : "https://github.com/citation-style-language/schema/raw/master/csl-citation.json" }</w:instrText>
      </w:r>
      <w:r w:rsidR="00A97ACC" w:rsidRPr="00762040">
        <w:rPr>
          <w:sz w:val="20"/>
          <w:szCs w:val="20"/>
          <w:lang w:val="en-GB"/>
        </w:rPr>
        <w:fldChar w:fldCharType="separate"/>
      </w:r>
      <w:r w:rsidR="003002DF" w:rsidRPr="003002DF">
        <w:rPr>
          <w:i w:val="0"/>
          <w:noProof/>
          <w:sz w:val="20"/>
          <w:szCs w:val="20"/>
          <w:lang w:val="en-GB"/>
        </w:rPr>
        <w:t>[41]</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CA6B0EE" w14:textId="2BF77822" w:rsidR="001E7F7C" w:rsidRDefault="001E7F7C" w:rsidP="001E7F7C">
      <w:pPr>
        <w:rPr>
          <w:lang w:val="en-US"/>
        </w:rPr>
      </w:pPr>
      <w:r>
        <w:rPr>
          <w:lang w:val="en-US"/>
        </w:rPr>
        <w:t xml:space="preserve">It is further interesting to note the position and predominance of the topics that directly reference climate issues: </w:t>
      </w:r>
      <w:r w:rsidR="00706462">
        <w:rPr>
          <w:lang w:val="en-US"/>
        </w:rPr>
        <w:t>climate change mitigation (#</w:t>
      </w:r>
      <w:r>
        <w:rPr>
          <w:lang w:val="en-US"/>
        </w:rPr>
        <w:t>18</w:t>
      </w:r>
      <w:r w:rsidR="00706462">
        <w:rPr>
          <w:lang w:val="en-US"/>
        </w:rPr>
        <w:t>)</w:t>
      </w:r>
      <w:r>
        <w:rPr>
          <w:lang w:val="en-US"/>
        </w:rPr>
        <w:t xml:space="preserve"> and GHG emissions </w:t>
      </w:r>
      <w:r w:rsidR="00706462">
        <w:rPr>
          <w:lang w:val="en-US"/>
        </w:rPr>
        <w:t>(#</w:t>
      </w:r>
      <w:r>
        <w:rPr>
          <w:lang w:val="en-US"/>
        </w:rPr>
        <w:t>10</w:t>
      </w:r>
      <w:r w:rsidR="00706462">
        <w:rPr>
          <w:lang w:val="en-US"/>
        </w:rPr>
        <w:t>)</w:t>
      </w:r>
      <w:r>
        <w:rPr>
          <w:lang w:val="en-US"/>
        </w:rPr>
        <w:t>. The former is st</w:t>
      </w:r>
      <w:r w:rsidR="00706462">
        <w:rPr>
          <w:lang w:val="en-US"/>
        </w:rPr>
        <w:t>rongly connected to urban form (#</w:t>
      </w:r>
      <w:r>
        <w:rPr>
          <w:lang w:val="en-US"/>
        </w:rPr>
        <w:t>6</w:t>
      </w:r>
      <w:r w:rsidR="00706462">
        <w:rPr>
          <w:lang w:val="en-US"/>
        </w:rPr>
        <w:t>)</w:t>
      </w:r>
      <w:r>
        <w:rPr>
          <w:lang w:val="en-US"/>
        </w:rPr>
        <w:t>, planning and governance</w:t>
      </w:r>
      <w:r w:rsidR="00706462">
        <w:rPr>
          <w:lang w:val="en-US"/>
        </w:rPr>
        <w:t xml:space="preserve"> (#</w:t>
      </w:r>
      <w:r>
        <w:rPr>
          <w:lang w:val="en-US"/>
        </w:rPr>
        <w:t>1</w:t>
      </w:r>
      <w:r w:rsidR="00706462">
        <w:rPr>
          <w:lang w:val="en-US"/>
        </w:rPr>
        <w:t>), and policy instruments (#</w:t>
      </w:r>
      <w:r>
        <w:rPr>
          <w:lang w:val="en-US"/>
        </w:rPr>
        <w:t>17</w:t>
      </w:r>
      <w:r w:rsidR="00706462">
        <w:rPr>
          <w:lang w:val="en-US"/>
        </w:rPr>
        <w:t>)</w:t>
      </w:r>
      <w:r>
        <w:rPr>
          <w:lang w:val="en-US"/>
        </w:rPr>
        <w: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t>
      </w:r>
      <w:r w:rsidR="00706462">
        <w:rPr>
          <w:lang w:val="en-US"/>
        </w:rPr>
        <w:t>(#</w:t>
      </w:r>
      <w:r>
        <w:rPr>
          <w:lang w:val="en-US"/>
        </w:rPr>
        <w:t>8</w:t>
      </w:r>
      <w:r w:rsidR="00706462">
        <w:rPr>
          <w:lang w:val="en-US"/>
        </w:rPr>
        <w:t>)</w:t>
      </w:r>
      <w:r>
        <w:rPr>
          <w:lang w:val="en-US"/>
        </w:rPr>
        <w:t>, or thermal comfort in the case of buildings.</w:t>
      </w:r>
    </w:p>
    <w:p w14:paraId="360E8757" w14:textId="1AAE8FE8" w:rsidR="005C11A3" w:rsidRDefault="005C11A3" w:rsidP="005C11A3">
      <w:pPr>
        <w:rPr>
          <w:lang w:val="en-US"/>
        </w:rPr>
      </w:pPr>
      <w:r>
        <w:rPr>
          <w:lang w:val="en-US"/>
        </w:rPr>
        <w: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t>
      </w:r>
      <w:r w:rsidR="005E6AD9">
        <w:rPr>
          <w:lang w:val="en-US"/>
        </w:rPr>
        <w:t xml:space="preserve">wider </w:t>
      </w:r>
      <w:r>
        <w:rPr>
          <w:lang w:val="en-US"/>
        </w:rPr>
        <w:t xml:space="preserve">periphery of research communities are only indirectly cited by this literature, in particular a large body of work on </w:t>
      </w:r>
      <w:r w:rsidR="005E6AD9">
        <w:rPr>
          <w:lang w:val="en-US"/>
        </w:rPr>
        <w:t xml:space="preserve">travel behavior, </w:t>
      </w:r>
      <w:r>
        <w:rPr>
          <w:lang w:val="en-US"/>
        </w:rPr>
        <w:t>congestion charging and car parking, but also waste management and active travel.</w:t>
      </w:r>
    </w:p>
    <w:p w14:paraId="29311ECC" w14:textId="1FCD58F7" w:rsidR="00C1790B" w:rsidRDefault="007A7422" w:rsidP="00C1790B">
      <w:pPr>
        <w:rPr>
          <w:lang w:val="en-US"/>
        </w:rPr>
      </w:pPr>
      <w:r>
        <w:rPr>
          <w:lang w:val="en-US"/>
        </w:rPr>
        <w:t xml:space="preserve">Using a compiled set of references from the IPCC AR5 Working Group III Report, we </w:t>
      </w:r>
      <w:r w:rsidR="005C11A3">
        <w:rPr>
          <w:lang w:val="en-US"/>
        </w:rPr>
        <w:t>find</w:t>
      </w:r>
      <w:r>
        <w:rPr>
          <w:lang w:val="en-US"/>
        </w:rPr>
        <w:t xml:space="preserve"> </w:t>
      </w:r>
      <w:del w:id="145" w:author="William Lamb" w:date="2017-10-09T13:58:00Z">
        <w:r w:rsidR="0010383B" w:rsidDel="000E5FEC">
          <w:rPr>
            <w:lang w:val="en-US"/>
          </w:rPr>
          <w:delText xml:space="preserve">that the </w:delText>
        </w:r>
      </w:del>
      <w:ins w:id="146" w:author="William Lamb" w:date="2017-10-09T13:58:00Z">
        <w:r w:rsidR="000E5FEC">
          <w:rPr>
            <w:lang w:val="en-US"/>
          </w:rPr>
          <w:t xml:space="preserve">its </w:t>
        </w:r>
      </w:ins>
      <w:r>
        <w:rPr>
          <w:lang w:val="en-US"/>
        </w:rPr>
        <w:t xml:space="preserve">coverage of </w:t>
      </w:r>
      <w:ins w:id="147" w:author="William Lamb" w:date="2017-10-09T13:58:00Z">
        <w:r w:rsidR="000E5FEC">
          <w:rPr>
            <w:lang w:val="en-US"/>
          </w:rPr>
          <w:t xml:space="preserve">the </w:t>
        </w:r>
      </w:ins>
      <w:r>
        <w:rPr>
          <w:lang w:val="en-US"/>
        </w:rPr>
        <w:t xml:space="preserve">urban mitigation literature </w:t>
      </w:r>
      <w:ins w:id="148" w:author="William Lamb" w:date="2017-10-09T13:58:00Z">
        <w:r w:rsidR="000E5FEC">
          <w:rPr>
            <w:lang w:val="en-US"/>
          </w:rPr>
          <w:t xml:space="preserve">that we identify </w:t>
        </w:r>
      </w:ins>
      <w:del w:id="149" w:author="William Lamb" w:date="2017-10-09T13:58:00Z">
        <w:r w:rsidDel="000E5FEC">
          <w:rPr>
            <w:lang w:val="en-US"/>
          </w:rPr>
          <w:delText xml:space="preserve">identified here </w:delText>
        </w:r>
      </w:del>
      <w:r>
        <w:rPr>
          <w:lang w:val="en-US"/>
        </w:rPr>
        <w:t xml:space="preserve">extends to a total of 111 direct citations, out of 9,328 references in the report. </w:t>
      </w:r>
      <w:r w:rsidR="0082770C">
        <w:rPr>
          <w:lang w:val="en-US"/>
        </w:rPr>
        <w:t>This</w:t>
      </w:r>
      <w:r w:rsidR="002D3111">
        <w:rPr>
          <w:lang w:val="en-US"/>
        </w:rPr>
        <w:t xml:space="preserve"> low number</w:t>
      </w:r>
      <w:r w:rsidR="0082770C">
        <w:rPr>
          <w:lang w:val="en-US"/>
        </w:rPr>
        <w:t xml:space="preserve"> should be contextualized within the much broader </w:t>
      </w:r>
      <w:r w:rsidR="002D3111">
        <w:rPr>
          <w:lang w:val="en-US"/>
        </w:rPr>
        <w:t>scope of the relevant chapter</w:t>
      </w:r>
      <w:r w:rsidR="005C11A3">
        <w:rPr>
          <w:lang w:val="en-US"/>
        </w:rPr>
        <w:t xml:space="preserve"> (Chapter 12: Human Settlements, Infrastructure, and Spatial Planning)</w:t>
      </w:r>
      <w:r w:rsidR="0082770C">
        <w:rPr>
          <w:lang w:val="en-US"/>
        </w:rPr>
        <w:t>,</w:t>
      </w:r>
      <w:r w:rsidR="002D3111">
        <w:rPr>
          <w:lang w:val="en-US"/>
        </w:rPr>
        <w:t xml:space="preserve"> </w:t>
      </w:r>
      <w:r w:rsidR="0082770C">
        <w:rPr>
          <w:lang w:val="en-US"/>
        </w:rPr>
        <w:t>which</w:t>
      </w:r>
      <w:r w:rsidR="002D3111">
        <w:rPr>
          <w:lang w:val="en-US"/>
        </w:rPr>
        <w:t xml:space="preserve"> included many issues not queried here. </w:t>
      </w:r>
      <w:r w:rsidR="00F315CA">
        <w:rPr>
          <w:lang w:val="en-US"/>
        </w:rPr>
        <w:t>T</w:t>
      </w:r>
      <w:r w:rsidR="006B0846">
        <w:rPr>
          <w:lang w:val="en-US"/>
        </w:rPr>
        <w:t>h</w:t>
      </w:r>
      <w:r w:rsidR="005C11A3">
        <w:rPr>
          <w:lang w:val="en-US"/>
        </w:rPr>
        <w:t>e</w:t>
      </w:r>
      <w:r w:rsidR="006B0846">
        <w:rPr>
          <w:lang w:val="en-US"/>
        </w:rPr>
        <w:t xml:space="preserve"> </w:t>
      </w:r>
      <w:r w:rsidR="005C11A3">
        <w:rPr>
          <w:lang w:val="en-US"/>
        </w:rPr>
        <w:t xml:space="preserve">topic structure of these citations </w:t>
      </w:r>
      <w:r w:rsidR="00124A69">
        <w:rPr>
          <w:lang w:val="en-US"/>
        </w:rPr>
        <w:t>suggest</w:t>
      </w:r>
      <w:r w:rsidR="00294745">
        <w:rPr>
          <w:lang w:val="en-US"/>
        </w:rPr>
        <w:t>s</w:t>
      </w:r>
      <w:r w:rsidR="00124A69">
        <w:rPr>
          <w:lang w:val="en-US"/>
        </w:rPr>
        <w:t xml:space="preserve"> a predominant focus </w:t>
      </w:r>
      <w:r w:rsidR="001E7F7C">
        <w:rPr>
          <w:lang w:val="en-US"/>
        </w:rPr>
        <w:t xml:space="preserve">of the AR5 chapters </w:t>
      </w:r>
      <w:r w:rsidR="00124A69">
        <w:rPr>
          <w:lang w:val="en-US"/>
        </w:rPr>
        <w:t xml:space="preserve">on documents that are clearly </w:t>
      </w:r>
      <w:r w:rsidR="005C11A3">
        <w:rPr>
          <w:lang w:val="en-US"/>
        </w:rPr>
        <w:t>within the “</w:t>
      </w:r>
      <w:r w:rsidR="00124A69">
        <w:rPr>
          <w:lang w:val="en-US"/>
        </w:rPr>
        <w:t>mitigation</w:t>
      </w:r>
      <w:r w:rsidR="005C11A3">
        <w:rPr>
          <w:lang w:val="en-US"/>
        </w:rPr>
        <w:t>-core”</w:t>
      </w:r>
      <w:r w:rsidR="00124A69">
        <w:rPr>
          <w:lang w:val="en-US"/>
        </w:rPr>
        <w:t xml:space="preserve">, </w:t>
      </w:r>
      <w:r w:rsidR="001E7F7C">
        <w:rPr>
          <w:lang w:val="en-US"/>
        </w:rPr>
        <w:t xml:space="preserve">related </w:t>
      </w:r>
      <w:r w:rsidR="00124A69">
        <w:rPr>
          <w:lang w:val="en-US"/>
        </w:rPr>
        <w:t>to urban form, building energy consumption, public transportation</w:t>
      </w:r>
      <w:r w:rsidR="0037617C">
        <w:rPr>
          <w:lang w:val="en-US"/>
        </w:rPr>
        <w:t>,</w:t>
      </w:r>
      <w:r w:rsidR="00124A69">
        <w:rPr>
          <w:lang w:val="en-US"/>
        </w:rPr>
        <w:t xml:space="preserve"> </w:t>
      </w:r>
      <w:r w:rsidR="0037617C">
        <w:rPr>
          <w:lang w:val="en-US"/>
        </w:rPr>
        <w:t xml:space="preserve">or </w:t>
      </w:r>
      <w:r w:rsidR="00124A69">
        <w:rPr>
          <w:lang w:val="en-US"/>
        </w:rPr>
        <w:t>active travel (</w:t>
      </w:r>
      <w:r w:rsidR="0045398A">
        <w:rPr>
          <w:lang w:val="en-US"/>
        </w:rPr>
        <w:t>Supplementary Materials</w:t>
      </w:r>
      <w:r w:rsidR="00124A69" w:rsidRPr="003B146E">
        <w:rPr>
          <w:lang w:val="en-US"/>
        </w:rPr>
        <w:t xml:space="preserve"> Fig 2</w:t>
      </w:r>
      <w:r w:rsidR="00124A69">
        <w:rPr>
          <w:lang w:val="en-US"/>
        </w:rPr>
        <w:t>).</w:t>
      </w:r>
    </w:p>
    <w:p w14:paraId="27703054" w14:textId="53A83083" w:rsidR="00DF2488" w:rsidRDefault="00B17D0D" w:rsidP="00C56197">
      <w:pPr>
        <w:keepNext/>
      </w:pPr>
      <w:r>
        <w:rPr>
          <w:noProof/>
          <w:lang w:val="en-GB" w:eastAsia="en-GB"/>
        </w:rPr>
        <w:lastRenderedPageBreak/>
        <w:drawing>
          <wp:inline distT="0" distB="0" distL="0" distR="0" wp14:anchorId="7659E714" wp14:editId="61C8DA0B">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p>
    <w:p w14:paraId="282E16C4" w14:textId="4F9A9461" w:rsidR="00DF2488" w:rsidRPr="00DF2488" w:rsidRDefault="00DF2488" w:rsidP="00DF2488">
      <w:pPr>
        <w:pStyle w:val="Caption"/>
        <w:rPr>
          <w:sz w:val="20"/>
          <w:lang w:val="en-GB"/>
        </w:rPr>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t>
      </w:r>
    </w:p>
    <w:p w14:paraId="22BB7D81" w14:textId="4D0BCB92" w:rsidR="003B146E" w:rsidRDefault="001E7F7C" w:rsidP="00FC7BCF">
      <w:pPr>
        <w:rPr>
          <w:lang w:val="en-US"/>
        </w:rPr>
      </w:pPr>
      <w:commentRangeStart w:id="150"/>
      <w:r>
        <w:rPr>
          <w:lang w:val="en-US"/>
        </w:rPr>
        <w:t>Finally, and related to the timescale discussion (Figure 1), we perform a simple search on the document abstracts to identify years that are associated with projections or scenarios (</w:t>
      </w:r>
      <w:r w:rsidR="00AD0FC8">
        <w:rPr>
          <w:lang w:val="en-US"/>
        </w:rPr>
        <w:t>extracting any 4 digit integer</w:t>
      </w:r>
      <w:r w:rsidR="001F507A">
        <w:rPr>
          <w:lang w:val="en-US"/>
        </w:rPr>
        <w:t>s</w:t>
      </w:r>
      <w:r w:rsidR="00AD0FC8">
        <w:rPr>
          <w:lang w:val="en-US"/>
        </w:rPr>
        <w:t xml:space="preserve"> </w:t>
      </w:r>
      <w:r w:rsidR="003B146E">
        <w:rPr>
          <w:lang w:val="en-US"/>
        </w:rPr>
        <w:t>with</w:t>
      </w:r>
      <w:r>
        <w:rPr>
          <w:lang w:val="en-US"/>
        </w:rPr>
        <w:t>in the range 2020-2100).</w:t>
      </w:r>
      <w:r w:rsidR="003319DF">
        <w:rPr>
          <w:lang w:val="en-US"/>
        </w:rPr>
        <w:t xml:space="preserve"> </w:t>
      </w:r>
      <w:r w:rsidR="003B146E">
        <w:rPr>
          <w:lang w:val="en-US"/>
        </w:rPr>
        <w:t>Where sufficient data is available, t</w:t>
      </w:r>
      <w:r w:rsidR="003319DF">
        <w:rPr>
          <w:lang w:val="en-US"/>
        </w:rPr>
        <w:t xml:space="preserve">he average timescales ranged between 2020 and 2040, </w:t>
      </w:r>
      <w:r w:rsidR="003B146E">
        <w:rPr>
          <w:lang w:val="en-US"/>
        </w:rPr>
        <w:t>increasing to the upper end of this range for the topic cluster on urban form and planning and governance, and decreasing towards 2020 for waste management, building energy performance, and e-Vehicles. The sparse timescales beyond 2050 suggest little in the way of medium and long-term planning</w:t>
      </w:r>
      <w:r w:rsidR="00B2235C">
        <w:rPr>
          <w:lang w:val="en-US"/>
        </w:rPr>
        <w:t>, even for topics related to fixed infrastructures.</w:t>
      </w:r>
      <w:commentRangeEnd w:id="150"/>
      <w:r w:rsidR="002E2B5D">
        <w:rPr>
          <w:rStyle w:val="CommentReference"/>
        </w:rPr>
        <w:commentReference w:id="150"/>
      </w:r>
    </w:p>
    <w:p w14:paraId="39C8B895" w14:textId="645E0C1C" w:rsidR="00DB4EC9" w:rsidRDefault="00DB4EC9" w:rsidP="00D50AD7">
      <w:pPr>
        <w:rPr>
          <w:b/>
          <w:bCs/>
          <w:lang w:val="en-US"/>
        </w:rPr>
      </w:pPr>
      <w:commentRangeStart w:id="151"/>
      <w:r w:rsidRPr="00DB4EC9">
        <w:rPr>
          <w:b/>
          <w:bCs/>
          <w:lang w:val="en-US"/>
        </w:rPr>
        <w:t>Discussion and conclusion</w:t>
      </w:r>
      <w:commentRangeEnd w:id="151"/>
      <w:r w:rsidR="008F0621">
        <w:rPr>
          <w:rStyle w:val="CommentReference"/>
        </w:rPr>
        <w:commentReference w:id="151"/>
      </w:r>
    </w:p>
    <w:p w14:paraId="6DDEE072" w14:textId="4DEDA0F1" w:rsidR="00E53D4A" w:rsidRDefault="003B77E3">
      <w:pPr>
        <w:rPr>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"[42]", "plainTextFormattedCitation" : "[42]", "previouslyFormattedCitation" : "[42]" }, "properties" : { "noteIndex" : 0 }, "schema" : "https://github.com/citation-style-language/schema/raw/master/csl-citation.json" }</w:instrText>
      </w:r>
      <w:r w:rsidR="00C56197">
        <w:rPr>
          <w:bCs/>
          <w:lang w:val="en-US"/>
        </w:rPr>
        <w:fldChar w:fldCharType="separate"/>
      </w:r>
      <w:r w:rsidR="003002DF" w:rsidRPr="003002DF">
        <w:rPr>
          <w:bCs/>
          <w:noProof/>
          <w:lang w:val="en-US"/>
        </w:rPr>
        <w:t>[42]</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D22A60">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C56197">
        <w:rPr>
          <w:bCs/>
          <w:lang w:val="en-US"/>
        </w:rPr>
        <w:fldChar w:fldCharType="separate"/>
      </w:r>
      <w:r w:rsidR="00D22A60" w:rsidRPr="00D22A60">
        <w:rPr>
          <w:bCs/>
          <w:noProof/>
          <w:lang w:val="en-US"/>
        </w:rPr>
        <w:t>[17]</w:t>
      </w:r>
      <w:r w:rsidR="00C56197">
        <w:rPr>
          <w:bCs/>
          <w:lang w:val="en-US"/>
        </w:rPr>
        <w:fldChar w:fldCharType="end"/>
      </w:r>
      <w:r w:rsidR="00784CDF">
        <w:rPr>
          <w:bCs/>
          <w:lang w:val="en-US"/>
        </w:rPr>
        <w:t xml:space="preserve"> that it will be increasingly challenging to fulfill this mandate in times of 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r w:rsidR="00184123">
        <w:rPr>
          <w:bCs/>
          <w:lang w:val="en-US"/>
        </w:rPr>
        <w:t>E</w:t>
      </w:r>
      <w:r w:rsidR="00E97CDE">
        <w:rPr>
          <w:bCs/>
          <w:lang w:val="en-US"/>
        </w:rPr>
        <w:t xml:space="preserve">xperts selected by the IPCC themselves no longer </w:t>
      </w:r>
      <w:r w:rsidR="00B2235C">
        <w:rPr>
          <w:bCs/>
          <w:lang w:val="en-US"/>
        </w:rPr>
        <w:t xml:space="preserve">have </w:t>
      </w:r>
      <w:r w:rsidR="00E97CDE">
        <w:rPr>
          <w:bCs/>
          <w:lang w:val="en-US"/>
        </w:rPr>
        <w:t>a comprehensive overview of the field – even as a group</w:t>
      </w:r>
      <w:r w:rsidR="00B2235C">
        <w:rPr>
          <w:bCs/>
          <w:lang w:val="en-US"/>
        </w:rPr>
        <w:t xml:space="preserve">. </w:t>
      </w:r>
      <w:r w:rsidR="00475856">
        <w:rPr>
          <w:bCs/>
          <w:lang w:val="en-US"/>
        </w:rPr>
        <w:t>In recognition of the</w:t>
      </w:r>
      <w:r w:rsidR="00B2235C">
        <w:rPr>
          <w:bCs/>
          <w:lang w:val="en-US"/>
        </w:rPr>
        <w:t>se</w:t>
      </w:r>
      <w:r w:rsidR="00475856">
        <w:rPr>
          <w:bCs/>
          <w:lang w:val="en-US"/>
        </w:rPr>
        <w:t xml:space="preserve"> new challenges, we delineate a literature corpus on urban climate change mitigation for the upcoming </w:t>
      </w:r>
      <w:r w:rsidR="00184123">
        <w:rPr>
          <w:bCs/>
          <w:lang w:val="en-US"/>
        </w:rPr>
        <w:t>special report</w:t>
      </w:r>
      <w:r w:rsidR="00475856">
        <w:rPr>
          <w:bCs/>
          <w:lang w:val="en-US"/>
        </w:rPr>
        <w:t xml:space="preserve"> on the 1.5°C limit based on a transparent search query. </w:t>
      </w:r>
      <w:r w:rsidR="00CD1A87">
        <w:rPr>
          <w:bCs/>
          <w:lang w:val="en-US"/>
        </w:rPr>
        <w:t>This is a crucial precondition for any comprehensive scientific assessment, yet commonly neglected in practice.</w:t>
      </w:r>
      <w:r w:rsidR="00E53D4A">
        <w:rPr>
          <w:bCs/>
          <w:lang w:val="en-US"/>
        </w:rPr>
        <w:t xml:space="preserve"> </w:t>
      </w:r>
      <w:r w:rsidR="00CD1A87">
        <w:rPr>
          <w:bCs/>
          <w:lang w:val="en-US"/>
        </w:rPr>
        <w:t xml:space="preserve"> While</w:t>
      </w:r>
      <w:r w:rsidR="00E53D4A">
        <w:rPr>
          <w:bCs/>
          <w:lang w:val="en-US"/>
        </w:rPr>
        <w:t xml:space="preserve"> </w:t>
      </w:r>
      <w:r w:rsidR="00CD1A87">
        <w:rPr>
          <w:bCs/>
          <w:lang w:val="en-US"/>
        </w:rPr>
        <w:t>there</w:t>
      </w:r>
      <w:r w:rsidR="00475856">
        <w:rPr>
          <w:bCs/>
          <w:lang w:val="en-US"/>
        </w:rPr>
        <w:t xml:space="preserve"> are many different ways </w:t>
      </w:r>
      <w:r w:rsidR="00B2235C">
        <w:rPr>
          <w:bCs/>
          <w:lang w:val="en-US"/>
        </w:rPr>
        <w:t xml:space="preserve">in which </w:t>
      </w:r>
      <w:r w:rsidR="00475856">
        <w:rPr>
          <w:bCs/>
          <w:lang w:val="en-US"/>
        </w:rPr>
        <w:t xml:space="preserve">this query could have been constructed, </w:t>
      </w:r>
      <w:r w:rsidR="00AD65F4">
        <w:rPr>
          <w:bCs/>
          <w:lang w:val="en-US"/>
        </w:rPr>
        <w:t>we aim to</w:t>
      </w:r>
      <w:r w:rsidR="00CD1A87">
        <w:rPr>
          <w:bCs/>
          <w:lang w:val="en-US"/>
        </w:rPr>
        <w:t xml:space="preserve"> stimulate discussion on such fundamental questions and provide a basic resource to IPCC authors. </w:t>
      </w:r>
    </w:p>
    <w:p w14:paraId="3BB7C411" w14:textId="67769533" w:rsidR="0045499A" w:rsidRDefault="00E53D4A">
      <w:pPr>
        <w:rPr>
          <w:bCs/>
          <w:lang w:val="en-US"/>
        </w:rPr>
      </w:pPr>
      <w:r>
        <w:rPr>
          <w:bCs/>
          <w:lang w:val="en-US"/>
        </w:rPr>
        <w:t xml:space="preserve">We find a total number of </w:t>
      </w:r>
      <w:r w:rsidR="00B2235C">
        <w:rPr>
          <w:bCs/>
          <w:lang w:val="en-US"/>
        </w:rPr>
        <w:t>8,210 publications</w:t>
      </w:r>
      <w:r>
        <w:rPr>
          <w:bCs/>
          <w:lang w:val="en-US"/>
        </w:rPr>
        <w:t xml:space="preserve"> growing annually at </w:t>
      </w:r>
      <w:r w:rsidR="00B2235C">
        <w:rPr>
          <w:bCs/>
          <w:lang w:val="en-US"/>
        </w:rPr>
        <w:t>20.5</w:t>
      </w:r>
      <w:r>
        <w:rPr>
          <w:bCs/>
          <w:lang w:val="en-US"/>
        </w:rPr>
        <w:t>%. This is faster than the average expansion of the scientific enterprise as well as the climate change literature</w:t>
      </w:r>
      <w:r w:rsidR="00472B32">
        <w:rPr>
          <w:bCs/>
          <w:lang w:val="en-US"/>
        </w:rPr>
        <w:t xml:space="preserve"> as a whole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instrText>
      </w:r>
      <w:r w:rsidR="00C56197">
        <w:rPr>
          <w:bCs/>
          <w:lang w:val="en-US"/>
        </w:rPr>
        <w:fldChar w:fldCharType="separate"/>
      </w:r>
      <w:r w:rsidR="003002DF" w:rsidRPr="003002DF">
        <w:rPr>
          <w:bCs/>
          <w:noProof/>
          <w:lang w:val="en-US"/>
        </w:rPr>
        <w:t>[17,43,44]</w:t>
      </w:r>
      <w:r w:rsidR="00C56197">
        <w:rPr>
          <w:bCs/>
          <w:lang w:val="en-US"/>
        </w:rPr>
        <w:fldChar w:fldCharType="end"/>
      </w:r>
      <w:r w:rsidR="00681BF2">
        <w:rPr>
          <w:bCs/>
          <w:lang w:val="en-US"/>
        </w:rPr>
        <w:t xml:space="preserve">. </w:t>
      </w:r>
      <w:r w:rsidR="0045499A">
        <w:rPr>
          <w:bCs/>
          <w:lang w:val="en-US"/>
        </w:rPr>
        <w:t>O</w:t>
      </w:r>
      <w:r w:rsidR="00681BF2">
        <w:rPr>
          <w:bCs/>
          <w:lang w:val="en-US"/>
        </w:rPr>
        <w:t xml:space="preserve">ur estimates do not </w:t>
      </w:r>
      <w:r w:rsidR="0045499A">
        <w:rPr>
          <w:bCs/>
          <w:lang w:val="en-US"/>
        </w:rPr>
        <w:t>reflect the entirety of the relevant literature for IPCC assessments due to our focus on</w:t>
      </w:r>
      <w:r w:rsidR="00C56197">
        <w:rPr>
          <w:bCs/>
          <w:lang w:val="en-US"/>
        </w:rPr>
        <w:t>: (1</w:t>
      </w:r>
      <w:r w:rsidR="00CD1A87">
        <w:rPr>
          <w:bCs/>
          <w:lang w:val="en-US"/>
        </w:rPr>
        <w:t>) energy demand and waste sectors</w:t>
      </w:r>
      <w:r w:rsidR="00472B32">
        <w:rPr>
          <w:bCs/>
          <w:lang w:val="en-US"/>
        </w:rPr>
        <w:t xml:space="preserve"> alone</w:t>
      </w:r>
      <w:r w:rsidR="00CD1A87">
        <w:rPr>
          <w:bCs/>
          <w:lang w:val="en-US"/>
        </w:rPr>
        <w:t xml:space="preserve">; </w:t>
      </w:r>
      <w:r w:rsidR="00C56197">
        <w:rPr>
          <w:bCs/>
          <w:lang w:val="en-US"/>
        </w:rPr>
        <w:t>(2</w:t>
      </w:r>
      <w:r w:rsidR="00CD1A87">
        <w:rPr>
          <w:bCs/>
          <w:lang w:val="en-US"/>
        </w:rPr>
        <w:t xml:space="preserve">) a narrow </w:t>
      </w:r>
      <w:r w:rsidR="00C56197">
        <w:rPr>
          <w:bCs/>
          <w:lang w:val="en-US"/>
        </w:rPr>
        <w:t xml:space="preserve">interpretation </w:t>
      </w:r>
      <w:r w:rsidR="00CD1A87">
        <w:rPr>
          <w:bCs/>
          <w:lang w:val="en-US"/>
        </w:rPr>
        <w:t xml:space="preserve">of climate change mitigation that does not </w:t>
      </w:r>
      <w:r w:rsidR="0045499A">
        <w:rPr>
          <w:bCs/>
          <w:lang w:val="en-US"/>
        </w:rPr>
        <w:t xml:space="preserve">systematically consider wider sustainable development </w:t>
      </w:r>
      <w:r w:rsidR="00C56197">
        <w:rPr>
          <w:bCs/>
          <w:lang w:val="en-US"/>
        </w:rPr>
        <w:t xml:space="preserve">issues </w:t>
      </w:r>
      <w:r w:rsidR="005E6AD9">
        <w:rPr>
          <w:bCs/>
          <w:lang w:val="en-US"/>
        </w:rPr>
        <w:t xml:space="preserve">(Figure 2) </w:t>
      </w:r>
      <w:r w:rsidR="00C56197">
        <w:rPr>
          <w:bCs/>
          <w:lang w:val="en-US"/>
        </w:rPr>
        <w:t xml:space="preserve">that </w:t>
      </w:r>
      <w:r w:rsidR="00933BE0">
        <w:rPr>
          <w:bCs/>
          <w:lang w:val="en-US"/>
        </w:rPr>
        <w:t xml:space="preserve">inevitably shape the mitigation solution space </w:t>
      </w:r>
      <w:r w:rsidR="00933BE0">
        <w:rPr>
          <w:bCs/>
          <w:lang w:val="en-US"/>
        </w:rPr>
        <w:fldChar w:fldCharType="begin" w:fldLock="1"/>
      </w:r>
      <w:r w:rsidR="00E021B6">
        <w:rPr>
          <w:bCs/>
          <w:lang w:val="en-US"/>
        </w:rPr>
        <w: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instrText>
      </w:r>
      <w:r w:rsidR="00933BE0">
        <w:rPr>
          <w:bCs/>
          <w:lang w:val="en-US"/>
        </w:rPr>
        <w:fldChar w:fldCharType="separate"/>
      </w:r>
      <w:r w:rsidR="003002DF" w:rsidRPr="003002DF">
        <w:rPr>
          <w:bCs/>
          <w:noProof/>
          <w:lang w:val="en-US"/>
        </w:rPr>
        <w:t>[45]</w:t>
      </w:r>
      <w:r w:rsidR="00933BE0">
        <w:rPr>
          <w:bCs/>
          <w:lang w:val="en-US"/>
        </w:rPr>
        <w:fldChar w:fldCharType="end"/>
      </w:r>
      <w:r w:rsidR="00933BE0">
        <w:rPr>
          <w:bCs/>
          <w:lang w:val="en-US"/>
        </w:rPr>
        <w:t>;</w:t>
      </w:r>
      <w:r w:rsidR="0045499A">
        <w:rPr>
          <w:bCs/>
          <w:lang w:val="en-US"/>
        </w:rPr>
        <w:t xml:space="preserve"> </w:t>
      </w:r>
      <w:r w:rsidR="00933BE0">
        <w:rPr>
          <w:bCs/>
          <w:lang w:val="en-US"/>
        </w:rPr>
        <w:t>(3</w:t>
      </w:r>
      <w:r w:rsidR="00CD1A87">
        <w:rPr>
          <w:bCs/>
          <w:lang w:val="en-US"/>
        </w:rPr>
        <w:t xml:space="preserve">) </w:t>
      </w:r>
      <w:r>
        <w:rPr>
          <w:bCs/>
          <w:lang w:val="en-US"/>
        </w:rPr>
        <w:t xml:space="preserve">the </w:t>
      </w:r>
      <w:r w:rsidR="00CD1A87">
        <w:rPr>
          <w:bCs/>
          <w:lang w:val="en-US"/>
        </w:rPr>
        <w:t xml:space="preserve">ISI Web of Science </w:t>
      </w:r>
      <w:r w:rsidR="00CD1A87">
        <w:rPr>
          <w:bCs/>
          <w:lang w:val="en-US"/>
        </w:rPr>
        <w:lastRenderedPageBreak/>
        <w:t>database</w:t>
      </w:r>
      <w:r w:rsidR="00472B32">
        <w:rPr>
          <w:bCs/>
          <w:lang w:val="en-US"/>
        </w:rPr>
        <w:t xml:space="preserve">, which </w:t>
      </w:r>
      <w:r w:rsidR="00184123">
        <w:rPr>
          <w:bCs/>
          <w:lang w:val="en-US"/>
        </w:rPr>
        <w:t>only incompletely covers</w:t>
      </w:r>
      <w:r w:rsidR="00472B32">
        <w:rPr>
          <w:bCs/>
          <w:lang w:val="en-US"/>
        </w:rPr>
        <w:t xml:space="preserve"> peer-reviewed and grey literature</w:t>
      </w:r>
      <w:r>
        <w:rPr>
          <w:bCs/>
          <w:lang w:val="en-US"/>
        </w:rPr>
        <w:t>.</w:t>
      </w:r>
      <w:r w:rsidR="0045499A">
        <w:rPr>
          <w:bCs/>
          <w:lang w:val="en-US"/>
        </w:rPr>
        <w:t xml:space="preserve"> Nevertheless, our</w:t>
      </w:r>
      <w:r w:rsidR="002969E4">
        <w:rPr>
          <w:bCs/>
          <w:lang w:val="en-US"/>
        </w:rPr>
        <w:t xml:space="preserve"> sample is broadly representative in terms of the thematic structure of the available research.</w:t>
      </w:r>
    </w:p>
    <w:p w14:paraId="7AD2EFD0" w14:textId="78F1B4ED" w:rsidR="00E6332A" w:rsidRPr="00945DB5" w:rsidRDefault="00472B32" w:rsidP="00E6332A">
      <w:pPr>
        <w:rPr>
          <w:lang w:val="en-GB"/>
        </w:rPr>
      </w:pPr>
      <w:r>
        <w:rPr>
          <w:bCs/>
          <w:lang w:val="en-US"/>
        </w:rPr>
        <w:t xml:space="preserve">We apply machine learning algorithms to digest the large amount of information </w:t>
      </w:r>
      <w:r w:rsidR="00E022A9">
        <w:rPr>
          <w:bCs/>
          <w:lang w:val="en-US"/>
        </w:rPr>
        <w:t>in this corpus and map-out its</w:t>
      </w:r>
      <w:r>
        <w:rPr>
          <w:bCs/>
          <w:lang w:val="en-US"/>
        </w:rPr>
        <w:t xml:space="preserve"> topic landscape. </w:t>
      </w:r>
      <w:r w:rsidR="00E022A9">
        <w:rPr>
          <w:bCs/>
          <w:lang w:val="en-US"/>
        </w:rPr>
        <w:t xml:space="preserve">An unexpected result is the </w:t>
      </w:r>
      <w:r w:rsidR="00E022A9" w:rsidRPr="00E021B6">
        <w:rPr>
          <w:lang w:val="en-GB"/>
        </w:rPr>
        <w:t xml:space="preserve">lack of a </w:t>
      </w:r>
      <w:r w:rsidR="00E022A9" w:rsidRPr="00E022A9">
        <w:rPr>
          <w:lang w:val="en-GB"/>
        </w:rPr>
        <w:t>behavioural</w:t>
      </w:r>
      <w:r w:rsidR="00E022A9" w:rsidRPr="00E021B6">
        <w:rPr>
          <w:lang w:val="en-GB"/>
        </w:rPr>
        <w:t xml:space="preserve"> aspect to the buildings literature, </w:t>
      </w:r>
      <w:r w:rsidR="00E022A9">
        <w:rPr>
          <w:lang w:val="en-GB"/>
        </w:rPr>
        <w:t>despite the</w:t>
      </w:r>
      <w:r w:rsidR="00E022A9" w:rsidRPr="00E021B6">
        <w:rPr>
          <w:lang w:val="en-GB"/>
        </w:rPr>
        <w:t xml:space="preserve"> </w:t>
      </w:r>
      <w:r w:rsidR="00E022A9">
        <w:rPr>
          <w:lang w:val="en-GB"/>
        </w:rPr>
        <w:t xml:space="preserve">breadth of </w:t>
      </w:r>
      <w:r w:rsidR="00E022A9" w:rsidRPr="00E021B6">
        <w:rPr>
          <w:lang w:val="en-GB"/>
        </w:rPr>
        <w:t xml:space="preserve">individual options </w:t>
      </w:r>
      <w:r w:rsidR="00E022A9">
        <w:rPr>
          <w:lang w:val="en-GB"/>
        </w:rPr>
        <w:t xml:space="preserve">that </w:t>
      </w:r>
      <w:r w:rsidR="00E022A9" w:rsidRPr="00E021B6">
        <w:rPr>
          <w:lang w:val="en-GB"/>
        </w:rPr>
        <w:t>are</w:t>
      </w:r>
      <w:r w:rsidR="00E022A9">
        <w:rPr>
          <w:lang w:val="en-GB"/>
        </w:rPr>
        <w:t xml:space="preserve"> indeed</w:t>
      </w:r>
      <w:r w:rsidR="00E022A9" w:rsidRPr="00E021B6">
        <w:rPr>
          <w:lang w:val="en-GB"/>
        </w:rPr>
        <w:t xml:space="preserve"> available </w:t>
      </w:r>
      <w:r w:rsidR="00E022A9">
        <w:fldChar w:fldCharType="begin" w:fldLock="1"/>
      </w:r>
      <w:r w:rsidR="00E021B6">
        <w:rPr>
          <w:lang w:val="en-GB"/>
        </w:rPr>
        <w: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instrText>
      </w:r>
      <w:r w:rsidR="00E022A9">
        <w:fldChar w:fldCharType="separate"/>
      </w:r>
      <w:r w:rsidR="003002DF" w:rsidRPr="003002DF">
        <w:rPr>
          <w:rFonts w:ascii="Calibri" w:hAnsi="Calibri" w:cs="Calibri"/>
          <w:noProof/>
          <w:lang w:val="en-GB"/>
        </w:rPr>
        <w:t>[23,46]</w:t>
      </w:r>
      <w:r w:rsidR="00E022A9">
        <w:fldChar w:fldCharType="end"/>
      </w:r>
      <w:r w:rsidR="00E022A9">
        <w:rPr>
          <w:lang w:val="en-GB"/>
        </w:rPr>
        <w:t xml:space="preserve">; this suggests that such literatures are assessed independently of the building context and are therefore not captured by our query. Similarly, the </w:t>
      </w:r>
      <w:r w:rsidR="00E022A9" w:rsidRPr="00E021B6">
        <w:rPr>
          <w:lang w:val="en-GB"/>
        </w:rPr>
        <w:t>lack of a strong policy theme in the buildings literature, as compared to transportation</w:t>
      </w:r>
      <w:r w:rsidR="00E022A9">
        <w:rPr>
          <w:lang w:val="en-GB"/>
        </w:rPr>
        <w:t>,</w:t>
      </w:r>
      <w:r w:rsidR="00E022A9" w:rsidRPr="00E021B6">
        <w:rPr>
          <w:lang w:val="en-GB"/>
        </w:rPr>
        <w:t xml:space="preserve"> may be explained by the differences in governance structures and </w:t>
      </w:r>
      <w:r w:rsidR="00FF290E">
        <w:rPr>
          <w:lang w:val="en-GB"/>
        </w:rPr>
        <w:t xml:space="preserve">the </w:t>
      </w:r>
      <w:r w:rsidR="00E022A9" w:rsidRPr="00E021B6">
        <w:rPr>
          <w:lang w:val="en-GB"/>
        </w:rPr>
        <w:t>intricacies of policy implementation at different scales.</w:t>
      </w:r>
      <w:r w:rsidR="00E6332A">
        <w:rPr>
          <w:lang w:val="en-GB"/>
        </w:rPr>
        <w:t xml:space="preserve"> Whereas t</w:t>
      </w:r>
      <w:r w:rsidR="00E6332A" w:rsidRPr="00945DB5">
        <w:rPr>
          <w:lang w:val="en-GB"/>
        </w:rPr>
        <w:t xml:space="preserve">he </w:t>
      </w:r>
      <w:r w:rsidR="00FF290E">
        <w:rPr>
          <w:lang w:val="en-GB"/>
        </w:rPr>
        <w:t xml:space="preserve">former is likely to comprise </w:t>
      </w:r>
      <w:r w:rsidR="00E6332A" w:rsidRPr="00945DB5">
        <w:rPr>
          <w:lang w:val="en-GB"/>
        </w:rPr>
        <w:t xml:space="preserve">a different set of nationally articulated measures (standards, codes, certificates), with corresponding </w:t>
      </w:r>
      <w:r w:rsidR="00E6332A">
        <w:rPr>
          <w:lang w:val="en-GB"/>
        </w:rPr>
        <w:t xml:space="preserve">burdens in terms of </w:t>
      </w:r>
      <w:r w:rsidR="00E6332A" w:rsidRPr="00945DB5">
        <w:rPr>
          <w:lang w:val="en-GB"/>
        </w:rPr>
        <w:t>institutional and capacity requirements</w:t>
      </w:r>
      <w:r w:rsidR="00E6332A">
        <w:rPr>
          <w:lang w:val="en-GB"/>
        </w:rPr>
        <w:t xml:space="preserve">, the latter </w:t>
      </w:r>
      <w:r w:rsidR="00E6332A" w:rsidRPr="00945DB5">
        <w:rPr>
          <w:lang w:val="en-GB"/>
        </w:rPr>
        <w:t>can be more easily regulated in the urban context of planning, zoning and targeted investment.</w:t>
      </w:r>
    </w:p>
    <w:p w14:paraId="169D22B1" w14:textId="786968FA" w:rsidR="00E6332A" w:rsidRPr="000807CF" w:rsidRDefault="00E6332A" w:rsidP="00E021B6">
      <w:pPr>
        <w:rPr>
          <w:lang w:val="en-US"/>
        </w:rPr>
      </w:pPr>
      <w:r w:rsidRPr="00E6332A">
        <w:rPr>
          <w:lang w:val="en-US"/>
        </w:rPr>
        <w:t>On the other hand, the embeddedness of building design and use within urban form and transportation systems has been largely overlooked</w:t>
      </w:r>
      <w:r>
        <w:rPr>
          <w:lang w:val="en-US"/>
        </w:rPr>
        <w:t xml:space="preserve"> so far</w:t>
      </w:r>
      <w:r w:rsidRPr="00E6332A">
        <w:rPr>
          <w:lang w:val="en-US"/>
        </w:rPr>
        <w:t>.</w:t>
      </w:r>
      <w:r>
        <w:rPr>
          <w:lang w:val="en-US"/>
        </w:rPr>
        <w:t xml:space="preserve"> This is evident in the trade-offs between urban density </w:t>
      </w:r>
      <w:r w:rsidRPr="00E6332A">
        <w:rPr>
          <w:lang w:val="en-US"/>
        </w:rPr>
        <w:t xml:space="preserve">(which </w:t>
      </w:r>
      <w:r>
        <w:rPr>
          <w:lang w:val="en-US"/>
        </w:rPr>
        <w:t>enhances</w:t>
      </w:r>
      <w:r w:rsidRPr="00E6332A">
        <w:rPr>
          <w:lang w:val="en-US"/>
        </w:rPr>
        <w:t xml:space="preserve"> transportation and infrastructure efficiency</w:t>
      </w:r>
      <w:r w:rsidR="003635D4">
        <w:rPr>
          <w:lang w:val="en-US"/>
        </w:rPr>
        <w:t xml:space="preserve"> and implies reduced floor space per capita</w:t>
      </w:r>
      <w:r w:rsidRPr="00E6332A">
        <w:rPr>
          <w:lang w:val="en-US"/>
        </w:rPr>
        <w:t xml:space="preserve">) and building size (increasing height becomes more costly in terms of materials and energy flows). </w:t>
      </w:r>
      <w:r>
        <w:rPr>
          <w:lang w:val="en-US"/>
        </w:rPr>
        <w:t xml:space="preserve">In addition, </w:t>
      </w:r>
      <w:r w:rsidRPr="004E28BB">
        <w:rPr>
          <w:rFonts w:cstheme="minorHAnsi"/>
          <w:lang w:val="en-US"/>
        </w:rPr>
        <w:t xml:space="preserve">public transit corridors, such as bus rapid transit, placed adjacent to new affordable housing developments provide residents with an accessible mobility option </w:t>
      </w:r>
      <w:r w:rsidRPr="004E28BB">
        <w:rPr>
          <w:rFonts w:cstheme="minorHAnsi"/>
          <w:i/>
          <w:lang w:val="en-US"/>
        </w:rPr>
        <w:t>before</w:t>
      </w:r>
      <w:r w:rsidRPr="004E28BB">
        <w:rPr>
          <w:rFonts w:cstheme="minorHAnsi"/>
          <w:lang w:val="en-US"/>
        </w:rPr>
        <w:t xml:space="preserve"> they have purchased a personal vehicle, which has the potential to induce preferences and habits </w:t>
      </w:r>
      <w:r w:rsidR="00FF290E" w:rsidRPr="004E28BB">
        <w:rPr>
          <w:rFonts w:cstheme="minorHAnsi"/>
          <w:lang w:val="en-US"/>
        </w:rPr>
        <w:t>favoring</w:t>
      </w:r>
      <w:r w:rsidRPr="004E28BB">
        <w:rPr>
          <w:rFonts w:cstheme="minorHAnsi"/>
          <w:lang w:val="en-US"/>
        </w:rPr>
        <w:t xml:space="preserve"> public transportation that last for the medium to long term.</w:t>
      </w:r>
      <w:r>
        <w:rPr>
          <w:rFonts w:cstheme="minorHAnsi"/>
          <w:lang w:val="en-US"/>
        </w:rPr>
        <w:t xml:space="preserve"> </w:t>
      </w:r>
      <w:r w:rsidRPr="00E6332A">
        <w:rPr>
          <w:lang w:val="en-US"/>
        </w:rPr>
        <w:t>This indicates an important future direction of research that would consider the additional mitigation benefits from integrat</w:t>
      </w:r>
      <w:r w:rsidR="005B02C9">
        <w:rPr>
          <w:lang w:val="en-US"/>
        </w:rPr>
        <w:t xml:space="preserve">ed land-use and transport planning </w:t>
      </w:r>
      <w:r w:rsidR="00E021B6">
        <w:rPr>
          <w:lang w:val="en-US"/>
        </w:rPr>
        <w:fldChar w:fldCharType="begin" w:fldLock="1"/>
      </w:r>
      <w:r w:rsidR="00E021B6">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E021B6" w:rsidRPr="00E021B6">
        <w:rPr>
          <w:noProof/>
          <w:lang w:val="en-US"/>
        </w:rPr>
        <w:t>[47–50]</w:t>
      </w:r>
      <w:r w:rsidR="00E021B6">
        <w:rPr>
          <w:lang w:val="en-US"/>
        </w:rPr>
        <w:fldChar w:fldCharType="end"/>
      </w:r>
      <w:r w:rsidRPr="00E6332A">
        <w:rPr>
          <w:lang w:val="en-US"/>
        </w:rPr>
        <w:t>, instead of focusing on sector specific options only. Mitigating to 1.5 will require interaction and linkages across multiple urban dimensions</w:t>
      </w:r>
      <w:r>
        <w:rPr>
          <w:lang w:val="en-US"/>
        </w:rPr>
        <w:t xml:space="preserve"> – a</w:t>
      </w:r>
      <w:r w:rsidRPr="00E6332A">
        <w:rPr>
          <w:lang w:val="en-US"/>
        </w:rPr>
        <w:t>nd this is especially true in places with rapidly growing cities.</w:t>
      </w:r>
    </w:p>
    <w:p w14:paraId="52731383" w14:textId="790FE861" w:rsidR="00AD62DC" w:rsidRDefault="00E6332A" w:rsidP="00032DC8">
      <w:pPr>
        <w:rPr>
          <w:bCs/>
          <w:lang w:val="en-US"/>
        </w:rPr>
      </w:pPr>
      <w:r>
        <w:rPr>
          <w:bCs/>
          <w:lang w:val="en-GB"/>
        </w:rPr>
        <w:t xml:space="preserve">Finally, </w:t>
      </w:r>
      <w:r w:rsidR="00032DC8">
        <w:rPr>
          <w:bCs/>
          <w:lang w:val="en-US"/>
        </w:rPr>
        <w:t>i</w:t>
      </w:r>
      <w:r w:rsidR="000C5E34">
        <w:rPr>
          <w:bCs/>
          <w:lang w:val="en-US"/>
        </w:rPr>
        <w:t>t</w:t>
      </w:r>
      <w:r w:rsidR="002969E4">
        <w:rPr>
          <w:bCs/>
          <w:lang w:val="en-US"/>
        </w:rPr>
        <w:t xml:space="preserve"> is striking that the </w:t>
      </w:r>
      <w:r w:rsidR="00032DC8">
        <w:rPr>
          <w:bCs/>
          <w:lang w:val="en-US"/>
        </w:rPr>
        <w:t xml:space="preserve">vast </w:t>
      </w:r>
      <w:r w:rsidR="00472B32">
        <w:rPr>
          <w:bCs/>
          <w:lang w:val="en-US"/>
        </w:rPr>
        <w:t xml:space="preserve">majority </w:t>
      </w:r>
      <w:r w:rsidR="002969E4">
        <w:rPr>
          <w:bCs/>
          <w:lang w:val="en-US"/>
        </w:rPr>
        <w:t xml:space="preserve">of relevant research is not framed in terms of urban climate change mitigation, but rather more </w:t>
      </w:r>
      <w:ins w:id="152" w:author="William Lamb" w:date="2017-10-09T15:54:00Z">
        <w:r w:rsidR="002E2B5D">
          <w:rPr>
            <w:bCs/>
            <w:lang w:val="en-US"/>
          </w:rPr>
          <w:t>sector-</w:t>
        </w:r>
      </w:ins>
      <w:r w:rsidR="002969E4">
        <w:rPr>
          <w:bCs/>
          <w:lang w:val="en-US"/>
        </w:rPr>
        <w:t>specific discussions on policy</w:t>
      </w:r>
      <w:r w:rsidR="0022122A">
        <w:rPr>
          <w:bCs/>
          <w:lang w:val="en-US"/>
        </w:rPr>
        <w:t xml:space="preserve"> </w:t>
      </w:r>
      <w:r w:rsidR="00495B88">
        <w:rPr>
          <w:bCs/>
          <w:lang w:val="en-US"/>
        </w:rPr>
        <w:t>measures</w:t>
      </w:r>
      <w:r w:rsidR="0022122A">
        <w:rPr>
          <w:bCs/>
          <w:lang w:val="en-US"/>
        </w:rPr>
        <w:t xml:space="preserve"> </w:t>
      </w:r>
      <w:r w:rsidR="00495B88">
        <w:rPr>
          <w:bCs/>
          <w:lang w:val="en-US"/>
        </w:rPr>
        <w:t>for energy demand reduction</w:t>
      </w:r>
      <w:del w:id="153" w:author="William Lamb" w:date="2017-10-09T15:54:00Z">
        <w:r w:rsidR="00495B88" w:rsidDel="002E2B5D">
          <w:rPr>
            <w:bCs/>
            <w:lang w:val="en-US"/>
          </w:rPr>
          <w:delText xml:space="preserve">s </w:delText>
        </w:r>
        <w:r w:rsidR="0022122A" w:rsidDel="002E2B5D">
          <w:rPr>
            <w:bCs/>
            <w:lang w:val="en-US"/>
          </w:rPr>
          <w:delText>in particular sectors</w:delText>
        </w:r>
      </w:del>
      <w:r w:rsidR="0022122A">
        <w:rPr>
          <w:bCs/>
          <w:lang w:val="en-US"/>
        </w:rPr>
        <w:t xml:space="preserve">. </w:t>
      </w:r>
      <w:del w:id="154" w:author="William Lamb" w:date="2017-10-09T16:16:00Z">
        <w:r w:rsidR="0022122A" w:rsidRPr="000E5FEC" w:rsidDel="003C0956">
          <w:rPr>
            <w:bCs/>
            <w:highlight w:val="yellow"/>
            <w:lang w:val="en-US"/>
            <w:rPrChange w:id="155"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56" w:author="William Lamb" w:date="2017-10-09T14:01:00Z">
              <w:rPr>
                <w:bCs/>
                <w:lang w:val="en-US"/>
              </w:rPr>
            </w:rPrChange>
          </w:rPr>
          <w:delText xml:space="preserve"> directly</w:delText>
        </w:r>
        <w:r w:rsidR="0022122A" w:rsidDel="003C0956">
          <w:rPr>
            <w:bCs/>
            <w:lang w:val="en-US"/>
          </w:rPr>
          <w:delText xml:space="preserve">. </w:delText>
        </w:r>
      </w:del>
      <w:ins w:id="157" w:author="William Lamb" w:date="2017-10-09T15:55:00Z">
        <w:r w:rsidR="002E2B5D">
          <w:rPr>
            <w:bCs/>
            <w:lang w:val="en-US"/>
          </w:rPr>
          <w:t xml:space="preserve">Apparently </w:t>
        </w:r>
      </w:ins>
      <w:del w:id="158" w:author="William Lamb" w:date="2017-10-09T15:55:00Z">
        <w:r w:rsidR="00032DC8" w:rsidDel="002E2B5D">
          <w:rPr>
            <w:bCs/>
            <w:lang w:val="en-US"/>
          </w:rPr>
          <w:delText xml:space="preserve">This essentially means that </w:delText>
        </w:r>
      </w:del>
      <w:r w:rsidR="00032DC8">
        <w:rPr>
          <w:bCs/>
          <w:lang w:val="en-US"/>
        </w:rPr>
        <w:t xml:space="preserve">the topic of urban climate change policies is just emerging, which is not surprising as there are still very few comparable </w:t>
      </w:r>
      <w:r w:rsidR="00AD62DC">
        <w:rPr>
          <w:bCs/>
          <w:lang w:val="en-US"/>
        </w:rPr>
        <w:t xml:space="preserve">emissions </w:t>
      </w:r>
      <w:r w:rsidR="00032DC8">
        <w:rPr>
          <w:bCs/>
          <w:lang w:val="en-US"/>
        </w:rPr>
        <w:t>data available at the city scale</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instrText>
      </w:r>
      <w:r w:rsidR="00E021B6">
        <w:rPr>
          <w:bCs/>
          <w:lang w:val="en-US"/>
        </w:rPr>
        <w:fldChar w:fldCharType="separate"/>
      </w:r>
      <w:r w:rsidR="00E021B6" w:rsidRPr="00E021B6">
        <w:rPr>
          <w:bCs/>
          <w:noProof/>
          <w:lang w:val="en-US"/>
        </w:rPr>
        <w:t>[8,11]</w:t>
      </w:r>
      <w:r w:rsidR="00E021B6">
        <w:rPr>
          <w:bCs/>
          <w:lang w:val="en-US"/>
        </w:rPr>
        <w:fldChar w:fldCharType="end"/>
      </w:r>
      <w:r w:rsidR="00AD62DC" w:rsidRPr="00AD62DC">
        <w:rPr>
          <w:bCs/>
          <w:lang w:val="en-US"/>
        </w:rPr>
        <w:t xml:space="preserve"> – particularly as large N samples</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instrText>
      </w:r>
      <w:r w:rsidR="00E021B6">
        <w:rPr>
          <w:bCs/>
          <w:lang w:val="en-US"/>
        </w:rPr>
        <w:fldChar w:fldCharType="separate"/>
      </w:r>
      <w:r w:rsidR="00E021B6" w:rsidRPr="00E021B6">
        <w:rPr>
          <w:bCs/>
          <w:noProof/>
          <w:lang w:val="en-US"/>
        </w:rPr>
        <w:t>[16,20,51–53]</w:t>
      </w:r>
      <w:r w:rsidR="00E021B6">
        <w:rPr>
          <w:bCs/>
          <w:lang w:val="en-US"/>
        </w:rPr>
        <w:fldChar w:fldCharType="end"/>
      </w:r>
      <w:del w:id="159" w:author="William Lamb" w:date="2017-10-09T15:53:00Z">
        <w:r w:rsidR="00AD62DC" w:rsidRPr="00AD62DC" w:rsidDel="002E2B5D">
          <w:rPr>
            <w:bCs/>
            <w:lang w:val="en-US"/>
          </w:rPr>
          <w:delText xml:space="preserve"> </w:delText>
        </w:r>
        <w:r w:rsidR="00AD62DC" w:rsidDel="002E2B5D">
          <w:rPr>
            <w:bCs/>
            <w:lang w:val="en-US"/>
          </w:rPr>
          <w:delText>(REFs)</w:delText>
        </w:r>
      </w:del>
      <w:r w:rsidR="00AD62DC">
        <w:rPr>
          <w:bCs/>
          <w:lang w:val="en-US"/>
        </w:rPr>
        <w:t>.</w:t>
      </w:r>
      <w:del w:id="160"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9CA71CD" w:rsidR="00E53D4A" w:rsidRDefault="00495B88" w:rsidP="00032DC8">
      <w:pPr>
        <w:rPr>
          <w:bCs/>
          <w:lang w:val="en-US"/>
        </w:rPr>
      </w:pPr>
      <w:r>
        <w:rPr>
          <w:bCs/>
          <w:lang w:val="en-US"/>
        </w:rPr>
        <w:t>We show that some topics have been better captured than others in AR5. While there might be very good reasons f</w:t>
      </w:r>
      <w:r w:rsidR="006F0679">
        <w:rPr>
          <w:bCs/>
          <w:lang w:val="en-US"/>
        </w:rPr>
        <w:t xml:space="preserve">or those choices, we argue that systematic mappings of the literature landscape could help </w:t>
      </w:r>
      <w:del w:id="161" w:author="William Lamb" w:date="2017-10-09T14:01:00Z">
        <w:r w:rsidR="006F0679" w:rsidDel="000E5FEC">
          <w:rPr>
            <w:bCs/>
            <w:lang w:val="en-US"/>
          </w:rPr>
          <w:delText xml:space="preserve">making </w:delText>
        </w:r>
      </w:del>
      <w:ins w:id="162" w:author="William Lamb" w:date="2017-10-09T14:01:00Z">
        <w:r w:rsidR="000E5FEC">
          <w:rPr>
            <w:bCs/>
            <w:lang w:val="en-US"/>
          </w:rPr>
          <w:t xml:space="preserve">make </w:t>
        </w:r>
      </w:ins>
      <w:r w:rsidR="006F0679">
        <w:rPr>
          <w:bCs/>
          <w:lang w:val="en-US"/>
        </w:rPr>
        <w:t xml:space="preserve">assessment choices transparent and at the same time ensure that none of the major topics are neglected. We further note the availability of multiple </w:t>
      </w:r>
      <w:r w:rsidR="00681BF2">
        <w:rPr>
          <w:bCs/>
          <w:lang w:val="en-US"/>
        </w:rPr>
        <w:t xml:space="preserve">reviews </w:t>
      </w:r>
      <w:r w:rsidR="006F0679">
        <w:rPr>
          <w:bCs/>
          <w:lang w:val="en-US"/>
        </w:rPr>
        <w:t xml:space="preserve">– </w:t>
      </w:r>
      <w:r w:rsidR="000C5E34">
        <w:rPr>
          <w:bCs/>
          <w:lang w:val="en-US"/>
        </w:rPr>
        <w:t xml:space="preserve">a total of 372 in our literature </w:t>
      </w:r>
      <w:r w:rsidR="003B53A8">
        <w:rPr>
          <w:bCs/>
          <w:lang w:val="en-US"/>
        </w:rPr>
        <w:t>corpus</w:t>
      </w:r>
      <w:r w:rsidR="006F0679">
        <w:rPr>
          <w:bCs/>
          <w:lang w:val="en-US"/>
        </w:rPr>
        <w:t xml:space="preserve"> –</w:t>
      </w:r>
      <w:r w:rsidR="000C5E34">
        <w:rPr>
          <w:bCs/>
          <w:lang w:val="en-US"/>
        </w:rPr>
        <w:t xml:space="preserve"> that can be easily identified</w:t>
      </w:r>
      <w:r w:rsidR="00681BF2">
        <w:rPr>
          <w:bCs/>
          <w:lang w:val="en-US"/>
        </w:rPr>
        <w:t xml:space="preserve">. </w:t>
      </w:r>
      <w:r w:rsidR="006F0679">
        <w:rPr>
          <w:bCs/>
          <w:lang w:val="en-US"/>
        </w:rPr>
        <w:t xml:space="preserve">In times when </w:t>
      </w:r>
      <w:del w:id="163" w:author="William Lamb" w:date="2017-10-09T14:01:00Z">
        <w:r w:rsidR="006F0679" w:rsidDel="000E5FEC">
          <w:rPr>
            <w:bCs/>
            <w:lang w:val="en-US"/>
          </w:rPr>
          <w:delText xml:space="preserve">the </w:delText>
        </w:r>
      </w:del>
      <w:r w:rsidR="006F0679">
        <w:rPr>
          <w:bCs/>
          <w:lang w:val="en-US"/>
        </w:rPr>
        <w:t>primary studies can no longer be comprehensively assessed within the IPCC, it seems absolute</w:t>
      </w:r>
      <w:ins w:id="164" w:author="William Lamb" w:date="2017-10-09T14:01:00Z">
        <w:r w:rsidR="000E5FEC">
          <w:rPr>
            <w:bCs/>
            <w:lang w:val="en-US"/>
          </w:rPr>
          <w:t>ly</w:t>
        </w:r>
      </w:ins>
      <w:r w:rsidR="006F0679">
        <w:rPr>
          <w:bCs/>
          <w:lang w:val="en-US"/>
        </w:rPr>
        <w:t xml:space="preserve"> key for the organization to explicitly prioritize the systematic assessment of </w:t>
      </w:r>
      <w:r w:rsidR="00FF290E">
        <w:rPr>
          <w:bCs/>
          <w:lang w:val="en-US"/>
        </w:rPr>
        <w:t xml:space="preserve">these where </w:t>
      </w:r>
      <w:r w:rsidR="006F0679">
        <w:rPr>
          <w:bCs/>
          <w:lang w:val="en-US"/>
        </w:rPr>
        <w:t>available. We provide the</w:t>
      </w:r>
      <w:r w:rsidR="00FF290E">
        <w:rPr>
          <w:bCs/>
          <w:lang w:val="en-US"/>
        </w:rPr>
        <w:t>se</w:t>
      </w:r>
      <w:r w:rsidR="006F0679">
        <w:rPr>
          <w:bCs/>
          <w:lang w:val="en-US"/>
        </w:rPr>
        <w:t xml:space="preserve"> reviews by topic</w:t>
      </w:r>
      <w:r w:rsidR="00FF290E">
        <w:rPr>
          <w:bCs/>
          <w:lang w:val="en-US"/>
        </w:rPr>
        <w:t>, as well as the full document list,</w:t>
      </w:r>
      <w:r w:rsidR="006F0679">
        <w:rPr>
          <w:bCs/>
          <w:lang w:val="en-US"/>
        </w:rPr>
        <w:t xml:space="preserve"> as a resource in the supplementary material.</w:t>
      </w:r>
    </w:p>
    <w:p w14:paraId="5CF9C92F" w14:textId="41C0496B" w:rsidR="00CC24AE" w:rsidRDefault="00CC24AE" w:rsidP="00CC24AE">
      <w:pPr>
        <w:rPr>
          <w:bCs/>
          <w:lang w:val="en-US"/>
        </w:rPr>
      </w:pPr>
      <w:r>
        <w:rPr>
          <w:bCs/>
          <w:lang w:val="en-US"/>
        </w:rPr>
        <w:t>Although there is yet to emerge a literature specific to cities and the 1.5°C target, this goal requires, fundamentally, a broadening of the policy space to harness all available mitigation options</w:t>
      </w:r>
      <w:r w:rsidR="00AD62DC">
        <w:rPr>
          <w:bCs/>
          <w:lang w:val="en-US"/>
        </w:rPr>
        <w:t xml:space="preserve"> across governance scales</w:t>
      </w:r>
      <w:r>
        <w:rPr>
          <w:bCs/>
          <w:lang w:val="en-US"/>
        </w:rPr>
        <w:t>. The challenge of the IPCC Special Report is therefore to examine a much wider array of literature than otherwise might be considered</w:t>
      </w:r>
      <w:del w:id="165" w:author="William Lamb" w:date="2017-10-09T16:03:00Z">
        <w:r w:rsidDel="00C34031">
          <w:rPr>
            <w:bCs/>
            <w:lang w:val="en-US"/>
          </w:rPr>
          <w:delText xml:space="preserve"> – a burdensome task for the authors</w:delText>
        </w:r>
      </w:del>
      <w:del w:id="166" w:author="William Lamb" w:date="2017-10-09T15:58:00Z">
        <w:r w:rsidDel="002E2B5D">
          <w:rPr>
            <w:bCs/>
            <w:lang w:val="en-US"/>
          </w:rPr>
          <w:delText xml:space="preserve">, even in the absence of an exponential growth in the literature </w:delText>
        </w:r>
      </w:del>
      <w:del w:id="167" w:author="William Lamb" w:date="2017-10-09T16:03:00Z">
        <w:r w:rsidDel="00C34031">
          <w:rPr>
            <w:bCs/>
            <w:lang w:val="en-US"/>
          </w:rPr>
          <w:delText>base</w:delText>
        </w:r>
      </w:del>
      <w:r>
        <w:rPr>
          <w:bCs/>
          <w:lang w:val="en-US"/>
        </w:rPr>
        <w:t xml:space="preserve">. </w:t>
      </w:r>
      <w:ins w:id="168" w:author="William Lamb" w:date="2017-10-09T16:06:00Z">
        <w:r w:rsidR="00C34031">
          <w:rPr>
            <w:bCs/>
            <w:lang w:val="en-US"/>
          </w:rPr>
          <w:t xml:space="preserve">Literatures that ought not to be overlooked are those that </w:t>
        </w:r>
      </w:ins>
      <w:ins w:id="169" w:author="William Lamb" w:date="2017-10-09T16:07:00Z">
        <w:r w:rsidR="00C34031">
          <w:rPr>
            <w:bCs/>
            <w:lang w:val="en-US"/>
          </w:rPr>
          <w:t xml:space="preserve">examine </w:t>
        </w:r>
      </w:ins>
      <w:ins w:id="170" w:author="William Lamb" w:date="2017-10-09T16:05:00Z">
        <w:r w:rsidR="00C34031">
          <w:rPr>
            <w:bCs/>
            <w:lang w:val="en-US"/>
          </w:rPr>
          <w:t xml:space="preserve">mitigation options </w:t>
        </w:r>
      </w:ins>
      <w:del w:id="171" w:author="William Lamb" w:date="2017-10-09T16:03:00Z">
        <w:r w:rsidR="0071476E" w:rsidDel="00C34031">
          <w:rPr>
            <w:bCs/>
            <w:lang w:val="en-US"/>
          </w:rPr>
          <w:delText xml:space="preserve">Nonetheless, </w:delText>
        </w:r>
      </w:del>
      <w:del w:id="172" w:author="William Lamb" w:date="2017-10-09T16:05:00Z">
        <w:r w:rsidR="0071476E" w:rsidDel="00C34031">
          <w:rPr>
            <w:bCs/>
            <w:lang w:val="en-US"/>
          </w:rPr>
          <w:delText xml:space="preserve">a </w:delText>
        </w:r>
      </w:del>
      <w:del w:id="173" w:author="William Lamb" w:date="2017-10-09T16:04:00Z">
        <w:r w:rsidR="0071476E" w:rsidDel="00C34031">
          <w:rPr>
            <w:bCs/>
            <w:lang w:val="en-US"/>
          </w:rPr>
          <w:delText xml:space="preserve">range of measures do exist </w:delText>
        </w:r>
      </w:del>
      <w:r w:rsidR="0071476E">
        <w:rPr>
          <w:bCs/>
          <w:lang w:val="en-US"/>
        </w:rPr>
        <w:t xml:space="preserve">in </w:t>
      </w:r>
      <w:ins w:id="174" w:author="William Lamb" w:date="2017-10-09T16:05:00Z">
        <w:r w:rsidR="00C34031">
          <w:rPr>
            <w:bCs/>
            <w:lang w:val="en-US"/>
          </w:rPr>
          <w:t xml:space="preserve">the </w:t>
        </w:r>
      </w:ins>
      <w:del w:id="175" w:author="William Lamb" w:date="2017-10-09T16:05:00Z">
        <w:r w:rsidR="0071476E" w:rsidDel="00C34031">
          <w:rPr>
            <w:bCs/>
            <w:lang w:val="en-US"/>
          </w:rPr>
          <w:delText xml:space="preserve">the </w:delText>
        </w:r>
      </w:del>
      <w:r w:rsidR="0071476E">
        <w:rPr>
          <w:bCs/>
          <w:lang w:val="en-US"/>
        </w:rPr>
        <w:t>building</w:t>
      </w:r>
      <w:del w:id="176" w:author="William Lamb" w:date="2017-10-09T16:05:00Z">
        <w:r w:rsidR="0071476E" w:rsidDel="00C34031">
          <w:rPr>
            <w:bCs/>
            <w:lang w:val="en-US"/>
          </w:rPr>
          <w:delText>s</w:delText>
        </w:r>
      </w:del>
      <w:r w:rsidR="0071476E">
        <w:rPr>
          <w:bCs/>
          <w:lang w:val="en-US"/>
        </w:rPr>
        <w:t>, transportation</w:t>
      </w:r>
      <w:ins w:id="177" w:author="William Lamb" w:date="2017-10-09T16:05:00Z">
        <w:r w:rsidR="00C34031">
          <w:rPr>
            <w:bCs/>
            <w:lang w:val="en-US"/>
          </w:rPr>
          <w:t xml:space="preserve"> </w:t>
        </w:r>
      </w:ins>
      <w:del w:id="178" w:author="William Lamb" w:date="2017-10-09T16:05:00Z">
        <w:r w:rsidR="0071476E" w:rsidDel="00C34031">
          <w:rPr>
            <w:bCs/>
            <w:lang w:val="en-US"/>
          </w:rPr>
          <w:delText xml:space="preserve">, </w:delText>
        </w:r>
      </w:del>
      <w:ins w:id="179" w:author="William Lamb" w:date="2017-10-09T16:05:00Z">
        <w:r w:rsidR="00C34031">
          <w:rPr>
            <w:bCs/>
            <w:lang w:val="en-US"/>
          </w:rPr>
          <w:t xml:space="preserve">and </w:t>
        </w:r>
      </w:ins>
      <w:del w:id="180" w:author="William Lamb" w:date="2017-10-09T16:05:00Z">
        <w:r w:rsidR="0071476E" w:rsidDel="00C34031">
          <w:rPr>
            <w:bCs/>
            <w:lang w:val="en-US"/>
          </w:rPr>
          <w:delText xml:space="preserve">urban form, and </w:delText>
        </w:r>
      </w:del>
      <w:r w:rsidR="0071476E">
        <w:rPr>
          <w:bCs/>
          <w:lang w:val="en-US"/>
        </w:rPr>
        <w:t>waste sectors,</w:t>
      </w:r>
      <w:ins w:id="181" w:author="William Lamb" w:date="2017-10-09T16:05:00Z">
        <w:r w:rsidR="00C34031">
          <w:rPr>
            <w:bCs/>
            <w:lang w:val="en-US"/>
          </w:rPr>
          <w:t xml:space="preserve"> and </w:t>
        </w:r>
        <w:r w:rsidR="00C34031">
          <w:rPr>
            <w:bCs/>
            <w:lang w:val="en-US"/>
          </w:rPr>
          <w:lastRenderedPageBreak/>
          <w:t>through urban form</w:t>
        </w:r>
      </w:ins>
      <w:del w:id="182" w:author="William Lamb" w:date="2017-10-09T16:07:00Z">
        <w:r w:rsidR="0071476E" w:rsidDel="00C34031">
          <w:rPr>
            <w:bCs/>
            <w:lang w:val="en-US"/>
          </w:rPr>
          <w:delText xml:space="preserve"> each with large supporting literatures that have been partially overlooked so far</w:delText>
        </w:r>
      </w:del>
      <w:r w:rsidR="0071476E">
        <w:rPr>
          <w:bCs/>
          <w:lang w:val="en-US"/>
        </w:rPr>
        <w:t xml:space="preserve">. Only a systematic and transparent approach will uncover their potential and pave the way for meaningful entry points into deep and lasting urban climate change mitigation. </w:t>
      </w:r>
    </w:p>
    <w:p w14:paraId="389CE00D" w14:textId="77777777" w:rsidR="00E021B6" w:rsidRDefault="00E021B6">
      <w:pPr>
        <w:rPr>
          <w:lang w:val="en-US"/>
        </w:rPr>
      </w:pPr>
      <w:r>
        <w:rPr>
          <w:lang w:val="en-US"/>
        </w:rPr>
        <w:br w:type="page"/>
      </w:r>
    </w:p>
    <w:p w14:paraId="1E045605" w14:textId="58FF35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756EFE">
        <w:rPr>
          <w:rFonts w:ascii="Calibri" w:hAnsi="Calibri" w:cs="Times New Roman"/>
          <w:noProof/>
          <w:szCs w:val="24"/>
          <w:lang w:val="en-GB"/>
        </w:rPr>
        <w:t xml:space="preserve">1. </w:t>
      </w:r>
      <w:r w:rsidRPr="00756EFE">
        <w:rPr>
          <w:rFonts w:ascii="Calibri" w:hAnsi="Calibri" w:cs="Times New Roman"/>
          <w:noProof/>
          <w:szCs w:val="24"/>
          <w:lang w:val="en-GB"/>
        </w:rPr>
        <w:tab/>
      </w:r>
      <w:r w:rsidRPr="00C66E70">
        <w:rPr>
          <w:rFonts w:ascii="Calibri" w:hAnsi="Calibri" w:cs="Times New Roman"/>
          <w:noProof/>
          <w:szCs w:val="24"/>
          <w:lang w:val="en-GB"/>
        </w:rPr>
        <w:t xml:space="preserve">Rogelj J, Luderer G, Pietzcker RC, Kriegler E, Schaeffer M, Krey V, Riahi K: </w:t>
      </w:r>
      <w:r w:rsidRPr="00C66E70">
        <w:rPr>
          <w:rFonts w:ascii="Calibri" w:hAnsi="Calibri" w:cs="Times New Roman"/>
          <w:b/>
          <w:bCs/>
          <w:noProof/>
          <w:szCs w:val="24"/>
          <w:lang w:val="en-GB"/>
        </w:rPr>
        <w:t>Energy system transformations for limiting end-of-century warming to below 1.5 °</w:t>
      </w:r>
      <w:r w:rsidR="00C66E70" w:rsidRPr="00C66E70">
        <w:rPr>
          <w:rFonts w:ascii="Calibri" w:hAnsi="Calibri" w:cs="Times New Roman"/>
          <w:b/>
          <w:bCs/>
          <w:noProof/>
          <w:szCs w:val="24"/>
          <w:lang w:val="en-GB"/>
        </w:rPr>
        <w:t xml:space="preserve">C </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w:t>
      </w:r>
      <w:r w:rsidRPr="00756EFE">
        <w:rPr>
          <w:rFonts w:ascii="Calibri" w:hAnsi="Calibri" w:cs="Times New Roman"/>
          <w:noProof/>
          <w:szCs w:val="24"/>
          <w:lang w:val="en-GB"/>
        </w:rPr>
        <w:t>:519–527.</w:t>
      </w:r>
    </w:p>
    <w:p w14:paraId="2764B018" w14:textId="456827E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 </w:t>
      </w:r>
      <w:r w:rsidRPr="00756EFE">
        <w:rPr>
          <w:rFonts w:ascii="Calibri" w:hAnsi="Calibri" w:cs="Times New Roman"/>
          <w:noProof/>
          <w:szCs w:val="24"/>
          <w:lang w:val="en-GB"/>
        </w:rPr>
        <w:tab/>
      </w:r>
      <w:r w:rsidRPr="00C66E70">
        <w:rPr>
          <w:rFonts w:ascii="Calibri" w:hAnsi="Calibri" w:cs="Times New Roman"/>
          <w:noProof/>
          <w:szCs w:val="24"/>
          <w:lang w:val="en-GB"/>
        </w:rPr>
        <w:t xml:space="preserve">Luderer G, Pietzcker RC, Bertram C, Kriegler E, Meinshausen M, Edenhofer O: </w:t>
      </w:r>
      <w:r w:rsidRPr="00C66E70">
        <w:rPr>
          <w:rFonts w:ascii="Calibri" w:hAnsi="Calibri" w:cs="Times New Roman"/>
          <w:b/>
          <w:bCs/>
          <w:noProof/>
          <w:szCs w:val="24"/>
          <w:lang w:val="en-GB"/>
        </w:rPr>
        <w:t>Economic mitigation challenges: how further delay closes the door</w:t>
      </w:r>
      <w:r w:rsidR="00C66E70" w:rsidRPr="00C66E70">
        <w:rPr>
          <w:rFonts w:ascii="Calibri" w:hAnsi="Calibri" w:cs="Times New Roman"/>
          <w:b/>
          <w:bCs/>
          <w:noProof/>
          <w:szCs w:val="24"/>
          <w:lang w:val="en-GB"/>
        </w:rPr>
        <w:t xml:space="preserve"> for achieving climate targets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:34033.</w:t>
      </w:r>
    </w:p>
    <w:p w14:paraId="5CC45DFC" w14:textId="672CCA6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 </w:t>
      </w:r>
      <w:r w:rsidRPr="00756EFE">
        <w:rPr>
          <w:rFonts w:ascii="Calibri" w:hAnsi="Calibri" w:cs="Times New Roman"/>
          <w:noProof/>
          <w:szCs w:val="24"/>
          <w:lang w:val="en-GB"/>
        </w:rPr>
        <w:tab/>
        <w:t xml:space="preserve">Clarke L, Jiang K, Akimoto K, Babiker M, Blanford G, Fisher-Vanden K, Hourcade JC, Krey V, Kriegler E, Loschel A, et al.: </w:t>
      </w:r>
      <w:r w:rsidRPr="00756EFE">
        <w:rPr>
          <w:rFonts w:ascii="Calibri" w:hAnsi="Calibri" w:cs="Times New Roman"/>
          <w:b/>
          <w:bCs/>
          <w:noProof/>
          <w:szCs w:val="24"/>
          <w:lang w:val="en-GB"/>
        </w:rPr>
        <w:t>Ass</w:t>
      </w:r>
      <w:r w:rsidR="00880DDF" w:rsidRPr="00756EFE">
        <w:rPr>
          <w:rFonts w:ascii="Calibri" w:hAnsi="Calibri" w:cs="Times New Roman"/>
          <w:b/>
          <w:bCs/>
          <w:noProof/>
          <w:szCs w:val="24"/>
          <w:lang w:val="en-GB"/>
        </w:rPr>
        <w:t>essing transformation pathways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A, Adler A, Baum I, Brunner S, Eickemeier P, et al. Cambridge University Press; 2014.</w:t>
      </w:r>
    </w:p>
    <w:p w14:paraId="7456818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 </w:t>
      </w:r>
      <w:r w:rsidRPr="00756EFE">
        <w:rPr>
          <w:rFonts w:ascii="Calibri" w:hAnsi="Calibri" w:cs="Times New Roman"/>
          <w:noProof/>
          <w:szCs w:val="24"/>
          <w:lang w:val="en-GB"/>
        </w:rPr>
        <w:tab/>
        <w:t xml:space="preserve">IPCC: </w:t>
      </w:r>
      <w:r w:rsidRPr="00756EFE">
        <w:rPr>
          <w:rFonts w:ascii="Calibri" w:hAnsi="Calibri" w:cs="Times New Roman"/>
          <w:b/>
          <w:bCs/>
          <w:noProof/>
          <w:szCs w:val="24"/>
          <w:lang w:val="en-GB"/>
        </w:rPr>
        <w:t>Summary for Policymakers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2014:1–33.</w:t>
      </w:r>
    </w:p>
    <w:p w14:paraId="35B346D2" w14:textId="5E45B57F"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 </w:t>
      </w:r>
      <w:r w:rsidRPr="00756EFE">
        <w:rPr>
          <w:rFonts w:ascii="Calibri" w:hAnsi="Calibri" w:cs="Times New Roman"/>
          <w:noProof/>
          <w:szCs w:val="24"/>
          <w:lang w:val="en-GB"/>
        </w:rPr>
        <w:tab/>
      </w:r>
      <w:r w:rsidRPr="00C66E70">
        <w:rPr>
          <w:rFonts w:ascii="Calibri" w:hAnsi="Calibri" w:cs="Times New Roman"/>
          <w:noProof/>
          <w:szCs w:val="24"/>
          <w:lang w:val="en-GB"/>
        </w:rPr>
        <w:t xml:space="preserve">Creutzig F, Agoston P, Minx JC, Canadell JG, Andrew RM, Quéré C Le, Peters GP, Sharifi A, Yamagata Y, Dhakal S: </w:t>
      </w:r>
      <w:r w:rsidRPr="00C66E70">
        <w:rPr>
          <w:rFonts w:ascii="Calibri" w:hAnsi="Calibri" w:cs="Times New Roman"/>
          <w:b/>
          <w:bCs/>
          <w:noProof/>
          <w:szCs w:val="24"/>
          <w:lang w:val="en-GB"/>
        </w:rPr>
        <w:t>Urban infrastructure choic</w:t>
      </w:r>
      <w:r w:rsidR="00C66E70" w:rsidRPr="00C66E70">
        <w:rPr>
          <w:rFonts w:ascii="Calibri" w:hAnsi="Calibri" w:cs="Times New Roman"/>
          <w:b/>
          <w:bCs/>
          <w:noProof/>
          <w:szCs w:val="24"/>
          <w:lang w:val="en-GB"/>
        </w:rPr>
        <w:t>es structure climate solutions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6</w:t>
      </w:r>
      <w:r w:rsidRPr="00756EFE">
        <w:rPr>
          <w:rFonts w:ascii="Calibri" w:hAnsi="Calibri" w:cs="Times New Roman"/>
          <w:noProof/>
          <w:szCs w:val="24"/>
          <w:lang w:val="en-GB"/>
        </w:rPr>
        <w:t>:1054.</w:t>
      </w:r>
    </w:p>
    <w:p w14:paraId="39B0C40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6. </w:t>
      </w:r>
      <w:r w:rsidRPr="00756EFE">
        <w:rPr>
          <w:rFonts w:ascii="Calibri" w:hAnsi="Calibri" w:cs="Times New Roman"/>
          <w:noProof/>
          <w:szCs w:val="24"/>
          <w:lang w:val="en-GB"/>
        </w:rPr>
        <w:tab/>
        <w:t xml:space="preserve">Müller DB, Liu G, Løvik AN, Modaresi R, Pauliuk S, Steinhoff FS, Brattebø H: </w:t>
      </w:r>
      <w:r w:rsidRPr="00756EFE">
        <w:rPr>
          <w:rFonts w:ascii="Calibri" w:hAnsi="Calibri" w:cs="Times New Roman"/>
          <w:b/>
          <w:bCs/>
          <w:noProof/>
          <w:szCs w:val="24"/>
          <w:lang w:val="en-GB"/>
        </w:rPr>
        <w:t>Carbon Emissions of Infrastructure Development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Technol.</w:t>
      </w:r>
      <w:r w:rsidRPr="00756EFE">
        <w:rPr>
          <w:rFonts w:ascii="Calibri" w:hAnsi="Calibri" w:cs="Times New Roman"/>
          <w:noProof/>
          <w:szCs w:val="24"/>
          <w:lang w:val="en-GB"/>
        </w:rPr>
        <w:t xml:space="preserve"> 2013, doi:10.1021/es402618m.</w:t>
      </w:r>
    </w:p>
    <w:p w14:paraId="4D5CFCEF" w14:textId="3851277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7. </w:t>
      </w:r>
      <w:r w:rsidRPr="00756EFE">
        <w:rPr>
          <w:rFonts w:ascii="Calibri" w:hAnsi="Calibri" w:cs="Times New Roman"/>
          <w:noProof/>
          <w:szCs w:val="24"/>
          <w:lang w:val="en-GB"/>
        </w:rPr>
        <w:tab/>
      </w:r>
      <w:r w:rsidRPr="0045398A">
        <w:rPr>
          <w:rFonts w:ascii="Calibri" w:hAnsi="Calibri" w:cs="Times New Roman"/>
          <w:noProof/>
          <w:szCs w:val="24"/>
          <w:lang w:val="en-GB"/>
        </w:rPr>
        <w:t xml:space="preserve">Erickson P, Tempest K: </w:t>
      </w:r>
      <w:r w:rsidRPr="0045398A">
        <w:rPr>
          <w:rFonts w:ascii="Calibri" w:hAnsi="Calibri" w:cs="Times New Roman"/>
          <w:i/>
          <w:iCs/>
          <w:noProof/>
          <w:szCs w:val="24"/>
          <w:lang w:val="en-GB"/>
        </w:rPr>
        <w:t>Keeping cities green: Avoiding carbon lo</w:t>
      </w:r>
      <w:r w:rsidR="00880DDF" w:rsidRPr="0045398A">
        <w:rPr>
          <w:rFonts w:ascii="Calibri" w:hAnsi="Calibri" w:cs="Times New Roman"/>
          <w:i/>
          <w:iCs/>
          <w:noProof/>
          <w:szCs w:val="24"/>
          <w:lang w:val="en-GB"/>
        </w:rPr>
        <w:t>ck-in due to urban development</w:t>
      </w:r>
      <w:r w:rsidRPr="0045398A">
        <w:rPr>
          <w:rFonts w:ascii="Calibri" w:hAnsi="Calibri" w:cs="Times New Roman"/>
          <w:noProof/>
          <w:szCs w:val="24"/>
          <w:lang w:val="en-GB"/>
        </w:rPr>
        <w:t xml:space="preserve">. </w:t>
      </w:r>
      <w:r w:rsidRPr="00756EFE">
        <w:rPr>
          <w:rFonts w:ascii="Calibri" w:hAnsi="Calibri" w:cs="Times New Roman"/>
          <w:noProof/>
          <w:szCs w:val="24"/>
          <w:lang w:val="en-GB"/>
        </w:rPr>
        <w:t>2015.</w:t>
      </w:r>
    </w:p>
    <w:p w14:paraId="03604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8. </w:t>
      </w:r>
      <w:r w:rsidRPr="00756EFE">
        <w:rPr>
          <w:rFonts w:ascii="Calibri" w:hAnsi="Calibri" w:cs="Times New Roman"/>
          <w:noProof/>
          <w:szCs w:val="24"/>
          <w:lang w:val="en-GB"/>
        </w:rPr>
        <w:tab/>
        <w:t xml:space="preserve">Karen C. S, Dhakal S, Bigio A, Blanco H, Delgado GC, Dewar D, Huang L, Inaba A, Kansal A, Lwasa S, et al.: </w:t>
      </w:r>
      <w:r w:rsidRPr="00756EFE">
        <w:rPr>
          <w:rFonts w:ascii="Calibri" w:hAnsi="Calibri" w:cs="Times New Roman"/>
          <w:b/>
          <w:bCs/>
          <w:noProof/>
          <w:szCs w:val="24"/>
          <w:lang w:val="en-GB"/>
        </w:rPr>
        <w:t>Human Settlements, Infrastructure, and Spatial Planning</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 Cambridge University Press; 2014:923–1000.</w:t>
      </w:r>
    </w:p>
    <w:p w14:paraId="1F6E0ECA" w14:textId="5AE8E22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9. </w:t>
      </w:r>
      <w:r w:rsidRPr="00756EFE">
        <w:rPr>
          <w:rFonts w:ascii="Calibri" w:hAnsi="Calibri" w:cs="Times New Roman"/>
          <w:noProof/>
          <w:szCs w:val="24"/>
          <w:lang w:val="en-GB"/>
        </w:rPr>
        <w:tab/>
        <w:t xml:space="preserve">Seto K, Dhakal S, Bigio AG, Blanco H, Delgado GC, Dewar D, Huang L, Inaba A, Kansal A, Lwasa S, et al.: </w:t>
      </w:r>
      <w:r w:rsidRPr="00756EFE">
        <w:rPr>
          <w:rFonts w:ascii="Calibri" w:hAnsi="Calibri" w:cs="Times New Roman"/>
          <w:b/>
          <w:bCs/>
          <w:noProof/>
          <w:szCs w:val="24"/>
          <w:lang w:val="en-GB"/>
        </w:rPr>
        <w:t>Chapter 12: Human Settlements, Infrastructure, and Spatial Planning</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 2014 Mitig. Clim. Chang. Contrib. Work. Gr. III to Fifth Assess. Rep. Intergov. Panel Clim. Chang.</w:t>
      </w:r>
      <w:r w:rsidR="00C66E70" w:rsidRPr="00756EFE">
        <w:rPr>
          <w:rFonts w:ascii="Calibri" w:hAnsi="Calibri" w:cs="Times New Roman"/>
          <w:noProof/>
          <w:szCs w:val="24"/>
          <w:lang w:val="en-GB"/>
        </w:rPr>
        <w:t xml:space="preserve"> 2014</w:t>
      </w:r>
      <w:r w:rsidRPr="00756EFE">
        <w:rPr>
          <w:rFonts w:ascii="Calibri" w:hAnsi="Calibri" w:cs="Times New Roman"/>
          <w:noProof/>
          <w:szCs w:val="24"/>
          <w:lang w:val="en-GB"/>
        </w:rPr>
        <w:t>.</w:t>
      </w:r>
    </w:p>
    <w:p w14:paraId="5C3A2FD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10. </w:t>
      </w:r>
      <w:r w:rsidRPr="00756EFE">
        <w:rPr>
          <w:rFonts w:ascii="Calibri" w:hAnsi="Calibri" w:cs="Times New Roman"/>
          <w:noProof/>
          <w:szCs w:val="24"/>
          <w:lang w:val="en-GB"/>
        </w:rPr>
        <w:tab/>
        <w:t xml:space="preserve">Somanthan E, Sterner T, Sugiyama T, Chimanikire D, Dubash NK, Essandoh-Yeddu J, Fifita S, Goulder L, Jaffe A, Labandeira X, et al.: </w:t>
      </w:r>
      <w:r w:rsidRPr="00756EFE">
        <w:rPr>
          <w:rFonts w:ascii="Calibri" w:hAnsi="Calibri" w:cs="Times New Roman"/>
          <w:b/>
          <w:bCs/>
          <w:noProof/>
          <w:szCs w:val="24"/>
          <w:lang w:val="en-GB"/>
        </w:rPr>
        <w:t>National and Sub-national Policies and Institutions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2014:1141–1206.</w:t>
      </w:r>
    </w:p>
    <w:p w14:paraId="3F49A6B1" w14:textId="671BDC43"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11. </w:t>
      </w:r>
      <w:r w:rsidRPr="00756EFE">
        <w:rPr>
          <w:rFonts w:ascii="Calibri" w:hAnsi="Calibri" w:cs="Times New Roman"/>
          <w:noProof/>
          <w:szCs w:val="24"/>
          <w:lang w:val="en-GB"/>
        </w:rPr>
        <w:tab/>
        <w:t xml:space="preserve">Grubler A, Bai X, Buettner T, Dhakal S, Fisk D, Ichinose T, Keristead J, Sammer G, Satterthwaite D, Schulz N, et al.: </w:t>
      </w:r>
      <w:r w:rsidRPr="00756EFE">
        <w:rPr>
          <w:rFonts w:ascii="Calibri" w:hAnsi="Calibri" w:cs="Times New Roman"/>
          <w:b/>
          <w:bCs/>
          <w:noProof/>
          <w:szCs w:val="24"/>
          <w:lang w:val="en-GB"/>
        </w:rPr>
        <w:t>Urban Energy Systems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Global Energy Assessment - Toward a Sustainable Future</w:t>
      </w:r>
      <w:r w:rsidRPr="00756EFE">
        <w:rPr>
          <w:rFonts w:ascii="Calibri" w:hAnsi="Calibri" w:cs="Times New Roman"/>
          <w:noProof/>
          <w:szCs w:val="24"/>
          <w:lang w:val="en-GB"/>
        </w:rPr>
        <w:t>. . International Institute for Applied Systems Analysis and Cambridge University Press; 2012:1307–1400.</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climate drivers on global scale (ref 1</w:t>
      </w:r>
      <w:r w:rsidR="000235B6">
        <w:rPr>
          <w:rFonts w:ascii="Calibri" w:hAnsi="Calibri" w:cs="Times New Roman"/>
          <w:b/>
          <w:bCs/>
          <w:noProof/>
          <w:szCs w:val="24"/>
          <w:lang w:val="en-GB"/>
        </w:rPr>
        <w:t>6</w:t>
      </w:r>
      <w:r w:rsidR="000235B6" w:rsidRPr="000235B6">
        <w:rPr>
          <w:rFonts w:ascii="Calibri" w:hAnsi="Calibri" w:cs="Times New Roman"/>
          <w:b/>
          <w:bCs/>
          <w:noProof/>
          <w:szCs w:val="24"/>
          <w:lang w:val="en-GB"/>
        </w:rPr>
        <w:t>,1</w:t>
      </w:r>
      <w:r w:rsidR="000235B6">
        <w:rPr>
          <w:rFonts w:ascii="Calibri" w:hAnsi="Calibri" w:cs="Times New Roman"/>
          <w:b/>
          <w:bCs/>
          <w:noProof/>
          <w:szCs w:val="24"/>
          <w:lang w:val="en-GB"/>
        </w:rPr>
        <w:t>9</w:t>
      </w:r>
      <w:r w:rsidR="000235B6" w:rsidRPr="000235B6">
        <w:rPr>
          <w:rFonts w:ascii="Calibri" w:hAnsi="Calibri" w:cs="Times New Roman"/>
          <w:b/>
          <w:bCs/>
          <w:noProof/>
          <w:szCs w:val="24"/>
          <w:lang w:val="en-GB"/>
        </w:rPr>
        <w:t>).]</w:t>
      </w:r>
    </w:p>
    <w:p w14:paraId="078CA381" w14:textId="76A2504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12. </w:t>
      </w:r>
      <w:r w:rsidRPr="00756EFE">
        <w:rPr>
          <w:rFonts w:ascii="Calibri" w:hAnsi="Calibri" w:cs="Times New Roman"/>
          <w:noProof/>
          <w:szCs w:val="24"/>
          <w:lang w:val="en-GB"/>
        </w:rPr>
        <w:tab/>
        <w:t xml:space="preserve">IPCC: </w:t>
      </w:r>
      <w:r w:rsidRPr="00756EFE">
        <w:rPr>
          <w:rFonts w:ascii="Calibri" w:hAnsi="Calibri" w:cs="Times New Roman"/>
          <w:i/>
          <w:iCs/>
          <w:noProof/>
          <w:szCs w:val="24"/>
          <w:lang w:val="en-GB"/>
        </w:rPr>
        <w:t>Decision IPCC/XLIV-4. Sixth Assessment Report (AR6) Products, Outline of the Special Report on 1.5°</w:t>
      </w:r>
      <w:r w:rsidR="00C66E70" w:rsidRPr="00756EFE">
        <w:rPr>
          <w:rFonts w:ascii="Calibri" w:hAnsi="Calibri" w:cs="Times New Roman"/>
          <w:i/>
          <w:iCs/>
          <w:noProof/>
          <w:szCs w:val="24"/>
          <w:lang w:val="en-GB"/>
        </w:rPr>
        <w:t>C</w:t>
      </w:r>
      <w:r w:rsidRPr="00756EFE">
        <w:rPr>
          <w:rFonts w:ascii="Calibri" w:hAnsi="Calibri" w:cs="Times New Roman"/>
          <w:noProof/>
          <w:szCs w:val="24"/>
          <w:lang w:val="en-GB"/>
        </w:rPr>
        <w:t>. 2018.</w:t>
      </w:r>
    </w:p>
    <w:p w14:paraId="39693F1D" w14:textId="23B9204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13. </w:t>
      </w:r>
      <w:r w:rsidRPr="00756EFE">
        <w:rPr>
          <w:rFonts w:ascii="Calibri" w:hAnsi="Calibri" w:cs="Times New Roman"/>
          <w:noProof/>
          <w:szCs w:val="24"/>
          <w:lang w:val="en-GB"/>
        </w:rPr>
        <w:tab/>
      </w:r>
      <w:r w:rsidRPr="00C66E70">
        <w:rPr>
          <w:rFonts w:ascii="Calibri" w:hAnsi="Calibri" w:cs="Times New Roman"/>
          <w:noProof/>
          <w:szCs w:val="24"/>
          <w:lang w:val="en-GB"/>
        </w:rPr>
        <w:t xml:space="preserve">Wilson C, Grubler A, Gallagher KS, Nemet GF: </w:t>
      </w:r>
      <w:r w:rsidRPr="00C66E70">
        <w:rPr>
          <w:rFonts w:ascii="Calibri" w:hAnsi="Calibri" w:cs="Times New Roman"/>
          <w:b/>
          <w:bCs/>
          <w:noProof/>
          <w:szCs w:val="24"/>
          <w:lang w:val="en-GB"/>
        </w:rPr>
        <w:t>Marginalization of end-use technologies in energy inn</w:t>
      </w:r>
      <w:r w:rsidR="00C66E70" w:rsidRPr="00C66E70">
        <w:rPr>
          <w:rFonts w:ascii="Calibri" w:hAnsi="Calibri" w:cs="Times New Roman"/>
          <w:b/>
          <w:bCs/>
          <w:noProof/>
          <w:szCs w:val="24"/>
          <w:lang w:val="en-GB"/>
        </w:rPr>
        <w:t>ovation for climate protection</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2</w:t>
      </w:r>
      <w:r w:rsidRPr="00756EFE">
        <w:rPr>
          <w:rFonts w:ascii="Calibri" w:hAnsi="Calibri" w:cs="Times New Roman"/>
          <w:noProof/>
          <w:szCs w:val="24"/>
          <w:lang w:val="en-GB"/>
        </w:rPr>
        <w:t>:780–788.</w:t>
      </w:r>
    </w:p>
    <w:p w14:paraId="15A71EAB"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14.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Evolving Narratives of Low-Carbon Futures in Transportation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Rev.</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36</w:t>
      </w:r>
      <w:r w:rsidRPr="00756EFE">
        <w:rPr>
          <w:rFonts w:ascii="Calibri" w:hAnsi="Calibri" w:cs="Times New Roman"/>
          <w:noProof/>
          <w:szCs w:val="24"/>
          <w:lang w:val="en-GB"/>
        </w:rPr>
        <w:t>:341–360.</w:t>
      </w:r>
    </w:p>
    <w:p w14:paraId="47504583" w14:textId="1EA76C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15. </w:t>
      </w:r>
      <w:r w:rsidRPr="00756EFE">
        <w:rPr>
          <w:rFonts w:ascii="Calibri" w:hAnsi="Calibri" w:cs="Times New Roman"/>
          <w:noProof/>
          <w:szCs w:val="24"/>
          <w:lang w:val="en-GB"/>
        </w:rPr>
        <w:tab/>
      </w:r>
      <w:r w:rsidRPr="00C66E70">
        <w:rPr>
          <w:rFonts w:ascii="Calibri" w:hAnsi="Calibri" w:cs="Times New Roman"/>
          <w:noProof/>
          <w:szCs w:val="24"/>
          <w:lang w:val="en-GB"/>
        </w:rPr>
        <w:t xml:space="preserve">O’Neill BC, Dalton M, Fuchs R, Jiang L, Pachauri S, Zigova K: </w:t>
      </w:r>
      <w:r w:rsidRPr="00C66E70">
        <w:rPr>
          <w:rFonts w:ascii="Calibri" w:hAnsi="Calibri" w:cs="Times New Roman"/>
          <w:b/>
          <w:bCs/>
          <w:noProof/>
          <w:szCs w:val="24"/>
          <w:lang w:val="en-GB"/>
        </w:rPr>
        <w:t>Global demographic trend</w:t>
      </w:r>
      <w:r w:rsidR="00C66E70" w:rsidRPr="00C66E70">
        <w:rPr>
          <w:rFonts w:ascii="Calibri" w:hAnsi="Calibri" w:cs="Times New Roman"/>
          <w:b/>
          <w:bCs/>
          <w:noProof/>
          <w:szCs w:val="24"/>
          <w:lang w:val="en-GB"/>
        </w:rPr>
        <w:t>s and future carbon emissions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Proc. Natl. Acad. Sci. U. S. A.</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107</w:t>
      </w:r>
      <w:r w:rsidRPr="00756EFE">
        <w:rPr>
          <w:rFonts w:ascii="Calibri" w:hAnsi="Calibri" w:cs="Times New Roman"/>
          <w:noProof/>
          <w:szCs w:val="24"/>
          <w:lang w:val="en-GB"/>
        </w:rPr>
        <w:t>:17521–6.</w:t>
      </w:r>
    </w:p>
    <w:p w14:paraId="6D877FB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16. </w:t>
      </w:r>
      <w:r w:rsidRPr="00756EFE">
        <w:rPr>
          <w:rFonts w:ascii="Calibri" w:hAnsi="Calibri" w:cs="Times New Roman"/>
          <w:noProof/>
          <w:szCs w:val="24"/>
          <w:lang w:val="en-GB"/>
        </w:rPr>
        <w:tab/>
        <w:t xml:space="preserve">Creutzig F, Baiocchi G, Bierkandt R, Pichler P-P, Seto KC: </w:t>
      </w:r>
      <w:r w:rsidRPr="00756EFE">
        <w:rPr>
          <w:rFonts w:ascii="Calibri" w:hAnsi="Calibri" w:cs="Times New Roman"/>
          <w:b/>
          <w:bCs/>
          <w:noProof/>
          <w:szCs w:val="24"/>
          <w:lang w:val="en-GB"/>
        </w:rPr>
        <w:t>Global Typology of Urban Energy Use and Potentials for an Urbanization Mitigation Wedge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Proc. Natl. Acad. Sci.</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112</w:t>
      </w:r>
      <w:r w:rsidRPr="00756EFE">
        <w:rPr>
          <w:rFonts w:ascii="Calibri" w:hAnsi="Calibri" w:cs="Times New Roman"/>
          <w:noProof/>
          <w:szCs w:val="24"/>
          <w:lang w:val="en-GB"/>
        </w:rPr>
        <w:t>:6283–6288.</w:t>
      </w:r>
    </w:p>
    <w:p w14:paraId="023A7F9F" w14:textId="4339A810" w:rsidR="00E021B6" w:rsidRPr="0000583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17. </w:t>
      </w:r>
      <w:r w:rsidRPr="00756EFE">
        <w:rPr>
          <w:rFonts w:ascii="Calibri" w:hAnsi="Calibri" w:cs="Times New Roman"/>
          <w:noProof/>
          <w:szCs w:val="24"/>
          <w:lang w:val="en-GB"/>
        </w:rPr>
        <w:tab/>
        <w:t xml:space="preserve">Minx JC, Callaghan MW, Lamb WF, Garard J, Edenhofer O: </w:t>
      </w:r>
      <w:r w:rsidRPr="00756EFE">
        <w:rPr>
          <w:rFonts w:ascii="Calibri" w:hAnsi="Calibri" w:cs="Times New Roman"/>
          <w:b/>
          <w:bCs/>
          <w:noProof/>
          <w:szCs w:val="24"/>
          <w:lang w:val="en-GB"/>
        </w:rPr>
        <w:t>Learning about climate change solutions in the IPCC and beyond</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Policy</w:t>
      </w:r>
      <w:r w:rsidRPr="00756EFE">
        <w:rPr>
          <w:rFonts w:ascii="Calibri" w:hAnsi="Calibri" w:cs="Times New Roman"/>
          <w:noProof/>
          <w:szCs w:val="24"/>
          <w:lang w:val="en-GB"/>
        </w:rPr>
        <w:t xml:space="preserve"> 2</w:t>
      </w:r>
      <w:r w:rsidR="0000583A" w:rsidRPr="00756EFE">
        <w:rPr>
          <w:rFonts w:ascii="Calibri" w:hAnsi="Calibri" w:cs="Times New Roman"/>
          <w:noProof/>
          <w:szCs w:val="24"/>
          <w:lang w:val="en-GB"/>
        </w:rPr>
        <w:t>017, [</w:t>
      </w:r>
      <w:r w:rsidR="00C66E70" w:rsidRPr="00756EFE">
        <w:rPr>
          <w:rFonts w:ascii="Calibri" w:hAnsi="Calibri" w:cs="Times New Roman"/>
          <w:noProof/>
          <w:szCs w:val="24"/>
          <w:lang w:val="en-GB"/>
        </w:rPr>
        <w:t>in press</w:t>
      </w:r>
      <w:r w:rsidRPr="00756EFE">
        <w:rPr>
          <w:rFonts w:ascii="Calibri" w:hAnsi="Calibri" w:cs="Times New Roman"/>
          <w:noProof/>
          <w:szCs w:val="24"/>
          <w:lang w:val="en-GB"/>
        </w:rPr>
        <w:t>].</w:t>
      </w:r>
      <w:r w:rsidR="0000583A" w:rsidRPr="00756EFE">
        <w:rPr>
          <w:rFonts w:ascii="Calibri" w:hAnsi="Calibri" w:cs="Times New Roman"/>
          <w:noProof/>
          <w:szCs w:val="24"/>
          <w:lang w:val="en-GB"/>
        </w:rPr>
        <w:t xml:space="preserve"> </w:t>
      </w:r>
      <w:r w:rsidR="0000583A" w:rsidRPr="0000583A">
        <w:rPr>
          <w:rFonts w:ascii="Calibri" w:hAnsi="Calibri" w:cs="Times New Roman"/>
          <w:b/>
          <w:noProof/>
          <w:szCs w:val="24"/>
          <w:lang w:val="en-GB"/>
        </w:rPr>
        <w:t>[</w:t>
      </w:r>
      <w:r w:rsidR="0000583A" w:rsidRPr="0000583A">
        <w:rPr>
          <w:rFonts w:ascii="Calibri" w:hAnsi="Calibri" w:cs="Times New Roman"/>
          <w:b/>
          <w:bCs/>
          <w:noProof/>
          <w:szCs w:val="24"/>
          <w:lang w:val="en-GB"/>
        </w:rPr>
        <w:t>** Points out that the ongoing literature explosion requires novel systematic tools for literature analysis in assessments.]</w:t>
      </w:r>
    </w:p>
    <w:p w14:paraId="193EB3D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18. </w:t>
      </w:r>
      <w:r w:rsidRPr="00756EFE">
        <w:rPr>
          <w:rFonts w:ascii="Calibri" w:hAnsi="Calibri" w:cs="Times New Roman"/>
          <w:noProof/>
          <w:szCs w:val="24"/>
          <w:lang w:val="en-GB"/>
        </w:rPr>
        <w:tab/>
        <w:t xml:space="preserve">Rosenzweig C, Solecki W, Romero-lankao P, Mehrotra S, Dhakal S, Bowman T, Ibrahim SA: </w:t>
      </w:r>
      <w:r w:rsidRPr="00756EFE">
        <w:rPr>
          <w:rFonts w:ascii="Calibri" w:hAnsi="Calibri" w:cs="Times New Roman"/>
          <w:i/>
          <w:iCs/>
          <w:noProof/>
          <w:szCs w:val="24"/>
          <w:lang w:val="en-GB"/>
        </w:rPr>
        <w:t>ARC3.2 Summary for City Leaders Climate Change and Cities: Second Assessment Report of the Urban Climate Change Research Network</w:t>
      </w:r>
      <w:r w:rsidRPr="00756EFE">
        <w:rPr>
          <w:rFonts w:ascii="Calibri" w:hAnsi="Calibri" w:cs="Times New Roman"/>
          <w:noProof/>
          <w:szCs w:val="24"/>
          <w:lang w:val="en-GB"/>
        </w:rPr>
        <w:t>. Columbia University; 2015.</w:t>
      </w:r>
    </w:p>
    <w:p w14:paraId="1585A74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19. </w:t>
      </w:r>
      <w:r w:rsidRPr="00756EFE">
        <w:rPr>
          <w:rFonts w:ascii="Calibri" w:hAnsi="Calibri" w:cs="Times New Roman"/>
          <w:noProof/>
          <w:szCs w:val="24"/>
          <w:lang w:val="en-GB"/>
        </w:rPr>
        <w:tab/>
        <w:t xml:space="preserve">Marcotullio PJ, Sarzynski A, Albrecht J, Schulz N, Garcia J: </w:t>
      </w:r>
      <w:r w:rsidRPr="00756EFE">
        <w:rPr>
          <w:rFonts w:ascii="Calibri" w:hAnsi="Calibri" w:cs="Times New Roman"/>
          <w:b/>
          <w:bCs/>
          <w:noProof/>
          <w:szCs w:val="24"/>
          <w:lang w:val="en-GB"/>
        </w:rPr>
        <w:t>The geography of global urban greenhouse gas emissions: an exploratory 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Change</w:t>
      </w:r>
      <w:r w:rsidRPr="00756EFE">
        <w:rPr>
          <w:rFonts w:ascii="Calibri" w:hAnsi="Calibri" w:cs="Times New Roman"/>
          <w:noProof/>
          <w:szCs w:val="24"/>
          <w:lang w:val="en-GB"/>
        </w:rPr>
        <w:t xml:space="preserve"> 2013, doi:10.1007/s10584-013-0977-z.</w:t>
      </w:r>
    </w:p>
    <w:p w14:paraId="436F48C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20. </w:t>
      </w:r>
      <w:r w:rsidRPr="00756EFE">
        <w:rPr>
          <w:rFonts w:ascii="Calibri" w:hAnsi="Calibri" w:cs="Times New Roman"/>
          <w:noProof/>
          <w:szCs w:val="24"/>
          <w:lang w:val="en-GB"/>
        </w:rPr>
        <w:tab/>
        <w:t xml:space="preserve">Minx J, Baiocchi G, Wiedmann T, Barrett J, Creutzig F, Feng K, Förster M, Pichler P-P, Weisz H, Hubacek K: </w:t>
      </w:r>
      <w:r w:rsidRPr="00756EFE">
        <w:rPr>
          <w:rFonts w:ascii="Calibri" w:hAnsi="Calibri" w:cs="Times New Roman"/>
          <w:b/>
          <w:bCs/>
          <w:noProof/>
          <w:szCs w:val="24"/>
          <w:lang w:val="en-GB"/>
        </w:rPr>
        <w:t>Carbon footprints of cities and other human settlements in the UK</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:35039.</w:t>
      </w:r>
    </w:p>
    <w:p w14:paraId="1F47C90C"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21. </w:t>
      </w:r>
      <w:r w:rsidRPr="00756EFE">
        <w:rPr>
          <w:rFonts w:ascii="Calibri" w:hAnsi="Calibri" w:cs="Times New Roman"/>
          <w:noProof/>
          <w:szCs w:val="24"/>
          <w:lang w:val="en-GB"/>
        </w:rPr>
        <w:tab/>
        <w:t xml:space="preserve">Gurney KR, Romero-Lankao P, Seto KC, Hutyra LR, Duren R, Kennedy C, Grimm NB, Ehleringer JR, Marcotullio P, Hughes S, et al.: </w:t>
      </w:r>
      <w:r w:rsidRPr="00756EFE">
        <w:rPr>
          <w:rFonts w:ascii="Calibri" w:hAnsi="Calibri" w:cs="Times New Roman"/>
          <w:b/>
          <w:bCs/>
          <w:noProof/>
          <w:szCs w:val="24"/>
          <w:lang w:val="en-GB"/>
        </w:rPr>
        <w:t>Climate change: Track urban emissions on a human scale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525</w:t>
      </w:r>
      <w:r w:rsidRPr="00756EFE">
        <w:rPr>
          <w:rFonts w:ascii="Calibri" w:hAnsi="Calibri" w:cs="Times New Roman"/>
          <w:noProof/>
          <w:szCs w:val="24"/>
          <w:lang w:val="en-GB"/>
        </w:rPr>
        <w:t>:179–181.</w:t>
      </w:r>
    </w:p>
    <w:p w14:paraId="1FF8812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22. </w:t>
      </w:r>
      <w:r w:rsidRPr="00756EFE">
        <w:rPr>
          <w:rFonts w:ascii="Calibri" w:hAnsi="Calibri" w:cs="Times New Roman"/>
          <w:noProof/>
          <w:szCs w:val="24"/>
          <w:lang w:val="en-GB"/>
        </w:rPr>
        <w:tab/>
        <w:t xml:space="preserve">Blei DM: </w:t>
      </w:r>
      <w:r w:rsidRPr="00756EFE">
        <w:rPr>
          <w:rFonts w:ascii="Calibri" w:hAnsi="Calibri" w:cs="Times New Roman"/>
          <w:b/>
          <w:bCs/>
          <w:noProof/>
          <w:szCs w:val="24"/>
          <w:lang w:val="en-GB"/>
        </w:rPr>
        <w:t>Probabilistic Topic Models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Commun. ACM</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55</w:t>
      </w:r>
      <w:r w:rsidRPr="00756EFE">
        <w:rPr>
          <w:rFonts w:ascii="Calibri" w:hAnsi="Calibri" w:cs="Times New Roman"/>
          <w:noProof/>
          <w:szCs w:val="24"/>
          <w:lang w:val="en-GB"/>
        </w:rPr>
        <w:t>:77–84.</w:t>
      </w:r>
    </w:p>
    <w:p w14:paraId="1B7FFDC1" w14:textId="76BEA17C"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23. </w:t>
      </w:r>
      <w:r w:rsidRPr="00756EFE">
        <w:rPr>
          <w:rFonts w:ascii="Calibri" w:hAnsi="Calibri" w:cs="Times New Roman"/>
          <w:noProof/>
          <w:szCs w:val="24"/>
          <w:lang w:val="en-GB"/>
        </w:rPr>
        <w:tab/>
        <w:t xml:space="preserve">Creutzig F, Fernandez B, Haberl H, Khosla R, Mulugetta Y, Seto KC: </w:t>
      </w:r>
      <w:r w:rsidRPr="00756EFE">
        <w:rPr>
          <w:rFonts w:ascii="Calibri" w:hAnsi="Calibri" w:cs="Times New Roman"/>
          <w:b/>
          <w:bCs/>
          <w:noProof/>
          <w:szCs w:val="24"/>
          <w:lang w:val="en-GB"/>
        </w:rPr>
        <w:t>Beyond Technology: Demand-Side Solutions to Climate Change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Annu. Rev. Environ. Resour.</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41</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Pr>
          <w:rFonts w:ascii="Calibri" w:hAnsi="Calibri" w:cs="Times New Roman"/>
          <w:b/>
          <w:bCs/>
          <w:noProof/>
          <w:szCs w:val="24"/>
          <w:lang w:val="en-GB"/>
        </w:rPr>
        <w:t>**Finds significant mitigation potential on the demand side, most of which to be realized on urban scale.]</w:t>
      </w:r>
    </w:p>
    <w:p w14:paraId="1836924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24. </w:t>
      </w:r>
      <w:r w:rsidRPr="00756EFE">
        <w:rPr>
          <w:rFonts w:ascii="Calibri" w:hAnsi="Calibri" w:cs="Times New Roman"/>
          <w:noProof/>
          <w:szCs w:val="24"/>
          <w:lang w:val="en-GB"/>
        </w:rPr>
        <w:tab/>
        <w:t xml:space="preserve">Mattauch L, Ridgway M, Creutzig F: </w:t>
      </w:r>
      <w:r w:rsidRPr="00756EFE">
        <w:rPr>
          <w:rFonts w:ascii="Calibri" w:hAnsi="Calibri" w:cs="Times New Roman"/>
          <w:b/>
          <w:bCs/>
          <w:noProof/>
          <w:szCs w:val="24"/>
          <w:lang w:val="en-GB"/>
        </w:rPr>
        <w:t>Happy or liberal? Making sense of behavior in transport policy design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45</w:t>
      </w:r>
      <w:r w:rsidRPr="00756EFE">
        <w:rPr>
          <w:rFonts w:ascii="Calibri" w:hAnsi="Calibri" w:cs="Times New Roman"/>
          <w:noProof/>
          <w:szCs w:val="24"/>
          <w:lang w:val="en-GB"/>
        </w:rPr>
        <w:t>:64–83.</w:t>
      </w:r>
    </w:p>
    <w:p w14:paraId="0095A9D9" w14:textId="7507472F"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25. </w:t>
      </w:r>
      <w:r w:rsidRPr="00756EFE">
        <w:rPr>
          <w:rFonts w:ascii="Calibri" w:hAnsi="Calibri" w:cs="Times New Roman"/>
          <w:noProof/>
          <w:szCs w:val="24"/>
          <w:lang w:val="en-GB"/>
        </w:rPr>
        <w:tab/>
        <w:t xml:space="preserve">Weinberger R, Goetzke F: </w:t>
      </w:r>
      <w:r w:rsidRPr="00756EFE">
        <w:rPr>
          <w:rFonts w:ascii="Calibri" w:hAnsi="Calibri" w:cs="Times New Roman"/>
          <w:b/>
          <w:bCs/>
          <w:noProof/>
          <w:szCs w:val="24"/>
          <w:lang w:val="en-GB"/>
        </w:rPr>
        <w:t>Unpacking preference: How previous experience affects auto ownership in the United States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Stud.</w:t>
      </w:r>
      <w:r w:rsidR="000235B6" w:rsidRPr="00756EFE">
        <w:rPr>
          <w:rFonts w:ascii="Calibri" w:hAnsi="Calibri" w:cs="Times New Roman"/>
          <w:noProof/>
          <w:szCs w:val="24"/>
          <w:lang w:val="en-GB"/>
        </w:rPr>
        <w:t xml:space="preserve"> 2010</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*R</w:t>
      </w:r>
      <w:r w:rsidR="000235B6">
        <w:rPr>
          <w:rFonts w:ascii="Calibri" w:hAnsi="Calibri" w:cs="Times New Roman"/>
          <w:b/>
          <w:bCs/>
          <w:noProof/>
          <w:szCs w:val="24"/>
          <w:lang w:val="en-GB"/>
        </w:rPr>
        <w:t>eveals the importance of endogenous preferences in residential and transport choice.]</w:t>
      </w:r>
    </w:p>
    <w:p w14:paraId="08A1A25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26. </w:t>
      </w:r>
      <w:r w:rsidRPr="00756EFE">
        <w:rPr>
          <w:rFonts w:ascii="Calibri" w:hAnsi="Calibri" w:cs="Times New Roman"/>
          <w:noProof/>
          <w:szCs w:val="24"/>
          <w:lang w:val="en-GB"/>
        </w:rPr>
        <w:tab/>
        <w:t xml:space="preserve">Ewing R, Cervero R: </w:t>
      </w:r>
      <w:r w:rsidRPr="00756EFE">
        <w:rPr>
          <w:rFonts w:ascii="Calibri" w:hAnsi="Calibri" w:cs="Times New Roman"/>
          <w:b/>
          <w:bCs/>
          <w:noProof/>
          <w:szCs w:val="24"/>
          <w:lang w:val="en-GB"/>
        </w:rPr>
        <w:t>Travel and the Built Environment -- A Meta-Analysis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J. Am. Plan. Assoc.</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76</w:t>
      </w:r>
      <w:r w:rsidRPr="00756EFE">
        <w:rPr>
          <w:rFonts w:ascii="Calibri" w:hAnsi="Calibri" w:cs="Times New Roman"/>
          <w:noProof/>
          <w:szCs w:val="24"/>
          <w:lang w:val="en-GB"/>
        </w:rPr>
        <w:t>:265–294.</w:t>
      </w:r>
    </w:p>
    <w:p w14:paraId="3BDD48B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27. </w:t>
      </w:r>
      <w:r w:rsidRPr="00756EFE">
        <w:rPr>
          <w:rFonts w:ascii="Calibri" w:hAnsi="Calibri" w:cs="Times New Roman"/>
          <w:noProof/>
          <w:szCs w:val="24"/>
          <w:lang w:val="en-GB"/>
        </w:rPr>
        <w:tab/>
        <w:t xml:space="preserve">IEA: </w:t>
      </w:r>
      <w:r w:rsidRPr="00756EFE">
        <w:rPr>
          <w:rFonts w:ascii="Calibri" w:hAnsi="Calibri" w:cs="Times New Roman"/>
          <w:i/>
          <w:iCs/>
          <w:noProof/>
          <w:szCs w:val="24"/>
          <w:lang w:val="en-GB"/>
        </w:rPr>
        <w:t>Energy technology perspective - Towards sustainable urban energy systems</w:t>
      </w:r>
      <w:r w:rsidRPr="00756EFE">
        <w:rPr>
          <w:rFonts w:ascii="Calibri" w:hAnsi="Calibri" w:cs="Times New Roman"/>
          <w:noProof/>
          <w:szCs w:val="24"/>
          <w:lang w:val="en-GB"/>
        </w:rPr>
        <w:t>. 2016.</w:t>
      </w:r>
    </w:p>
    <w:p w14:paraId="333B25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28. </w:t>
      </w:r>
      <w:r w:rsidRPr="00756EFE">
        <w:rPr>
          <w:rFonts w:ascii="Calibri" w:hAnsi="Calibri" w:cs="Times New Roman"/>
          <w:noProof/>
          <w:szCs w:val="24"/>
          <w:lang w:val="en-GB"/>
        </w:rPr>
        <w:tab/>
        <w:t xml:space="preserve">Grubler A, Fisk D: </w:t>
      </w:r>
      <w:r w:rsidRPr="00756EFE">
        <w:rPr>
          <w:rFonts w:ascii="Calibri" w:hAnsi="Calibri" w:cs="Times New Roman"/>
          <w:i/>
          <w:iCs/>
          <w:noProof/>
          <w:szCs w:val="24"/>
          <w:lang w:val="en-GB"/>
        </w:rPr>
        <w:t>Energizing Sustainable Cities: Assessing Urban Energy</w:t>
      </w:r>
      <w:r w:rsidRPr="00756EFE">
        <w:rPr>
          <w:rFonts w:ascii="Calibri" w:hAnsi="Calibri" w:cs="Times New Roman"/>
          <w:noProof/>
          <w:szCs w:val="24"/>
          <w:lang w:val="en-GB"/>
        </w:rPr>
        <w:t>. Routledge; 2013.</w:t>
      </w:r>
    </w:p>
    <w:p w14:paraId="7F0A3FD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29. </w:t>
      </w:r>
      <w:r w:rsidRPr="00756EFE">
        <w:rPr>
          <w:rFonts w:ascii="Calibri" w:hAnsi="Calibri" w:cs="Times New Roman"/>
          <w:noProof/>
          <w:szCs w:val="24"/>
          <w:lang w:val="en-GB"/>
        </w:rPr>
        <w:tab/>
        <w:t xml:space="preserve">Salon D, Boarnet MG, Handy S, Spears S, Tal G: </w:t>
      </w:r>
      <w:r w:rsidRPr="00756EFE">
        <w:rPr>
          <w:rFonts w:ascii="Calibri" w:hAnsi="Calibri" w:cs="Times New Roman"/>
          <w:b/>
          <w:bCs/>
          <w:noProof/>
          <w:szCs w:val="24"/>
          <w:lang w:val="en-GB"/>
        </w:rPr>
        <w:t>How do local actions affect VMT? A critical review of the empirical evidence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17</w:t>
      </w:r>
      <w:r w:rsidRPr="00756EFE">
        <w:rPr>
          <w:rFonts w:ascii="Calibri" w:hAnsi="Calibri" w:cs="Times New Roman"/>
          <w:noProof/>
          <w:szCs w:val="24"/>
          <w:lang w:val="en-GB"/>
        </w:rPr>
        <w:t>:495–508.</w:t>
      </w:r>
    </w:p>
    <w:p w14:paraId="473FF133" w14:textId="6962645F" w:rsidR="00E021B6" w:rsidRPr="000235B6" w:rsidRDefault="00E021B6" w:rsidP="000235B6">
      <w:pPr>
        <w:widowControl w:val="0"/>
        <w:autoSpaceDE w:val="0"/>
        <w:autoSpaceDN w:val="0"/>
        <w:adjustRightInd w:val="0"/>
        <w:spacing w:line="240" w:lineRule="auto"/>
        <w:ind w:left="640" w:hanging="640"/>
        <w:rPr>
          <w:rFonts w:ascii="Calibri" w:hAnsi="Calibri" w:cs="Times New Roman"/>
          <w:b/>
          <w:bCs/>
          <w:noProof/>
          <w:szCs w:val="24"/>
          <w:lang w:val="en-GB"/>
        </w:rPr>
      </w:pPr>
      <w:r w:rsidRPr="00756EFE">
        <w:rPr>
          <w:rFonts w:ascii="Calibri" w:hAnsi="Calibri" w:cs="Times New Roman"/>
          <w:noProof/>
          <w:szCs w:val="24"/>
          <w:lang w:val="en-GB"/>
        </w:rPr>
        <w:t xml:space="preserve">30. </w:t>
      </w:r>
      <w:r w:rsidRPr="00756EFE">
        <w:rPr>
          <w:rFonts w:ascii="Calibri" w:hAnsi="Calibri" w:cs="Times New Roman"/>
          <w:noProof/>
          <w:szCs w:val="24"/>
          <w:lang w:val="en-GB"/>
        </w:rPr>
        <w:tab/>
        <w:t xml:space="preserve">Bongardt D, Breithaupt M, Creutzig F: </w:t>
      </w:r>
      <w:r w:rsidRPr="00756EFE">
        <w:rPr>
          <w:rFonts w:ascii="Calibri" w:hAnsi="Calibri" w:cs="Times New Roman"/>
          <w:b/>
          <w:bCs/>
          <w:noProof/>
          <w:szCs w:val="24"/>
          <w:lang w:val="en-GB"/>
        </w:rPr>
        <w:t>Beyond the fossil city: Towards low carbon transport and green growth</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5th regional environmentally sustainable transport forum in Asia, United Nations Centre for Regional Development, Bangkok, Thailand</w:t>
      </w:r>
      <w:r w:rsidRPr="00756EFE">
        <w:rPr>
          <w:rFonts w:ascii="Calibri" w:hAnsi="Calibri" w:cs="Times New Roman"/>
          <w:noProof/>
          <w:szCs w:val="24"/>
          <w:lang w:val="en-GB"/>
        </w:rPr>
        <w:t>. 2010.</w:t>
      </w:r>
      <w:r w:rsidR="000235B6" w:rsidRPr="00756EFE">
        <w:rPr>
          <w:rFonts w:ascii="Calibri" w:hAnsi="Calibri" w:cs="Times New Roman"/>
          <w:noProof/>
          <w:szCs w:val="24"/>
          <w:lang w:val="en-GB"/>
        </w:rPr>
        <w:t xml:space="preserve"> </w:t>
      </w:r>
      <w:r w:rsidR="000235B6" w:rsidRPr="00756EFE">
        <w:rPr>
          <w:rFonts w:ascii="Calibri" w:hAnsi="Calibri" w:cs="Times New Roman"/>
          <w:b/>
          <w:noProof/>
          <w:szCs w:val="24"/>
          <w:lang w:val="en-GB"/>
        </w:rPr>
        <w:t>[</w:t>
      </w:r>
      <w:r w:rsidR="000235B6" w:rsidRPr="000235B6">
        <w:rPr>
          <w:rFonts w:ascii="Calibri" w:hAnsi="Calibri" w:cs="Times New Roman"/>
          <w:b/>
          <w:bCs/>
          <w:noProof/>
          <w:szCs w:val="24"/>
          <w:lang w:val="en-GB"/>
        </w:rPr>
        <w:t>**Overview of policy option</w:t>
      </w:r>
      <w:r w:rsidR="000235B6">
        <w:rPr>
          <w:rFonts w:ascii="Calibri" w:hAnsi="Calibri" w:cs="Times New Roman"/>
          <w:b/>
          <w:bCs/>
          <w:noProof/>
          <w:szCs w:val="24"/>
          <w:lang w:val="en-GB"/>
        </w:rPr>
        <w:t>s</w:t>
      </w:r>
      <w:r w:rsidR="000235B6" w:rsidRPr="000235B6">
        <w:rPr>
          <w:rFonts w:ascii="Calibri" w:hAnsi="Calibri" w:cs="Times New Roman"/>
          <w:b/>
          <w:bCs/>
          <w:noProof/>
          <w:szCs w:val="24"/>
          <w:lang w:val="en-GB"/>
        </w:rPr>
        <w:t xml:space="preserve"> in urban transport.]</w:t>
      </w:r>
    </w:p>
    <w:p w14:paraId="7B15002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31. </w:t>
      </w:r>
      <w:r w:rsidRPr="00756EFE">
        <w:rPr>
          <w:rFonts w:ascii="Calibri" w:hAnsi="Calibri" w:cs="Times New Roman"/>
          <w:noProof/>
          <w:szCs w:val="24"/>
          <w:lang w:val="en-GB"/>
        </w:rPr>
        <w:tab/>
        <w:t xml:space="preserve">Bongardt D, Creutzig F, Hüging H, Sakamoto K, Bakker S, Gota S, Böhler-Baedeker S: </w:t>
      </w:r>
      <w:r w:rsidRPr="00756EFE">
        <w:rPr>
          <w:rFonts w:ascii="Calibri" w:hAnsi="Calibri" w:cs="Times New Roman"/>
          <w:i/>
          <w:iCs/>
          <w:noProof/>
          <w:szCs w:val="24"/>
          <w:lang w:val="en-GB"/>
        </w:rPr>
        <w:t>Low-carbon land transport: policy handbook</w:t>
      </w:r>
      <w:r w:rsidRPr="00756EFE">
        <w:rPr>
          <w:rFonts w:ascii="Calibri" w:hAnsi="Calibri" w:cs="Times New Roman"/>
          <w:noProof/>
          <w:szCs w:val="24"/>
          <w:lang w:val="en-GB"/>
        </w:rPr>
        <w:t>. Routledge; 2013.</w:t>
      </w:r>
    </w:p>
    <w:p w14:paraId="6FB2BA37" w14:textId="173DD0C1" w:rsidR="00E021B6" w:rsidRPr="00BF460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32. </w:t>
      </w:r>
      <w:r w:rsidRPr="00756EFE">
        <w:rPr>
          <w:rFonts w:ascii="Calibri" w:hAnsi="Calibri" w:cs="Times New Roman"/>
          <w:noProof/>
          <w:szCs w:val="24"/>
          <w:lang w:val="en-GB"/>
        </w:rPr>
        <w:tab/>
        <w:t xml:space="preserve">Ürge-Vorsatz D, Novikova A: </w:t>
      </w:r>
      <w:r w:rsidRPr="00756EFE">
        <w:rPr>
          <w:rFonts w:ascii="Calibri" w:hAnsi="Calibri" w:cs="Times New Roman"/>
          <w:b/>
          <w:bCs/>
          <w:noProof/>
          <w:szCs w:val="24"/>
          <w:lang w:val="en-GB"/>
        </w:rPr>
        <w:t>Potentials and costs of carbon dioxide mitigation in the world’s buildings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Energy Policy</w:t>
      </w:r>
      <w:r w:rsidRPr="00756EFE">
        <w:rPr>
          <w:rFonts w:ascii="Calibri" w:hAnsi="Calibri" w:cs="Times New Roman"/>
          <w:noProof/>
          <w:szCs w:val="24"/>
          <w:lang w:val="en-GB"/>
        </w:rPr>
        <w:t xml:space="preserve"> 2008, </w:t>
      </w:r>
      <w:r w:rsidRPr="00756EFE">
        <w:rPr>
          <w:rFonts w:ascii="Calibri" w:hAnsi="Calibri" w:cs="Times New Roman"/>
          <w:b/>
          <w:bCs/>
          <w:noProof/>
          <w:szCs w:val="24"/>
          <w:lang w:val="en-GB"/>
        </w:rPr>
        <w:t>36</w:t>
      </w:r>
      <w:r w:rsidRPr="00756EFE">
        <w:rPr>
          <w:rFonts w:ascii="Calibri" w:hAnsi="Calibri" w:cs="Times New Roman"/>
          <w:noProof/>
          <w:szCs w:val="24"/>
          <w:lang w:val="en-GB"/>
        </w:rPr>
        <w:t>:642–661.</w:t>
      </w:r>
      <w:r w:rsidR="00BF460A" w:rsidRPr="00756EFE">
        <w:rPr>
          <w:rFonts w:ascii="Calibri" w:hAnsi="Calibri" w:cs="Times New Roman"/>
          <w:noProof/>
          <w:szCs w:val="24"/>
          <w:lang w:val="en-GB"/>
        </w:rPr>
        <w:t xml:space="preserve"> </w:t>
      </w:r>
      <w:r w:rsidR="00BF460A" w:rsidRPr="00BF460A">
        <w:rPr>
          <w:rFonts w:ascii="Calibri" w:hAnsi="Calibri" w:cs="Times New Roman"/>
          <w:b/>
          <w:noProof/>
          <w:szCs w:val="24"/>
          <w:lang w:val="en-GB"/>
        </w:rPr>
        <w:t>[</w:t>
      </w:r>
      <w:r w:rsidR="00BF460A" w:rsidRPr="00BF460A">
        <w:rPr>
          <w:rFonts w:ascii="Calibri" w:hAnsi="Calibri" w:cs="Times New Roman"/>
          <w:b/>
          <w:bCs/>
          <w:noProof/>
          <w:szCs w:val="24"/>
          <w:lang w:val="en-GB"/>
        </w:rPr>
        <w:t>*Breaks  ground on systematically assessing the building sector's potential to climate mitigation.]</w:t>
      </w:r>
    </w:p>
    <w:p w14:paraId="369ED4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33. </w:t>
      </w:r>
      <w:r w:rsidRPr="00756EFE">
        <w:rPr>
          <w:rFonts w:ascii="Calibri" w:hAnsi="Calibri" w:cs="Times New Roman"/>
          <w:noProof/>
          <w:szCs w:val="24"/>
          <w:lang w:val="en-GB"/>
        </w:rPr>
        <w:tab/>
        <w:t xml:space="preserve">Lucon O, Ürge-Vorsatz D, Zain Ahmed A, Akbari H, Bertoldi P, Cabeza LF, Eyre N, Gadgil A, Harvey LDD, Jiang Y, et al.: </w:t>
      </w:r>
      <w:r w:rsidRPr="00756EFE">
        <w:rPr>
          <w:rFonts w:ascii="Calibri" w:hAnsi="Calibri" w:cs="Times New Roman"/>
          <w:b/>
          <w:bCs/>
          <w:noProof/>
          <w:szCs w:val="24"/>
          <w:lang w:val="en-GB"/>
        </w:rPr>
        <w:t>Buildings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 [Edenhofer, O., R. Pichs-Madruga, Y. Sokona, E. Farahani, S. Kadner, K. Seyboth, A. Adler,</w:t>
      </w:r>
      <w:r w:rsidRPr="00756EFE">
        <w:rPr>
          <w:rFonts w:ascii="Calibri" w:hAnsi="Calibri" w:cs="Times New Roman"/>
          <w:noProof/>
          <w:szCs w:val="24"/>
          <w:lang w:val="en-GB"/>
        </w:rPr>
        <w:t>. . 2014.</w:t>
      </w:r>
    </w:p>
    <w:p w14:paraId="063AE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34. </w:t>
      </w:r>
      <w:r w:rsidRPr="00756EFE">
        <w:rPr>
          <w:rFonts w:ascii="Calibri" w:hAnsi="Calibri" w:cs="Times New Roman"/>
          <w:noProof/>
          <w:szCs w:val="24"/>
          <w:lang w:val="en-GB"/>
        </w:rPr>
        <w:tab/>
        <w:t xml:space="preserve">Ürge-Vorsatz D, et al.: </w:t>
      </w:r>
      <w:r w:rsidRPr="00756EFE">
        <w:rPr>
          <w:rFonts w:ascii="Calibri" w:hAnsi="Calibri" w:cs="Times New Roman"/>
          <w:b/>
          <w:bCs/>
          <w:noProof/>
          <w:szCs w:val="24"/>
          <w:lang w:val="en-GB"/>
        </w:rPr>
        <w:t>Energy End-Use: Buildings</w:t>
      </w:r>
      <w:r w:rsidRPr="00756EFE">
        <w:rPr>
          <w:rFonts w:ascii="Calibri" w:hAnsi="Calibri" w:cs="Times New Roman"/>
          <w:noProof/>
          <w:szCs w:val="24"/>
          <w:lang w:val="en-GB"/>
        </w:rPr>
        <w:t>. 2012, [no volume].</w:t>
      </w:r>
    </w:p>
    <w:p w14:paraId="1C9A16F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35. </w:t>
      </w:r>
      <w:r w:rsidRPr="00756EFE">
        <w:rPr>
          <w:rFonts w:ascii="Calibri" w:hAnsi="Calibri" w:cs="Times New Roman"/>
          <w:noProof/>
          <w:szCs w:val="24"/>
          <w:lang w:val="en-GB"/>
        </w:rPr>
        <w:tab/>
        <w:t xml:space="preserve">Cabeza LF, Urge-Vorsatz D, McNeil MA, Barreneche C, Serrano S: </w:t>
      </w:r>
      <w:r w:rsidRPr="00756EFE">
        <w:rPr>
          <w:rFonts w:ascii="Calibri" w:hAnsi="Calibri" w:cs="Times New Roman"/>
          <w:b/>
          <w:bCs/>
          <w:noProof/>
          <w:szCs w:val="24"/>
          <w:lang w:val="en-GB"/>
        </w:rPr>
        <w:t>Investigating greenhouse challenge from growing trends of electricity consumption through home appliances in buildings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36</w:t>
      </w:r>
      <w:r w:rsidRPr="00756EFE">
        <w:rPr>
          <w:rFonts w:ascii="Calibri" w:hAnsi="Calibri" w:cs="Times New Roman"/>
          <w:noProof/>
          <w:szCs w:val="24"/>
          <w:lang w:val="en-GB"/>
        </w:rPr>
        <w:t>:188–193.</w:t>
      </w:r>
    </w:p>
    <w:p w14:paraId="5E6FB8F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36. </w:t>
      </w:r>
      <w:r w:rsidRPr="00756EFE">
        <w:rPr>
          <w:rFonts w:ascii="Calibri" w:hAnsi="Calibri" w:cs="Times New Roman"/>
          <w:noProof/>
          <w:szCs w:val="24"/>
          <w:lang w:val="en-GB"/>
        </w:rPr>
        <w:tab/>
        <w:t xml:space="preserve">Bajželj B, Richards KS, Allwood JM, Smith P, Dennis JS, Curmi E, Gilligan CA: </w:t>
      </w:r>
      <w:r w:rsidRPr="00756EFE">
        <w:rPr>
          <w:rFonts w:ascii="Calibri" w:hAnsi="Calibri" w:cs="Times New Roman"/>
          <w:b/>
          <w:bCs/>
          <w:noProof/>
          <w:szCs w:val="24"/>
          <w:lang w:val="en-GB"/>
        </w:rPr>
        <w:t>Importance of food-demand management for climate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4</w:t>
      </w:r>
      <w:r w:rsidRPr="00756EFE">
        <w:rPr>
          <w:rFonts w:ascii="Calibri" w:hAnsi="Calibri" w:cs="Times New Roman"/>
          <w:noProof/>
          <w:szCs w:val="24"/>
          <w:lang w:val="en-GB"/>
        </w:rPr>
        <w:t>:924–929.</w:t>
      </w:r>
    </w:p>
    <w:p w14:paraId="7F173D7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37. </w:t>
      </w:r>
      <w:r w:rsidRPr="00756EFE">
        <w:rPr>
          <w:rFonts w:ascii="Calibri" w:hAnsi="Calibri" w:cs="Times New Roman"/>
          <w:noProof/>
          <w:szCs w:val="24"/>
          <w:lang w:val="en-GB"/>
        </w:rPr>
        <w:tab/>
        <w:t xml:space="preserve">Lecocq F, Shalizi Z: </w:t>
      </w:r>
      <w:r w:rsidRPr="00756EFE">
        <w:rPr>
          <w:rFonts w:ascii="Calibri" w:hAnsi="Calibri" w:cs="Times New Roman"/>
          <w:b/>
          <w:bCs/>
          <w:noProof/>
          <w:szCs w:val="24"/>
          <w:lang w:val="en-GB"/>
        </w:rPr>
        <w:t>The economics of targeted mitigation in infrastructure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Policy</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14</w:t>
      </w:r>
      <w:r w:rsidRPr="00756EFE">
        <w:rPr>
          <w:rFonts w:ascii="Calibri" w:hAnsi="Calibri" w:cs="Times New Roman"/>
          <w:noProof/>
          <w:szCs w:val="24"/>
          <w:lang w:val="en-GB"/>
        </w:rPr>
        <w:t>:187–208.</w:t>
      </w:r>
    </w:p>
    <w:p w14:paraId="399DA30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38. </w:t>
      </w:r>
      <w:r w:rsidRPr="00756EFE">
        <w:rPr>
          <w:rFonts w:ascii="Calibri" w:hAnsi="Calibri" w:cs="Times New Roman"/>
          <w:noProof/>
          <w:szCs w:val="24"/>
          <w:lang w:val="en-GB"/>
        </w:rPr>
        <w:tab/>
        <w:t xml:space="preserve">Fujita M: </w:t>
      </w:r>
      <w:r w:rsidRPr="00756EFE">
        <w:rPr>
          <w:rFonts w:ascii="Calibri" w:hAnsi="Calibri" w:cs="Times New Roman"/>
          <w:i/>
          <w:iCs/>
          <w:noProof/>
          <w:szCs w:val="24"/>
          <w:lang w:val="en-GB"/>
        </w:rPr>
        <w:t>Urban Economic Theory</w:t>
      </w:r>
      <w:r w:rsidRPr="00756EFE">
        <w:rPr>
          <w:rFonts w:ascii="Calibri" w:hAnsi="Calibri" w:cs="Times New Roman"/>
          <w:noProof/>
          <w:szCs w:val="24"/>
          <w:lang w:val="en-GB"/>
        </w:rPr>
        <w:t>. Cambridge University Press; 1989.</w:t>
      </w:r>
    </w:p>
    <w:p w14:paraId="6F83D7D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39.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How fuel prices determine public transport infrastructure, modal shares and urban form</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Clim.</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10</w:t>
      </w:r>
      <w:r w:rsidRPr="00756EFE">
        <w:rPr>
          <w:rFonts w:ascii="Calibri" w:hAnsi="Calibri" w:cs="Times New Roman"/>
          <w:noProof/>
          <w:szCs w:val="24"/>
          <w:lang w:val="en-GB"/>
        </w:rPr>
        <w:t>:63–76.</w:t>
      </w:r>
    </w:p>
    <w:p w14:paraId="2FFC824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40. </w:t>
      </w:r>
      <w:r w:rsidRPr="00756EFE">
        <w:rPr>
          <w:rFonts w:ascii="Calibri" w:hAnsi="Calibri" w:cs="Times New Roman"/>
          <w:noProof/>
          <w:szCs w:val="24"/>
          <w:lang w:val="en-GB"/>
        </w:rPr>
        <w:tab/>
        <w:t xml:space="preserve">Lee DD, Seung HS: </w:t>
      </w:r>
      <w:r w:rsidRPr="00756EFE">
        <w:rPr>
          <w:rFonts w:ascii="Calibri" w:hAnsi="Calibri" w:cs="Times New Roman"/>
          <w:b/>
          <w:bCs/>
          <w:noProof/>
          <w:szCs w:val="24"/>
          <w:lang w:val="en-GB"/>
        </w:rPr>
        <w:t>Learning the parts of objects by non-negative matrix factorization.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1999, </w:t>
      </w:r>
      <w:r w:rsidRPr="00756EFE">
        <w:rPr>
          <w:rFonts w:ascii="Calibri" w:hAnsi="Calibri" w:cs="Times New Roman"/>
          <w:b/>
          <w:bCs/>
          <w:noProof/>
          <w:szCs w:val="24"/>
          <w:lang w:val="en-GB"/>
        </w:rPr>
        <w:t>401</w:t>
      </w:r>
      <w:r w:rsidRPr="00756EFE">
        <w:rPr>
          <w:rFonts w:ascii="Calibri" w:hAnsi="Calibri" w:cs="Times New Roman"/>
          <w:noProof/>
          <w:szCs w:val="24"/>
          <w:lang w:val="en-GB"/>
        </w:rPr>
        <w:t>:788–91.</w:t>
      </w:r>
    </w:p>
    <w:p w14:paraId="051F1E7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41. </w:t>
      </w:r>
      <w:r w:rsidRPr="00756EFE">
        <w:rPr>
          <w:rFonts w:ascii="Calibri" w:hAnsi="Calibri" w:cs="Times New Roman"/>
          <w:noProof/>
          <w:szCs w:val="24"/>
          <w:lang w:val="en-GB"/>
        </w:rPr>
        <w:tab/>
        <w:t xml:space="preserve">Jacomy M, Venturini T, Heymann S, Bastian M: </w:t>
      </w:r>
      <w:r w:rsidRPr="00756EFE">
        <w:rPr>
          <w:rFonts w:ascii="Calibri" w:hAnsi="Calibri" w:cs="Times New Roman"/>
          <w:b/>
          <w:bCs/>
          <w:noProof/>
          <w:szCs w:val="24"/>
          <w:lang w:val="en-GB"/>
        </w:rPr>
        <w:t>ForceAtlas2, a continuous graph layout algorithm for handy network visualization designed for the Gephi software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9</w:t>
      </w:r>
      <w:r w:rsidRPr="00756EFE">
        <w:rPr>
          <w:rFonts w:ascii="Calibri" w:hAnsi="Calibri" w:cs="Times New Roman"/>
          <w:noProof/>
          <w:szCs w:val="24"/>
          <w:lang w:val="en-GB"/>
        </w:rPr>
        <w:t>:1–12.</w:t>
      </w:r>
    </w:p>
    <w:p w14:paraId="15DF6217" w14:textId="4406B306"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42. </w:t>
      </w:r>
      <w:r w:rsidRPr="00756EFE">
        <w:rPr>
          <w:rFonts w:ascii="Calibri" w:hAnsi="Calibri" w:cs="Times New Roman"/>
          <w:noProof/>
          <w:szCs w:val="24"/>
          <w:lang w:val="en-GB"/>
        </w:rPr>
        <w:tab/>
      </w:r>
      <w:r w:rsidRPr="00C66E70">
        <w:rPr>
          <w:rFonts w:ascii="Calibri" w:hAnsi="Calibri" w:cs="Times New Roman"/>
          <w:noProof/>
          <w:szCs w:val="24"/>
          <w:lang w:val="en-GB"/>
        </w:rPr>
        <w:t xml:space="preserve">IPCC: </w:t>
      </w:r>
      <w:r w:rsidRPr="00C66E70">
        <w:rPr>
          <w:rFonts w:ascii="Calibri" w:hAnsi="Calibri" w:cs="Times New Roman"/>
          <w:b/>
          <w:bCs/>
          <w:noProof/>
          <w:szCs w:val="24"/>
          <w:lang w:val="en-GB"/>
        </w:rPr>
        <w:t>Appendix A: Procedures for the preparation, review, acceptance, adoption, approval a</w:t>
      </w:r>
      <w:r w:rsidR="00C66E70" w:rsidRPr="00C66E70">
        <w:rPr>
          <w:rFonts w:ascii="Calibri" w:hAnsi="Calibri" w:cs="Times New Roman"/>
          <w:b/>
          <w:bCs/>
          <w:noProof/>
          <w:szCs w:val="24"/>
          <w:lang w:val="en-GB"/>
        </w:rPr>
        <w:t>nd publication of IPCC Reports</w:t>
      </w:r>
      <w:r w:rsidRPr="00C66E70">
        <w:rPr>
          <w:rFonts w:ascii="Calibri" w:hAnsi="Calibri" w:cs="Times New Roman"/>
          <w:noProof/>
          <w:szCs w:val="24"/>
          <w:lang w:val="en-GB"/>
        </w:rPr>
        <w:t xml:space="preserve">. </w:t>
      </w:r>
      <w:r w:rsidRPr="00756EFE">
        <w:rPr>
          <w:rFonts w:ascii="Calibri" w:hAnsi="Calibri" w:cs="Times New Roman"/>
          <w:noProof/>
          <w:szCs w:val="24"/>
          <w:lang w:val="en-GB"/>
        </w:rPr>
        <w:t xml:space="preserve">In </w:t>
      </w:r>
      <w:r w:rsidRPr="00756EFE">
        <w:rPr>
          <w:rFonts w:ascii="Calibri" w:hAnsi="Calibri" w:cs="Times New Roman"/>
          <w:i/>
          <w:iCs/>
          <w:noProof/>
          <w:szCs w:val="24"/>
          <w:lang w:val="en-GB"/>
        </w:rPr>
        <w:t>Principles Governing IPCC Work</w:t>
      </w:r>
      <w:r w:rsidRPr="00756EFE">
        <w:rPr>
          <w:rFonts w:ascii="Calibri" w:hAnsi="Calibri" w:cs="Times New Roman"/>
          <w:noProof/>
          <w:szCs w:val="24"/>
          <w:lang w:val="en-GB"/>
        </w:rPr>
        <w:t>. . IPCC; 2013.</w:t>
      </w:r>
    </w:p>
    <w:p w14:paraId="35C2D70F"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43. </w:t>
      </w:r>
      <w:r w:rsidRPr="00756EFE">
        <w:rPr>
          <w:rFonts w:ascii="Calibri" w:hAnsi="Calibri" w:cs="Times New Roman"/>
          <w:noProof/>
          <w:szCs w:val="24"/>
          <w:lang w:val="en-GB"/>
        </w:rPr>
        <w:tab/>
        <w:t xml:space="preserve">Haunschild R, Bornmann L, Marx W: </w:t>
      </w:r>
      <w:r w:rsidRPr="00756EFE">
        <w:rPr>
          <w:rFonts w:ascii="Calibri" w:hAnsi="Calibri" w:cs="Times New Roman"/>
          <w:b/>
          <w:bCs/>
          <w:noProof/>
          <w:szCs w:val="24"/>
          <w:lang w:val="en-GB"/>
        </w:rPr>
        <w:t>Climate Change Research in View of Bibliometrics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:e0160393.</w:t>
      </w:r>
    </w:p>
    <w:p w14:paraId="0EC137F7" w14:textId="42F6F56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44. </w:t>
      </w:r>
      <w:r w:rsidRPr="00756EFE">
        <w:rPr>
          <w:rFonts w:ascii="Calibri" w:hAnsi="Calibri" w:cs="Times New Roman"/>
          <w:noProof/>
          <w:szCs w:val="24"/>
          <w:lang w:val="en-GB"/>
        </w:rPr>
        <w:tab/>
      </w:r>
      <w:r w:rsidRPr="00C66E70">
        <w:rPr>
          <w:rFonts w:ascii="Calibri" w:hAnsi="Calibri" w:cs="Times New Roman"/>
          <w:noProof/>
          <w:szCs w:val="24"/>
          <w:lang w:val="en-GB"/>
        </w:rPr>
        <w:t xml:space="preserve">Grieneisen ML, Zhang M: </w:t>
      </w:r>
      <w:r w:rsidRPr="00C66E70">
        <w:rPr>
          <w:rFonts w:ascii="Calibri" w:hAnsi="Calibri" w:cs="Times New Roman"/>
          <w:b/>
          <w:bCs/>
          <w:noProof/>
          <w:szCs w:val="24"/>
          <w:lang w:val="en-GB"/>
        </w:rPr>
        <w:t>The current sta</w:t>
      </w:r>
      <w:r w:rsidR="00C66E70" w:rsidRPr="00C66E70">
        <w:rPr>
          <w:rFonts w:ascii="Calibri" w:hAnsi="Calibri" w:cs="Times New Roman"/>
          <w:b/>
          <w:bCs/>
          <w:noProof/>
          <w:szCs w:val="24"/>
          <w:lang w:val="en-GB"/>
        </w:rPr>
        <w:t>tus of climate change research.</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1</w:t>
      </w:r>
      <w:r w:rsidRPr="00756EFE">
        <w:rPr>
          <w:rFonts w:ascii="Calibri" w:hAnsi="Calibri" w:cs="Times New Roman"/>
          <w:noProof/>
          <w:szCs w:val="24"/>
          <w:lang w:val="en-GB"/>
        </w:rPr>
        <w:t>:72–73.</w:t>
      </w:r>
    </w:p>
    <w:p w14:paraId="258CA638"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45. </w:t>
      </w:r>
      <w:r w:rsidRPr="00756EFE">
        <w:rPr>
          <w:rFonts w:ascii="Calibri" w:hAnsi="Calibri" w:cs="Times New Roman"/>
          <w:noProof/>
          <w:szCs w:val="24"/>
          <w:lang w:val="en-GB"/>
        </w:rPr>
        <w:tab/>
        <w:t xml:space="preserve">von Stechow C, Minx JC, Riahi K, Jewell J, McCollum DL, Callaghan MW, Bertram C, Luderer G, Baiocchi G: </w:t>
      </w:r>
      <w:r w:rsidRPr="00756EFE">
        <w:rPr>
          <w:rFonts w:ascii="Calibri" w:hAnsi="Calibri" w:cs="Times New Roman"/>
          <w:b/>
          <w:bCs/>
          <w:noProof/>
          <w:szCs w:val="24"/>
          <w:lang w:val="en-GB"/>
        </w:rPr>
        <w:t>2oC and the SDGs: United they stand, divided they fall?</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w:t>
      </w:r>
    </w:p>
    <w:p w14:paraId="1FD1819F" w14:textId="72A240C5"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46. </w:t>
      </w:r>
      <w:r w:rsidRPr="00756EFE">
        <w:rPr>
          <w:rFonts w:ascii="Calibri" w:hAnsi="Calibri" w:cs="Times New Roman"/>
          <w:noProof/>
          <w:szCs w:val="24"/>
          <w:lang w:val="en-GB"/>
        </w:rPr>
        <w:tab/>
      </w:r>
      <w:r w:rsidRPr="00C66E70">
        <w:rPr>
          <w:rFonts w:ascii="Calibri" w:hAnsi="Calibri" w:cs="Times New Roman"/>
          <w:noProof/>
          <w:szCs w:val="24"/>
          <w:lang w:val="en-GB"/>
        </w:rPr>
        <w:t xml:space="preserve">Sorrell S: </w:t>
      </w:r>
      <w:r w:rsidRPr="00C66E70">
        <w:rPr>
          <w:rFonts w:ascii="Calibri" w:hAnsi="Calibri" w:cs="Times New Roman"/>
          <w:b/>
          <w:bCs/>
          <w:noProof/>
          <w:szCs w:val="24"/>
          <w:lang w:val="en-GB"/>
        </w:rPr>
        <w:t>Reducing energy demand: A review of iss</w:t>
      </w:r>
      <w:r w:rsidR="00C66E70" w:rsidRPr="00C66E70">
        <w:rPr>
          <w:rFonts w:ascii="Calibri" w:hAnsi="Calibri" w:cs="Times New Roman"/>
          <w:b/>
          <w:bCs/>
          <w:noProof/>
          <w:szCs w:val="24"/>
          <w:lang w:val="en-GB"/>
        </w:rPr>
        <w:t>ues, challenges and approaches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47</w:t>
      </w:r>
      <w:r w:rsidRPr="00756EFE">
        <w:rPr>
          <w:rFonts w:ascii="Calibri" w:hAnsi="Calibri" w:cs="Times New Roman"/>
          <w:noProof/>
          <w:szCs w:val="24"/>
          <w:lang w:val="en-GB"/>
        </w:rPr>
        <w:t>:74–82.</w:t>
      </w:r>
    </w:p>
    <w:p w14:paraId="43666AFB" w14:textId="06305300" w:rsidR="00E021B6" w:rsidRPr="00E021B6" w:rsidRDefault="00E021B6" w:rsidP="00E021B6">
      <w:pPr>
        <w:widowControl w:val="0"/>
        <w:autoSpaceDE w:val="0"/>
        <w:autoSpaceDN w:val="0"/>
        <w:adjustRightInd w:val="0"/>
        <w:spacing w:line="240" w:lineRule="auto"/>
        <w:ind w:left="640" w:hanging="640"/>
        <w:rPr>
          <w:rFonts w:ascii="Calibri" w:hAnsi="Calibri" w:cs="Times New Roman"/>
          <w:b/>
          <w:noProof/>
          <w:szCs w:val="24"/>
          <w:lang w:val="en-GB"/>
        </w:rPr>
      </w:pPr>
      <w:r w:rsidRPr="00756EFE">
        <w:rPr>
          <w:rFonts w:ascii="Calibri" w:hAnsi="Calibri" w:cs="Times New Roman"/>
          <w:noProof/>
          <w:szCs w:val="24"/>
          <w:lang w:val="en-GB"/>
        </w:rPr>
        <w:t xml:space="preserve">47. </w:t>
      </w:r>
      <w:r w:rsidRPr="00756EFE">
        <w:rPr>
          <w:rFonts w:ascii="Calibri" w:hAnsi="Calibri" w:cs="Times New Roman"/>
          <w:noProof/>
          <w:szCs w:val="24"/>
          <w:lang w:val="en-GB"/>
        </w:rPr>
        <w:tab/>
        <w:t xml:space="preserve">Wegener M: </w:t>
      </w:r>
      <w:r w:rsidRPr="00756EFE">
        <w:rPr>
          <w:rFonts w:ascii="Calibri" w:hAnsi="Calibri" w:cs="Times New Roman"/>
          <w:b/>
          <w:bCs/>
          <w:noProof/>
          <w:szCs w:val="24"/>
          <w:lang w:val="en-GB"/>
        </w:rPr>
        <w:t>Overview of land use transport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transport geography and spatial systems</w:t>
      </w:r>
      <w:r w:rsidRPr="00756EFE">
        <w:rPr>
          <w:rFonts w:ascii="Calibri" w:hAnsi="Calibri" w:cs="Times New Roman"/>
          <w:noProof/>
          <w:szCs w:val="24"/>
          <w:lang w:val="en-GB"/>
        </w:rPr>
        <w:t xml:space="preserve">. . Emerald Group Publishing Limited; 2004:127–146.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4B22FE31"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48. </w:t>
      </w:r>
      <w:r w:rsidRPr="00756EFE">
        <w:rPr>
          <w:rFonts w:ascii="Calibri" w:hAnsi="Calibri" w:cs="Times New Roman"/>
          <w:noProof/>
          <w:szCs w:val="24"/>
          <w:lang w:val="en-GB"/>
        </w:rPr>
        <w:tab/>
        <w:t xml:space="preserve">Moeckel R, Nagel K: </w:t>
      </w:r>
      <w:r w:rsidRPr="00756EFE">
        <w:rPr>
          <w:rFonts w:ascii="Calibri" w:hAnsi="Calibri" w:cs="Times New Roman"/>
          <w:b/>
          <w:bCs/>
          <w:noProof/>
          <w:szCs w:val="24"/>
          <w:lang w:val="en-GB"/>
        </w:rPr>
        <w:t>Maintaining Mobility in Substantial Urban Growth Futures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Procedia</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19</w:t>
      </w:r>
      <w:r w:rsidRPr="00756EFE">
        <w:rPr>
          <w:rFonts w:ascii="Calibri" w:hAnsi="Calibri" w:cs="Times New Roman"/>
          <w:noProof/>
          <w:szCs w:val="24"/>
          <w:lang w:val="en-GB"/>
        </w:rPr>
        <w:t>:70–80.</w:t>
      </w:r>
    </w:p>
    <w:p w14:paraId="187E83EE"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49. </w:t>
      </w:r>
      <w:r w:rsidRPr="00756EFE">
        <w:rPr>
          <w:rFonts w:ascii="Calibri" w:hAnsi="Calibri" w:cs="Times New Roman"/>
          <w:noProof/>
          <w:szCs w:val="24"/>
          <w:lang w:val="en-GB"/>
        </w:rPr>
        <w:tab/>
        <w:t xml:space="preserve">M. W: </w:t>
      </w:r>
      <w:r w:rsidRPr="00756EFE">
        <w:rPr>
          <w:rFonts w:ascii="Calibri" w:hAnsi="Calibri" w:cs="Times New Roman"/>
          <w:b/>
          <w:bCs/>
          <w:noProof/>
          <w:szCs w:val="24"/>
          <w:lang w:val="en-GB"/>
        </w:rPr>
        <w:t>Land-use transport interaction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Regional Science</w:t>
      </w:r>
      <w:r w:rsidRPr="00756EFE">
        <w:rPr>
          <w:rFonts w:ascii="Calibri" w:hAnsi="Calibri" w:cs="Times New Roman"/>
          <w:noProof/>
          <w:szCs w:val="24"/>
          <w:lang w:val="en-GB"/>
        </w:rPr>
        <w:t>. . Springer; 2014:741–758.</w:t>
      </w:r>
    </w:p>
    <w:p w14:paraId="48980B0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50. </w:t>
      </w:r>
      <w:r w:rsidRPr="00756EFE">
        <w:rPr>
          <w:rFonts w:ascii="Calibri" w:hAnsi="Calibri" w:cs="Times New Roman"/>
          <w:noProof/>
          <w:szCs w:val="24"/>
          <w:lang w:val="en-GB"/>
        </w:rPr>
        <w:tab/>
        <w:t xml:space="preserve">Mitchell G, Hargreaves A, Namdeo A, Echenique M: </w:t>
      </w:r>
      <w:r w:rsidRPr="00756EFE">
        <w:rPr>
          <w:rFonts w:ascii="Calibri" w:hAnsi="Calibri" w:cs="Times New Roman"/>
          <w:b/>
          <w:bCs/>
          <w:noProof/>
          <w:szCs w:val="24"/>
          <w:lang w:val="en-GB"/>
        </w:rPr>
        <w:t>Land use, transport, and carbon futures: the impact of spatial form strategies in three UK urban regions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Plan. A</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43</w:t>
      </w:r>
      <w:r w:rsidRPr="00756EFE">
        <w:rPr>
          <w:rFonts w:ascii="Calibri" w:hAnsi="Calibri" w:cs="Times New Roman"/>
          <w:noProof/>
          <w:szCs w:val="24"/>
          <w:lang w:val="en-GB"/>
        </w:rPr>
        <w:t>:2143–2163.</w:t>
      </w:r>
    </w:p>
    <w:p w14:paraId="0BEC66B6" w14:textId="40FB297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51. </w:t>
      </w:r>
      <w:r w:rsidRPr="00756EFE">
        <w:rPr>
          <w:rFonts w:ascii="Calibri" w:hAnsi="Calibri" w:cs="Times New Roman"/>
          <w:noProof/>
          <w:szCs w:val="24"/>
          <w:lang w:val="en-GB"/>
        </w:rPr>
        <w:tab/>
      </w:r>
      <w:r w:rsidRPr="00C66E70">
        <w:rPr>
          <w:rFonts w:ascii="Calibri" w:hAnsi="Calibri" w:cs="Times New Roman"/>
          <w:noProof/>
          <w:szCs w:val="24"/>
          <w:lang w:val="en-GB"/>
        </w:rPr>
        <w:t xml:space="preserve">Baiocchi G, Creutzig F, Minx J, Pichler PP: </w:t>
      </w:r>
      <w:r w:rsidRPr="00C66E70">
        <w:rPr>
          <w:rFonts w:ascii="Calibri" w:hAnsi="Calibri" w:cs="Times New Roman"/>
          <w:b/>
          <w:bCs/>
          <w:noProof/>
          <w:szCs w:val="24"/>
          <w:lang w:val="en-GB"/>
        </w:rPr>
        <w:t xml:space="preserve">A spatial typology of human settlements and </w:t>
      </w:r>
      <w:r w:rsidR="00C66E70" w:rsidRPr="00C66E70">
        <w:rPr>
          <w:rFonts w:ascii="Calibri" w:hAnsi="Calibri" w:cs="Times New Roman"/>
          <w:b/>
          <w:bCs/>
          <w:noProof/>
          <w:szCs w:val="24"/>
          <w:lang w:val="en-GB"/>
        </w:rPr>
        <w:t>their CO2 emissions in England</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Glob. Environ.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34</w:t>
      </w:r>
      <w:r w:rsidRPr="00756EFE">
        <w:rPr>
          <w:rFonts w:ascii="Calibri" w:hAnsi="Calibri" w:cs="Times New Roman"/>
          <w:noProof/>
          <w:szCs w:val="24"/>
          <w:lang w:val="en-GB"/>
        </w:rPr>
        <w:t>:13–21.</w:t>
      </w:r>
    </w:p>
    <w:p w14:paraId="072D1310" w14:textId="08BEAA4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52. </w:t>
      </w:r>
      <w:r w:rsidRPr="00756EFE">
        <w:rPr>
          <w:rFonts w:ascii="Calibri" w:hAnsi="Calibri" w:cs="Times New Roman"/>
          <w:noProof/>
          <w:szCs w:val="24"/>
          <w:lang w:val="en-GB"/>
        </w:rPr>
        <w:tab/>
      </w:r>
      <w:r w:rsidRPr="00C66E70">
        <w:rPr>
          <w:rFonts w:ascii="Calibri" w:hAnsi="Calibri" w:cs="Times New Roman"/>
          <w:noProof/>
          <w:szCs w:val="24"/>
          <w:lang w:val="en-GB"/>
        </w:rPr>
        <w:t xml:space="preserve">Markolf SA, Matthews HS, Azevedo IL, Hendrickson C: </w:t>
      </w:r>
      <w:r w:rsidRPr="00C66E70">
        <w:rPr>
          <w:rFonts w:ascii="Calibri" w:hAnsi="Calibri" w:cs="Times New Roman"/>
          <w:b/>
          <w:bCs/>
          <w:noProof/>
          <w:szCs w:val="24"/>
          <w:lang w:val="en-GB"/>
        </w:rPr>
        <w:t>An integrated approach for estimating greenhouse gas emissions fr</w:t>
      </w:r>
      <w:r w:rsidR="00C66E70" w:rsidRPr="00C66E70">
        <w:rPr>
          <w:rFonts w:ascii="Calibri" w:hAnsi="Calibri" w:cs="Times New Roman"/>
          <w:b/>
          <w:bCs/>
          <w:noProof/>
          <w:szCs w:val="24"/>
          <w:lang w:val="en-GB"/>
        </w:rPr>
        <w:t>om 100 U.S. metropolitan areas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2017, </w:t>
      </w:r>
      <w:r w:rsidRPr="00756EFE">
        <w:rPr>
          <w:rFonts w:ascii="Calibri" w:hAnsi="Calibri" w:cs="Times New Roman"/>
          <w:b/>
          <w:bCs/>
          <w:noProof/>
          <w:szCs w:val="24"/>
          <w:lang w:val="en-GB"/>
        </w:rPr>
        <w:t>12</w:t>
      </w:r>
      <w:r w:rsidRPr="00756EFE">
        <w:rPr>
          <w:rFonts w:ascii="Calibri" w:hAnsi="Calibri" w:cs="Times New Roman"/>
          <w:noProof/>
          <w:szCs w:val="24"/>
          <w:lang w:val="en-GB"/>
        </w:rPr>
        <w:t>.</w:t>
      </w:r>
    </w:p>
    <w:p w14:paraId="6740F01A" w14:textId="77777777" w:rsidR="00E021B6" w:rsidRPr="00E021B6" w:rsidRDefault="00E021B6" w:rsidP="00E021B6">
      <w:pPr>
        <w:widowControl w:val="0"/>
        <w:autoSpaceDE w:val="0"/>
        <w:autoSpaceDN w:val="0"/>
        <w:adjustRightInd w:val="0"/>
        <w:spacing w:line="240" w:lineRule="auto"/>
        <w:ind w:left="640" w:hanging="640"/>
        <w:rPr>
          <w:rFonts w:ascii="Calibri" w:hAnsi="Calibri"/>
          <w:noProof/>
        </w:rPr>
      </w:pPr>
      <w:r w:rsidRPr="00756EFE">
        <w:rPr>
          <w:rFonts w:ascii="Calibri" w:hAnsi="Calibri" w:cs="Times New Roman"/>
          <w:noProof/>
          <w:szCs w:val="24"/>
          <w:lang w:val="en-GB"/>
        </w:rPr>
        <w:t xml:space="preserve">53. </w:t>
      </w:r>
      <w:r w:rsidRPr="00756EFE">
        <w:rPr>
          <w:rFonts w:ascii="Calibri" w:hAnsi="Calibri" w:cs="Times New Roman"/>
          <w:noProof/>
          <w:szCs w:val="24"/>
          <w:lang w:val="en-GB"/>
        </w:rPr>
        <w:tab/>
        <w:t xml:space="preserve">Minx JC: </w:t>
      </w:r>
      <w:r w:rsidRPr="00756EFE">
        <w:rPr>
          <w:rFonts w:ascii="Calibri" w:hAnsi="Calibri" w:cs="Times New Roman"/>
          <w:b/>
          <w:bCs/>
          <w:noProof/>
          <w:szCs w:val="24"/>
          <w:lang w:val="en-GB"/>
        </w:rPr>
        <w:t>Better data for assessing local climate policies</w:t>
      </w:r>
      <w:r w:rsidRPr="00756EFE">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1005E04E" w14:textId="02E11099" w:rsidR="00F52D0A" w:rsidRPr="001F507A" w:rsidRDefault="00E021B6" w:rsidP="008D70E0">
      <w:pPr>
        <w:rPr>
          <w:lang w:val="en-US"/>
        </w:rPr>
      </w:pPr>
      <w:r>
        <w:rPr>
          <w:lang w:val="en-US"/>
        </w:rPr>
        <w:fldChar w:fldCharType="end"/>
      </w:r>
    </w:p>
    <w:sectPr w:rsidR="00F52D0A" w:rsidRPr="001F507A">
      <w:headerReference w:type="default" r:id="rId14"/>
      <w:footerReference w:type="default" r:id="rId1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0" w:author="William Lamb" w:date="2017-10-09T15:51:00Z" w:initials="WL">
    <w:p w14:paraId="142D772A" w14:textId="167B422A" w:rsidR="002E2B5D" w:rsidRPr="002E2B5D" w:rsidRDefault="002E2B5D">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151" w:author="William Lamb" w:date="2017-10-09T16:09:00Z" w:initials="WL">
    <w:p w14:paraId="506E1FDB" w14:textId="46BE8E5A" w:rsidR="008F0621" w:rsidRPr="008F0621" w:rsidRDefault="008F0621" w:rsidP="008F0621">
      <w:pPr>
        <w:rPr>
          <w:lang w:val="en-US"/>
        </w:rPr>
      </w:pPr>
      <w:r>
        <w:rPr>
          <w:rStyle w:val="CommentReference"/>
        </w:rPr>
        <w:annotationRef/>
      </w:r>
      <w:r>
        <w:rPr>
          <w:lang w:val="en-US"/>
        </w:rPr>
        <w:t xml:space="preserve">Introduction questions: What part of the urban literature should actually be considered in the upcoming special report? What are the epistemic communities that drive this growing urban literature? And how can it be organized around a coherent set of objectives and policies in the short, medium and long-term?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2D772A" w15:done="0"/>
  <w15:commentEx w15:paraId="506E1F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57CDB" w14:textId="77777777" w:rsidR="00F351A4" w:rsidRDefault="00F351A4" w:rsidP="000F73E6">
      <w:pPr>
        <w:spacing w:after="0" w:line="240" w:lineRule="auto"/>
      </w:pPr>
      <w:r>
        <w:separator/>
      </w:r>
    </w:p>
  </w:endnote>
  <w:endnote w:type="continuationSeparator" w:id="0">
    <w:p w14:paraId="242EBE14" w14:textId="77777777" w:rsidR="00F351A4" w:rsidRDefault="00F351A4" w:rsidP="000F73E6">
      <w:pPr>
        <w:spacing w:after="0" w:line="240" w:lineRule="auto"/>
      </w:pPr>
      <w:r>
        <w:continuationSeparator/>
      </w:r>
    </w:p>
  </w:endnote>
  <w:endnote w:type="continuationNotice" w:id="1">
    <w:p w14:paraId="742D8111" w14:textId="77777777" w:rsidR="00F351A4" w:rsidRDefault="00F351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31989" w14:textId="77777777" w:rsidR="003002DF" w:rsidRDefault="00300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F21BC" w14:textId="77777777" w:rsidR="00F351A4" w:rsidRDefault="00F351A4" w:rsidP="000F73E6">
      <w:pPr>
        <w:spacing w:after="0" w:line="240" w:lineRule="auto"/>
      </w:pPr>
      <w:r>
        <w:separator/>
      </w:r>
    </w:p>
  </w:footnote>
  <w:footnote w:type="continuationSeparator" w:id="0">
    <w:p w14:paraId="459F6797" w14:textId="77777777" w:rsidR="00F351A4" w:rsidRDefault="00F351A4" w:rsidP="000F73E6">
      <w:pPr>
        <w:spacing w:after="0" w:line="240" w:lineRule="auto"/>
      </w:pPr>
      <w:r>
        <w:continuationSeparator/>
      </w:r>
    </w:p>
  </w:footnote>
  <w:footnote w:type="continuationNotice" w:id="1">
    <w:p w14:paraId="6BD5A0CB" w14:textId="77777777" w:rsidR="00F351A4" w:rsidRDefault="00F351A4">
      <w:pPr>
        <w:spacing w:after="0" w:line="240" w:lineRule="auto"/>
      </w:pPr>
    </w:p>
  </w:footnote>
  <w:footnote w:id="2">
    <w:p w14:paraId="6283A911" w14:textId="343F8E47" w:rsidR="003002DF" w:rsidRPr="00E10A08" w:rsidRDefault="003002DF">
      <w:pPr>
        <w:pStyle w:val="FootnoteText"/>
        <w:rPr>
          <w:lang w:val="en-GB"/>
        </w:rPr>
      </w:pPr>
      <w:r>
        <w:rPr>
          <w:rStyle w:val="FootnoteReference"/>
        </w:rPr>
        <w:footnoteRef/>
      </w:r>
      <w:r w:rsidRPr="00E10A08">
        <w:rPr>
          <w:lang w:val="en-GB"/>
        </w:rPr>
        <w:t xml:space="preserve"> </w:t>
      </w:r>
      <w:r>
        <w:rPr>
          <w:lang w:val="en-US"/>
        </w:rPr>
        <w:t>To be clear, each document is a combination of topics, hence the prevalence of this particular topic across the whole corpus.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BDBC3" w14:textId="77777777" w:rsidR="003002DF" w:rsidRDefault="003002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11305"/>
    <w:rsid w:val="000117CE"/>
    <w:rsid w:val="00020C1A"/>
    <w:rsid w:val="0002323F"/>
    <w:rsid w:val="000235B6"/>
    <w:rsid w:val="00025EC1"/>
    <w:rsid w:val="00032DC8"/>
    <w:rsid w:val="00036A8C"/>
    <w:rsid w:val="000420EE"/>
    <w:rsid w:val="0006597B"/>
    <w:rsid w:val="000807CF"/>
    <w:rsid w:val="00082DD4"/>
    <w:rsid w:val="00095A3A"/>
    <w:rsid w:val="000C5E34"/>
    <w:rsid w:val="000D2A87"/>
    <w:rsid w:val="000D4E2B"/>
    <w:rsid w:val="000D7948"/>
    <w:rsid w:val="000E1167"/>
    <w:rsid w:val="000E5EE1"/>
    <w:rsid w:val="000E5FEC"/>
    <w:rsid w:val="000F0B1C"/>
    <w:rsid w:val="000F0D6C"/>
    <w:rsid w:val="000F3C55"/>
    <w:rsid w:val="000F73E6"/>
    <w:rsid w:val="0010383B"/>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69F0"/>
    <w:rsid w:val="00196EA1"/>
    <w:rsid w:val="001A7A7D"/>
    <w:rsid w:val="001B2C6B"/>
    <w:rsid w:val="001B5555"/>
    <w:rsid w:val="001D4B2B"/>
    <w:rsid w:val="001E2F15"/>
    <w:rsid w:val="001E3562"/>
    <w:rsid w:val="001E7F7C"/>
    <w:rsid w:val="001F507A"/>
    <w:rsid w:val="001F6403"/>
    <w:rsid w:val="00200D99"/>
    <w:rsid w:val="00217791"/>
    <w:rsid w:val="0022122A"/>
    <w:rsid w:val="002214FE"/>
    <w:rsid w:val="00223534"/>
    <w:rsid w:val="0022362D"/>
    <w:rsid w:val="00224221"/>
    <w:rsid w:val="00233D6F"/>
    <w:rsid w:val="00253BC0"/>
    <w:rsid w:val="00261D3D"/>
    <w:rsid w:val="00263835"/>
    <w:rsid w:val="002646A3"/>
    <w:rsid w:val="00267CA7"/>
    <w:rsid w:val="00286CC1"/>
    <w:rsid w:val="002910D9"/>
    <w:rsid w:val="002921D6"/>
    <w:rsid w:val="0029412F"/>
    <w:rsid w:val="00294745"/>
    <w:rsid w:val="002969E4"/>
    <w:rsid w:val="00296C2D"/>
    <w:rsid w:val="00297690"/>
    <w:rsid w:val="002A06F1"/>
    <w:rsid w:val="002A24EA"/>
    <w:rsid w:val="002A7898"/>
    <w:rsid w:val="002B116F"/>
    <w:rsid w:val="002B609B"/>
    <w:rsid w:val="002C2735"/>
    <w:rsid w:val="002C6B29"/>
    <w:rsid w:val="002C731A"/>
    <w:rsid w:val="002D304E"/>
    <w:rsid w:val="002D3111"/>
    <w:rsid w:val="002D52B9"/>
    <w:rsid w:val="002E2B5D"/>
    <w:rsid w:val="002F7CE4"/>
    <w:rsid w:val="003002DF"/>
    <w:rsid w:val="00301D1B"/>
    <w:rsid w:val="003033A2"/>
    <w:rsid w:val="00307FFD"/>
    <w:rsid w:val="0032037F"/>
    <w:rsid w:val="0032089A"/>
    <w:rsid w:val="00320EBE"/>
    <w:rsid w:val="0032557C"/>
    <w:rsid w:val="003275E9"/>
    <w:rsid w:val="003319DF"/>
    <w:rsid w:val="003458A4"/>
    <w:rsid w:val="003635D4"/>
    <w:rsid w:val="00363E27"/>
    <w:rsid w:val="00365085"/>
    <w:rsid w:val="003710A7"/>
    <w:rsid w:val="00373E1E"/>
    <w:rsid w:val="0037617C"/>
    <w:rsid w:val="003768E9"/>
    <w:rsid w:val="0037706F"/>
    <w:rsid w:val="003810CF"/>
    <w:rsid w:val="003827B6"/>
    <w:rsid w:val="00387FB5"/>
    <w:rsid w:val="00396DC6"/>
    <w:rsid w:val="003A2F8C"/>
    <w:rsid w:val="003A369A"/>
    <w:rsid w:val="003B146E"/>
    <w:rsid w:val="003B1BB9"/>
    <w:rsid w:val="003B4E40"/>
    <w:rsid w:val="003B53A8"/>
    <w:rsid w:val="003B77E3"/>
    <w:rsid w:val="003C0956"/>
    <w:rsid w:val="003D3102"/>
    <w:rsid w:val="003D3420"/>
    <w:rsid w:val="003D5A41"/>
    <w:rsid w:val="003D5BF4"/>
    <w:rsid w:val="003E36A4"/>
    <w:rsid w:val="003E4168"/>
    <w:rsid w:val="003E4271"/>
    <w:rsid w:val="003F08C5"/>
    <w:rsid w:val="003F2757"/>
    <w:rsid w:val="003F6786"/>
    <w:rsid w:val="003F76D7"/>
    <w:rsid w:val="00401FE9"/>
    <w:rsid w:val="004054EC"/>
    <w:rsid w:val="00413F68"/>
    <w:rsid w:val="004308BF"/>
    <w:rsid w:val="00431C3D"/>
    <w:rsid w:val="00432FB3"/>
    <w:rsid w:val="00434727"/>
    <w:rsid w:val="0043743A"/>
    <w:rsid w:val="00446B69"/>
    <w:rsid w:val="004523A9"/>
    <w:rsid w:val="0045398A"/>
    <w:rsid w:val="0045499A"/>
    <w:rsid w:val="004608D1"/>
    <w:rsid w:val="004655EB"/>
    <w:rsid w:val="00471B70"/>
    <w:rsid w:val="00472B32"/>
    <w:rsid w:val="00475856"/>
    <w:rsid w:val="00477D27"/>
    <w:rsid w:val="004814BF"/>
    <w:rsid w:val="00482C07"/>
    <w:rsid w:val="00485EC7"/>
    <w:rsid w:val="00495B88"/>
    <w:rsid w:val="00497734"/>
    <w:rsid w:val="004A3BC3"/>
    <w:rsid w:val="004A5DC5"/>
    <w:rsid w:val="004A6C4A"/>
    <w:rsid w:val="004B5010"/>
    <w:rsid w:val="004B56A9"/>
    <w:rsid w:val="004C1F4C"/>
    <w:rsid w:val="004C778A"/>
    <w:rsid w:val="004D0A2E"/>
    <w:rsid w:val="004E52E8"/>
    <w:rsid w:val="004F5A01"/>
    <w:rsid w:val="0051049A"/>
    <w:rsid w:val="005211AF"/>
    <w:rsid w:val="00522F79"/>
    <w:rsid w:val="005247A6"/>
    <w:rsid w:val="00532039"/>
    <w:rsid w:val="0053492E"/>
    <w:rsid w:val="00537B55"/>
    <w:rsid w:val="00540F29"/>
    <w:rsid w:val="00541160"/>
    <w:rsid w:val="00541D3C"/>
    <w:rsid w:val="005456AF"/>
    <w:rsid w:val="00553825"/>
    <w:rsid w:val="0055477A"/>
    <w:rsid w:val="00557DAE"/>
    <w:rsid w:val="00566385"/>
    <w:rsid w:val="0058564E"/>
    <w:rsid w:val="00585B12"/>
    <w:rsid w:val="005A5669"/>
    <w:rsid w:val="005B02C9"/>
    <w:rsid w:val="005B2328"/>
    <w:rsid w:val="005B31AC"/>
    <w:rsid w:val="005C11A3"/>
    <w:rsid w:val="005C635A"/>
    <w:rsid w:val="005E6004"/>
    <w:rsid w:val="005E6AD9"/>
    <w:rsid w:val="005F08F4"/>
    <w:rsid w:val="005F3234"/>
    <w:rsid w:val="005F3E0A"/>
    <w:rsid w:val="005F4421"/>
    <w:rsid w:val="005F72D7"/>
    <w:rsid w:val="006205EC"/>
    <w:rsid w:val="00620C4A"/>
    <w:rsid w:val="00634EC4"/>
    <w:rsid w:val="0063586E"/>
    <w:rsid w:val="006372F5"/>
    <w:rsid w:val="00645296"/>
    <w:rsid w:val="00645C45"/>
    <w:rsid w:val="00653641"/>
    <w:rsid w:val="006577D6"/>
    <w:rsid w:val="00667FB4"/>
    <w:rsid w:val="006701FF"/>
    <w:rsid w:val="00670781"/>
    <w:rsid w:val="006765A1"/>
    <w:rsid w:val="00681BF2"/>
    <w:rsid w:val="006A1B99"/>
    <w:rsid w:val="006A36C8"/>
    <w:rsid w:val="006B0846"/>
    <w:rsid w:val="006B2950"/>
    <w:rsid w:val="006C2C52"/>
    <w:rsid w:val="006D43D4"/>
    <w:rsid w:val="006D4528"/>
    <w:rsid w:val="006F0679"/>
    <w:rsid w:val="006F3055"/>
    <w:rsid w:val="006F4B65"/>
    <w:rsid w:val="00701907"/>
    <w:rsid w:val="007026FA"/>
    <w:rsid w:val="007030A9"/>
    <w:rsid w:val="00706462"/>
    <w:rsid w:val="0071476E"/>
    <w:rsid w:val="00717416"/>
    <w:rsid w:val="0072388D"/>
    <w:rsid w:val="00743CDE"/>
    <w:rsid w:val="00744632"/>
    <w:rsid w:val="00753DC1"/>
    <w:rsid w:val="007547A0"/>
    <w:rsid w:val="0075694D"/>
    <w:rsid w:val="00756EFE"/>
    <w:rsid w:val="007605CD"/>
    <w:rsid w:val="00762040"/>
    <w:rsid w:val="00763041"/>
    <w:rsid w:val="00765E1D"/>
    <w:rsid w:val="00766988"/>
    <w:rsid w:val="007738EB"/>
    <w:rsid w:val="0078186F"/>
    <w:rsid w:val="00781B0D"/>
    <w:rsid w:val="00784CDF"/>
    <w:rsid w:val="00787C57"/>
    <w:rsid w:val="00794692"/>
    <w:rsid w:val="00797DC1"/>
    <w:rsid w:val="007A5C96"/>
    <w:rsid w:val="007A7422"/>
    <w:rsid w:val="007A7F44"/>
    <w:rsid w:val="007B083F"/>
    <w:rsid w:val="007B14AC"/>
    <w:rsid w:val="007B4255"/>
    <w:rsid w:val="007B727D"/>
    <w:rsid w:val="007C39CF"/>
    <w:rsid w:val="007C73B3"/>
    <w:rsid w:val="007D1C9F"/>
    <w:rsid w:val="007D4C1E"/>
    <w:rsid w:val="007E3CFD"/>
    <w:rsid w:val="007E61D3"/>
    <w:rsid w:val="007F2C02"/>
    <w:rsid w:val="007F6762"/>
    <w:rsid w:val="00807AA0"/>
    <w:rsid w:val="0082770C"/>
    <w:rsid w:val="0083368F"/>
    <w:rsid w:val="008400AB"/>
    <w:rsid w:val="008418B6"/>
    <w:rsid w:val="00841E48"/>
    <w:rsid w:val="00842290"/>
    <w:rsid w:val="00845D62"/>
    <w:rsid w:val="0085523F"/>
    <w:rsid w:val="008637A0"/>
    <w:rsid w:val="00876161"/>
    <w:rsid w:val="00880DDF"/>
    <w:rsid w:val="008927A2"/>
    <w:rsid w:val="008A50D4"/>
    <w:rsid w:val="008B06E2"/>
    <w:rsid w:val="008B0A3F"/>
    <w:rsid w:val="008B59CD"/>
    <w:rsid w:val="008B5E11"/>
    <w:rsid w:val="008D70E0"/>
    <w:rsid w:val="008E54CF"/>
    <w:rsid w:val="008E5F31"/>
    <w:rsid w:val="008E7CBD"/>
    <w:rsid w:val="008F0621"/>
    <w:rsid w:val="008F2059"/>
    <w:rsid w:val="008F38B2"/>
    <w:rsid w:val="008F66F6"/>
    <w:rsid w:val="00905C83"/>
    <w:rsid w:val="009063D2"/>
    <w:rsid w:val="009114BF"/>
    <w:rsid w:val="00916F18"/>
    <w:rsid w:val="00933BE0"/>
    <w:rsid w:val="00941DC7"/>
    <w:rsid w:val="0094493F"/>
    <w:rsid w:val="00957458"/>
    <w:rsid w:val="00961E05"/>
    <w:rsid w:val="00967604"/>
    <w:rsid w:val="00967C7D"/>
    <w:rsid w:val="00977D3F"/>
    <w:rsid w:val="00981A3C"/>
    <w:rsid w:val="00982EE2"/>
    <w:rsid w:val="00984DFC"/>
    <w:rsid w:val="00996A1E"/>
    <w:rsid w:val="009A18AD"/>
    <w:rsid w:val="009A2BA8"/>
    <w:rsid w:val="009B30D5"/>
    <w:rsid w:val="009B6AD0"/>
    <w:rsid w:val="009C05A6"/>
    <w:rsid w:val="009C429E"/>
    <w:rsid w:val="009D4157"/>
    <w:rsid w:val="009D4911"/>
    <w:rsid w:val="009D4AF7"/>
    <w:rsid w:val="009E2133"/>
    <w:rsid w:val="009E306E"/>
    <w:rsid w:val="009F57EA"/>
    <w:rsid w:val="009F5E22"/>
    <w:rsid w:val="00A05AEA"/>
    <w:rsid w:val="00A05B7C"/>
    <w:rsid w:val="00A07BB2"/>
    <w:rsid w:val="00A11B87"/>
    <w:rsid w:val="00A5615A"/>
    <w:rsid w:val="00A73AFB"/>
    <w:rsid w:val="00A905B9"/>
    <w:rsid w:val="00A9111B"/>
    <w:rsid w:val="00A97ACC"/>
    <w:rsid w:val="00AA601F"/>
    <w:rsid w:val="00AB1EBA"/>
    <w:rsid w:val="00AB2E3C"/>
    <w:rsid w:val="00AC01B5"/>
    <w:rsid w:val="00AC1F0A"/>
    <w:rsid w:val="00AC338A"/>
    <w:rsid w:val="00AC56F9"/>
    <w:rsid w:val="00AC74FD"/>
    <w:rsid w:val="00AD0FC8"/>
    <w:rsid w:val="00AD2026"/>
    <w:rsid w:val="00AD20DA"/>
    <w:rsid w:val="00AD32B1"/>
    <w:rsid w:val="00AD62DC"/>
    <w:rsid w:val="00AD65F4"/>
    <w:rsid w:val="00AD70DE"/>
    <w:rsid w:val="00AF0218"/>
    <w:rsid w:val="00AF21F9"/>
    <w:rsid w:val="00AF39AE"/>
    <w:rsid w:val="00B01A78"/>
    <w:rsid w:val="00B0259D"/>
    <w:rsid w:val="00B06E41"/>
    <w:rsid w:val="00B17D0D"/>
    <w:rsid w:val="00B2235C"/>
    <w:rsid w:val="00B24B20"/>
    <w:rsid w:val="00B36416"/>
    <w:rsid w:val="00B36DFC"/>
    <w:rsid w:val="00B46606"/>
    <w:rsid w:val="00B514CE"/>
    <w:rsid w:val="00B56C99"/>
    <w:rsid w:val="00B64A94"/>
    <w:rsid w:val="00B67577"/>
    <w:rsid w:val="00B722BA"/>
    <w:rsid w:val="00B7244F"/>
    <w:rsid w:val="00B81938"/>
    <w:rsid w:val="00B86DB4"/>
    <w:rsid w:val="00BA0ADE"/>
    <w:rsid w:val="00BA457F"/>
    <w:rsid w:val="00BB09E1"/>
    <w:rsid w:val="00BB3D6A"/>
    <w:rsid w:val="00BB4372"/>
    <w:rsid w:val="00BB7AC9"/>
    <w:rsid w:val="00BC170A"/>
    <w:rsid w:val="00BE1702"/>
    <w:rsid w:val="00BE1D51"/>
    <w:rsid w:val="00BE3840"/>
    <w:rsid w:val="00BE4C95"/>
    <w:rsid w:val="00BF076D"/>
    <w:rsid w:val="00BF1740"/>
    <w:rsid w:val="00BF460A"/>
    <w:rsid w:val="00BF4DF2"/>
    <w:rsid w:val="00C05D14"/>
    <w:rsid w:val="00C05E71"/>
    <w:rsid w:val="00C1790B"/>
    <w:rsid w:val="00C17AA8"/>
    <w:rsid w:val="00C24EF1"/>
    <w:rsid w:val="00C27830"/>
    <w:rsid w:val="00C319DA"/>
    <w:rsid w:val="00C33C7D"/>
    <w:rsid w:val="00C34031"/>
    <w:rsid w:val="00C35D93"/>
    <w:rsid w:val="00C4045D"/>
    <w:rsid w:val="00C40641"/>
    <w:rsid w:val="00C47768"/>
    <w:rsid w:val="00C56197"/>
    <w:rsid w:val="00C66E70"/>
    <w:rsid w:val="00C858FE"/>
    <w:rsid w:val="00C9383A"/>
    <w:rsid w:val="00C9463E"/>
    <w:rsid w:val="00CA0A34"/>
    <w:rsid w:val="00CA212D"/>
    <w:rsid w:val="00CB0AA0"/>
    <w:rsid w:val="00CB329D"/>
    <w:rsid w:val="00CB675A"/>
    <w:rsid w:val="00CB6E15"/>
    <w:rsid w:val="00CB6E73"/>
    <w:rsid w:val="00CC1D81"/>
    <w:rsid w:val="00CC24AE"/>
    <w:rsid w:val="00CC3790"/>
    <w:rsid w:val="00CC636F"/>
    <w:rsid w:val="00CD0FC3"/>
    <w:rsid w:val="00CD1A87"/>
    <w:rsid w:val="00CD3E16"/>
    <w:rsid w:val="00CD755A"/>
    <w:rsid w:val="00CE2855"/>
    <w:rsid w:val="00CE5B07"/>
    <w:rsid w:val="00D028BA"/>
    <w:rsid w:val="00D0344A"/>
    <w:rsid w:val="00D21ECE"/>
    <w:rsid w:val="00D22A60"/>
    <w:rsid w:val="00D27333"/>
    <w:rsid w:val="00D32B24"/>
    <w:rsid w:val="00D346EB"/>
    <w:rsid w:val="00D50AD7"/>
    <w:rsid w:val="00D52F16"/>
    <w:rsid w:val="00D531A8"/>
    <w:rsid w:val="00D540CC"/>
    <w:rsid w:val="00D701F0"/>
    <w:rsid w:val="00D71759"/>
    <w:rsid w:val="00D7434B"/>
    <w:rsid w:val="00D7744A"/>
    <w:rsid w:val="00D805AA"/>
    <w:rsid w:val="00D86CDE"/>
    <w:rsid w:val="00D87478"/>
    <w:rsid w:val="00D87A57"/>
    <w:rsid w:val="00D914C4"/>
    <w:rsid w:val="00DB0DB8"/>
    <w:rsid w:val="00DB4669"/>
    <w:rsid w:val="00DB4EC9"/>
    <w:rsid w:val="00DB4F58"/>
    <w:rsid w:val="00DB6029"/>
    <w:rsid w:val="00DB6591"/>
    <w:rsid w:val="00DB6686"/>
    <w:rsid w:val="00DC6DEE"/>
    <w:rsid w:val="00DD008D"/>
    <w:rsid w:val="00DD3AA5"/>
    <w:rsid w:val="00DE317C"/>
    <w:rsid w:val="00DF2488"/>
    <w:rsid w:val="00DF4C7A"/>
    <w:rsid w:val="00E021B6"/>
    <w:rsid w:val="00E022A9"/>
    <w:rsid w:val="00E10A08"/>
    <w:rsid w:val="00E131F6"/>
    <w:rsid w:val="00E157B1"/>
    <w:rsid w:val="00E177E0"/>
    <w:rsid w:val="00E206E7"/>
    <w:rsid w:val="00E37634"/>
    <w:rsid w:val="00E44963"/>
    <w:rsid w:val="00E45A5A"/>
    <w:rsid w:val="00E5375F"/>
    <w:rsid w:val="00E53D4A"/>
    <w:rsid w:val="00E5573C"/>
    <w:rsid w:val="00E6332A"/>
    <w:rsid w:val="00E6530D"/>
    <w:rsid w:val="00E76703"/>
    <w:rsid w:val="00E8304E"/>
    <w:rsid w:val="00E8727F"/>
    <w:rsid w:val="00E94689"/>
    <w:rsid w:val="00E95BB9"/>
    <w:rsid w:val="00E97CDE"/>
    <w:rsid w:val="00EA011D"/>
    <w:rsid w:val="00EA0BED"/>
    <w:rsid w:val="00EA138E"/>
    <w:rsid w:val="00EA71D4"/>
    <w:rsid w:val="00EB33EB"/>
    <w:rsid w:val="00EB350E"/>
    <w:rsid w:val="00EC1453"/>
    <w:rsid w:val="00EC77CD"/>
    <w:rsid w:val="00ED7024"/>
    <w:rsid w:val="00EE251B"/>
    <w:rsid w:val="00EF1F63"/>
    <w:rsid w:val="00F00144"/>
    <w:rsid w:val="00F00613"/>
    <w:rsid w:val="00F0167C"/>
    <w:rsid w:val="00F05353"/>
    <w:rsid w:val="00F207EB"/>
    <w:rsid w:val="00F2291F"/>
    <w:rsid w:val="00F26A4E"/>
    <w:rsid w:val="00F30B8F"/>
    <w:rsid w:val="00F315CA"/>
    <w:rsid w:val="00F32C5B"/>
    <w:rsid w:val="00F351A4"/>
    <w:rsid w:val="00F361F5"/>
    <w:rsid w:val="00F376F2"/>
    <w:rsid w:val="00F42BA3"/>
    <w:rsid w:val="00F44CD0"/>
    <w:rsid w:val="00F52D0A"/>
    <w:rsid w:val="00F56192"/>
    <w:rsid w:val="00F90607"/>
    <w:rsid w:val="00FA0755"/>
    <w:rsid w:val="00FA7611"/>
    <w:rsid w:val="00FB3737"/>
    <w:rsid w:val="00FC19B8"/>
    <w:rsid w:val="00FC4D38"/>
    <w:rsid w:val="00FC7BCF"/>
    <w:rsid w:val="00FD11B0"/>
    <w:rsid w:val="00FD1961"/>
    <w:rsid w:val="00FD55D7"/>
    <w:rsid w:val="00FE3F6E"/>
    <w:rsid w:val="00FE5DA5"/>
    <w:rsid w:val="00FE7D05"/>
    <w:rsid w:val="00FF290E"/>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8C171-763B-4608-89DA-A3F99042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27654</Words>
  <Characters>157632</Characters>
  <Application>Microsoft Office Word</Application>
  <DocSecurity>0</DocSecurity>
  <Lines>1313</Lines>
  <Paragraphs>369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184917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10</cp:revision>
  <dcterms:created xsi:type="dcterms:W3CDTF">2017-06-21T16:25:00Z</dcterms:created>
  <dcterms:modified xsi:type="dcterms:W3CDTF">2017-10-09T14:59:00Z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http://www.zotero.org/styles/current-opinion-in-environmental-sustainability</vt:lpwstr>
  </property>
  <property fmtid="{D5CDD505-2E9C-101B-9397-08002B2CF9AE}" pid="11" name="Mendeley Recent Style Name 3_1">
    <vt:lpwstr>Current Opinion in Environmental Sustainability</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http://www.zotero.org/styles/journal-of-cleaner-production</vt:lpwstr>
  </property>
  <property fmtid="{D5CDD505-2E9C-101B-9397-08002B2CF9AE}" pid="15" name="Mendeley Recent Style Name 5_1">
    <vt:lpwstr>Journal of Cleaner Production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