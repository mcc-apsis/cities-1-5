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09F68" w14:textId="77777777" w:rsidR="001E2F15" w:rsidRDefault="00D50AD7" w:rsidP="00701907">
      <w:pPr>
        <w:pStyle w:val="Title"/>
        <w:jc w:val="center"/>
        <w:rPr>
          <w:lang w:val="en-US"/>
        </w:rPr>
      </w:pPr>
      <w:r w:rsidRPr="00D50AD7">
        <w:rPr>
          <w:lang w:val="en-US"/>
        </w:rPr>
        <w:t>The literatu</w:t>
      </w:r>
      <w:r>
        <w:rPr>
          <w:lang w:val="en-US"/>
        </w:rPr>
        <w:t>re landscape on 1.5°C Climate Change and Cities</w:t>
      </w:r>
    </w:p>
    <w:p w14:paraId="4D802A3A" w14:textId="2B079C09" w:rsidR="00D50AD7" w:rsidRDefault="00701907" w:rsidP="00701907">
      <w:pPr>
        <w:jc w:val="center"/>
        <w:rPr>
          <w:bCs/>
          <w:i/>
          <w:iCs/>
          <w:vertAlign w:val="superscript"/>
          <w:lang w:val="en-US"/>
        </w:rPr>
      </w:pPr>
      <w:r w:rsidRPr="00701907">
        <w:rPr>
          <w:bCs/>
          <w:i/>
          <w:iCs/>
          <w:lang w:val="en-US"/>
        </w:rPr>
        <w:t>William Lamb</w:t>
      </w:r>
      <w:r>
        <w:rPr>
          <w:bCs/>
          <w:i/>
          <w:iCs/>
          <w:vertAlign w:val="superscript"/>
          <w:lang w:val="en-US"/>
        </w:rPr>
        <w:t>1</w:t>
      </w:r>
      <w:r w:rsidRPr="00701907">
        <w:rPr>
          <w:bCs/>
          <w:i/>
          <w:iCs/>
          <w:lang w:val="en-US"/>
        </w:rPr>
        <w:t>,</w:t>
      </w:r>
      <w:r w:rsidR="00D50AD7" w:rsidRPr="00701907">
        <w:rPr>
          <w:bCs/>
          <w:i/>
          <w:iCs/>
          <w:lang w:val="en-US"/>
        </w:rPr>
        <w:t xml:space="preserve"> Max Callagha</w:t>
      </w:r>
      <w:r w:rsidRPr="00701907">
        <w:rPr>
          <w:bCs/>
          <w:i/>
          <w:iCs/>
          <w:lang w:val="en-US"/>
        </w:rPr>
        <w:t>n</w:t>
      </w:r>
      <w:r>
        <w:rPr>
          <w:bCs/>
          <w:i/>
          <w:iCs/>
          <w:vertAlign w:val="superscript"/>
          <w:lang w:val="en-US"/>
        </w:rPr>
        <w:t>1</w:t>
      </w:r>
      <w:r w:rsidRPr="00701907">
        <w:rPr>
          <w:bCs/>
          <w:i/>
          <w:iCs/>
          <w:lang w:val="en-US"/>
        </w:rPr>
        <w:t>, Felix Creutzig</w:t>
      </w:r>
      <w:r>
        <w:rPr>
          <w:bCs/>
          <w:i/>
          <w:iCs/>
          <w:vertAlign w:val="superscript"/>
          <w:lang w:val="en-US"/>
        </w:rPr>
        <w:t>1</w:t>
      </w:r>
      <w:proofErr w:type="gramStart"/>
      <w:r>
        <w:rPr>
          <w:bCs/>
          <w:i/>
          <w:iCs/>
          <w:vertAlign w:val="superscript"/>
          <w:lang w:val="en-US"/>
        </w:rPr>
        <w:t>,2</w:t>
      </w:r>
      <w:proofErr w:type="gramEnd"/>
      <w:r w:rsidRPr="00701907">
        <w:rPr>
          <w:bCs/>
          <w:i/>
          <w:iCs/>
          <w:lang w:val="en-US"/>
        </w:rPr>
        <w:t>,</w:t>
      </w:r>
      <w:r w:rsidR="00D50AD7" w:rsidRPr="00701907">
        <w:rPr>
          <w:bCs/>
          <w:i/>
          <w:iCs/>
          <w:lang w:val="en-US"/>
        </w:rPr>
        <w:t xml:space="preserve"> </w:t>
      </w:r>
      <w:r w:rsidR="00CC1D81" w:rsidRPr="00701907">
        <w:rPr>
          <w:bCs/>
          <w:i/>
          <w:iCs/>
          <w:lang w:val="en-US"/>
        </w:rPr>
        <w:t>Radhika Khosla</w:t>
      </w:r>
      <w:r>
        <w:rPr>
          <w:bCs/>
          <w:i/>
          <w:iCs/>
          <w:vertAlign w:val="superscript"/>
          <w:lang w:val="en-US"/>
        </w:rPr>
        <w:t>3</w:t>
      </w:r>
      <w:r w:rsidR="00CC1D81" w:rsidRPr="00701907">
        <w:rPr>
          <w:bCs/>
          <w:i/>
          <w:iCs/>
          <w:lang w:val="en-US"/>
        </w:rPr>
        <w:t xml:space="preserve">, </w:t>
      </w:r>
      <w:r w:rsidR="00D50AD7" w:rsidRPr="00701907">
        <w:rPr>
          <w:bCs/>
          <w:i/>
          <w:iCs/>
          <w:lang w:val="en-US"/>
        </w:rPr>
        <w:t>Jan Minx</w:t>
      </w:r>
      <w:r>
        <w:rPr>
          <w:bCs/>
          <w:i/>
          <w:iCs/>
          <w:vertAlign w:val="superscript"/>
          <w:lang w:val="en-US"/>
        </w:rPr>
        <w:t>1,4</w:t>
      </w:r>
    </w:p>
    <w:p w14:paraId="44225136" w14:textId="77777777" w:rsidR="006205EC" w:rsidRDefault="006205EC" w:rsidP="00701907">
      <w:pPr>
        <w:rPr>
          <w:bCs/>
          <w:i/>
          <w:iCs/>
          <w:lang w:val="en-US"/>
        </w:rPr>
      </w:pPr>
    </w:p>
    <w:p w14:paraId="46E7C288" w14:textId="77777777" w:rsidR="003D5A41" w:rsidRDefault="003D5A41" w:rsidP="003D5A41">
      <w:pPr>
        <w:rPr>
          <w:bCs/>
          <w:i/>
          <w:iCs/>
          <w:lang w:val="en-US"/>
        </w:rPr>
      </w:pPr>
      <w:r>
        <w:rPr>
          <w:bCs/>
          <w:i/>
          <w:iCs/>
          <w:lang w:val="en-US"/>
        </w:rPr>
        <w:t xml:space="preserve">Affiliations </w:t>
      </w:r>
    </w:p>
    <w:p w14:paraId="441EAD27" w14:textId="77777777" w:rsidR="003D5A41" w:rsidRDefault="003D5A41" w:rsidP="003D5A41">
      <w:pPr>
        <w:rPr>
          <w:bCs/>
          <w:i/>
          <w:iCs/>
          <w:lang w:val="en-US"/>
        </w:rPr>
      </w:pPr>
      <w:r>
        <w:rPr>
          <w:bCs/>
          <w:i/>
          <w:iCs/>
          <w:lang w:val="en-US"/>
        </w:rPr>
        <w:t xml:space="preserve">1 Mercator Research Institute on Global Commons and Climate Change, </w:t>
      </w:r>
      <w:proofErr w:type="spellStart"/>
      <w:r>
        <w:rPr>
          <w:bCs/>
          <w:i/>
          <w:iCs/>
          <w:lang w:val="en-US"/>
        </w:rPr>
        <w:t>Torgauer</w:t>
      </w:r>
      <w:proofErr w:type="spellEnd"/>
      <w:r>
        <w:rPr>
          <w:bCs/>
          <w:i/>
          <w:iCs/>
          <w:lang w:val="en-US"/>
        </w:rPr>
        <w:t xml:space="preserve"> Str. 14, 10829 Berlin, Germany</w:t>
      </w:r>
    </w:p>
    <w:p w14:paraId="67E59186" w14:textId="77777777" w:rsidR="003D5A41" w:rsidRDefault="003D5A41" w:rsidP="003D5A41">
      <w:pPr>
        <w:rPr>
          <w:bCs/>
          <w:i/>
          <w:iCs/>
          <w:lang w:val="en-US"/>
        </w:rPr>
      </w:pPr>
      <w:r>
        <w:rPr>
          <w:bCs/>
          <w:i/>
          <w:iCs/>
          <w:lang w:val="en-US"/>
        </w:rPr>
        <w:t xml:space="preserve">2 Sustainability Economics of Human Settlements, Technical University Berlin, Str. </w:t>
      </w:r>
      <w:r w:rsidRPr="00B34041">
        <w:rPr>
          <w:bCs/>
          <w:i/>
          <w:iCs/>
          <w:lang w:val="en-US"/>
        </w:rPr>
        <w:t xml:space="preserve">des 17. </w:t>
      </w:r>
      <w:proofErr w:type="spellStart"/>
      <w:r w:rsidRPr="00B34041">
        <w:rPr>
          <w:bCs/>
          <w:i/>
          <w:iCs/>
          <w:lang w:val="en-US"/>
        </w:rPr>
        <w:t>Juni</w:t>
      </w:r>
      <w:proofErr w:type="spellEnd"/>
      <w:r w:rsidRPr="00B34041">
        <w:rPr>
          <w:bCs/>
          <w:i/>
          <w:iCs/>
          <w:lang w:val="en-US"/>
        </w:rPr>
        <w:t xml:space="preserve"> 135</w:t>
      </w:r>
      <w:r>
        <w:rPr>
          <w:bCs/>
          <w:i/>
          <w:iCs/>
          <w:lang w:val="en-US"/>
        </w:rPr>
        <w:t>, 10623 Berlin, Germany</w:t>
      </w:r>
    </w:p>
    <w:p w14:paraId="6D0CB225" w14:textId="77777777" w:rsidR="003D5A41" w:rsidRDefault="003D5A41" w:rsidP="003D5A41">
      <w:pPr>
        <w:rPr>
          <w:bCs/>
          <w:i/>
          <w:iCs/>
          <w:lang w:val="en-US"/>
        </w:rPr>
      </w:pPr>
      <w:r>
        <w:rPr>
          <w:bCs/>
          <w:i/>
          <w:iCs/>
          <w:lang w:val="en-US"/>
        </w:rPr>
        <w:t xml:space="preserve">3 </w:t>
      </w:r>
      <w:r w:rsidRPr="00B34041">
        <w:rPr>
          <w:bCs/>
          <w:i/>
          <w:iCs/>
          <w:lang w:val="en-US"/>
        </w:rPr>
        <w:t>Centre for Policy Research, New Delhi 110021, India</w:t>
      </w:r>
    </w:p>
    <w:p w14:paraId="1B1B27EF" w14:textId="77777777" w:rsidR="003D5A41" w:rsidRDefault="003D5A41" w:rsidP="003D5A41">
      <w:pPr>
        <w:rPr>
          <w:bCs/>
          <w:i/>
          <w:iCs/>
          <w:lang w:val="en-US"/>
        </w:rPr>
      </w:pPr>
      <w:r>
        <w:rPr>
          <w:bCs/>
          <w:i/>
          <w:iCs/>
          <w:lang w:val="en-US"/>
        </w:rPr>
        <w:t xml:space="preserve">4 </w:t>
      </w:r>
      <w:proofErr w:type="spellStart"/>
      <w:r w:rsidRPr="00B34041">
        <w:rPr>
          <w:bCs/>
          <w:i/>
          <w:iCs/>
          <w:lang w:val="en-US"/>
        </w:rPr>
        <w:t>Hertie</w:t>
      </w:r>
      <w:proofErr w:type="spellEnd"/>
      <w:r>
        <w:rPr>
          <w:bCs/>
          <w:i/>
          <w:iCs/>
          <w:lang w:val="en-US"/>
        </w:rPr>
        <w:t xml:space="preserve"> </w:t>
      </w:r>
      <w:r w:rsidRPr="00B34041">
        <w:rPr>
          <w:bCs/>
          <w:i/>
          <w:iCs/>
          <w:lang w:val="en-US"/>
        </w:rPr>
        <w:t>Schoo</w:t>
      </w:r>
      <w:r>
        <w:rPr>
          <w:bCs/>
          <w:i/>
          <w:iCs/>
          <w:lang w:val="en-US"/>
        </w:rPr>
        <w:t xml:space="preserve">l of Governance, </w:t>
      </w:r>
      <w:proofErr w:type="spellStart"/>
      <w:r>
        <w:rPr>
          <w:bCs/>
          <w:i/>
          <w:iCs/>
          <w:lang w:val="en-US"/>
        </w:rPr>
        <w:t>Friedrichstr</w:t>
      </w:r>
      <w:proofErr w:type="spellEnd"/>
      <w:r>
        <w:rPr>
          <w:bCs/>
          <w:i/>
          <w:iCs/>
          <w:lang w:val="en-US"/>
        </w:rPr>
        <w:t>.</w:t>
      </w:r>
      <w:r w:rsidRPr="00B34041">
        <w:rPr>
          <w:bCs/>
          <w:i/>
          <w:iCs/>
          <w:lang w:val="en-US"/>
        </w:rPr>
        <w:t xml:space="preserve"> 189, 10117 Berlin, Germany</w:t>
      </w:r>
      <w:r>
        <w:rPr>
          <w:bCs/>
          <w:i/>
          <w:iCs/>
          <w:lang w:val="en-US"/>
        </w:rPr>
        <w:t xml:space="preserve"> </w:t>
      </w:r>
    </w:p>
    <w:p w14:paraId="7BD7C447" w14:textId="77777777" w:rsidR="003D5A41" w:rsidRDefault="003D5A41" w:rsidP="003D5A41">
      <w:pPr>
        <w:rPr>
          <w:bCs/>
          <w:i/>
          <w:iCs/>
          <w:lang w:val="en-US"/>
        </w:rPr>
      </w:pPr>
      <w:r>
        <w:rPr>
          <w:bCs/>
          <w:i/>
          <w:iCs/>
          <w:lang w:val="en-US"/>
        </w:rPr>
        <w:t xml:space="preserve">* Corresponding author: </w:t>
      </w:r>
      <w:r w:rsidR="007A5C96">
        <w:fldChar w:fldCharType="begin"/>
      </w:r>
      <w:r w:rsidR="007A5C96" w:rsidRPr="00B81938">
        <w:rPr>
          <w:lang w:val="en-GB"/>
          <w:rPrChange w:id="0" w:author="William Lamb" w:date="2017-10-09T16:30:00Z">
            <w:rPr/>
          </w:rPrChange>
        </w:rPr>
        <w:instrText xml:space="preserve"> HYPERLINK "mailto:lamb@mcc-berlin.net" </w:instrText>
      </w:r>
      <w:r w:rsidR="007A5C96">
        <w:fldChar w:fldCharType="separate"/>
      </w:r>
      <w:r w:rsidRPr="00140340">
        <w:rPr>
          <w:rStyle w:val="Hyperlink"/>
          <w:bCs/>
          <w:i/>
          <w:iCs/>
          <w:lang w:val="en-US"/>
        </w:rPr>
        <w:t>lamb@mcc-berlin.net</w:t>
      </w:r>
      <w:r w:rsidR="007A5C96">
        <w:rPr>
          <w:rStyle w:val="Hyperlink"/>
          <w:bCs/>
          <w:i/>
          <w:iCs/>
          <w:lang w:val="en-US"/>
        </w:rPr>
        <w:fldChar w:fldCharType="end"/>
      </w:r>
    </w:p>
    <w:p w14:paraId="1F91CA70" w14:textId="77777777" w:rsidR="003D5A41" w:rsidRDefault="003D5A41" w:rsidP="003D5A41">
      <w:pPr>
        <w:rPr>
          <w:bCs/>
          <w:i/>
          <w:iCs/>
          <w:lang w:val="en-US"/>
        </w:rPr>
      </w:pPr>
    </w:p>
    <w:p w14:paraId="7F2F5FCF" w14:textId="678ACAA9" w:rsidR="006205EC" w:rsidRDefault="003D5A41" w:rsidP="003D5A41">
      <w:pPr>
        <w:rPr>
          <w:bCs/>
          <w:i/>
          <w:iCs/>
          <w:lang w:val="en-US"/>
        </w:rPr>
      </w:pPr>
      <w:r>
        <w:rPr>
          <w:bCs/>
          <w:i/>
          <w:iCs/>
          <w:lang w:val="en-US"/>
        </w:rPr>
        <w:t xml:space="preserve">Abstract. Cities are key for implementing ambitious climate goals such as the 1.5°C target of the Paris Agreement. But in times of an exponentially growing literature, the appropriate selection of the urban research for assessments is no longer obvious. Employing methods from computational linguistics, we gain a systematic overview of transport, urban form, buildings, and waste management – each of which play important time-sensitive roles for meeting the 1.5°C target in cities. The epistemic core of this urban mitigation literature is currently focused on urban form, despite extensive research into demand-side options such as congestion charging, </w:t>
      </w:r>
      <w:r w:rsidRPr="00CC3790">
        <w:rPr>
          <w:bCs/>
          <w:i/>
          <w:iCs/>
          <w:lang w:val="en-US"/>
        </w:rPr>
        <w:t>parking prices, active travel provisioning</w:t>
      </w:r>
      <w:r>
        <w:rPr>
          <w:bCs/>
          <w:i/>
          <w:iCs/>
          <w:lang w:val="en-US"/>
        </w:rPr>
        <w:t>, building construction height, and behavioral aspects of energy use. To achieve 1.5°C, all such city-scale options need to be examined.</w:t>
      </w:r>
    </w:p>
    <w:p w14:paraId="6D242902" w14:textId="61751A89" w:rsidR="00003DEC" w:rsidRDefault="00003DEC" w:rsidP="003D5A41">
      <w:pPr>
        <w:rPr>
          <w:bCs/>
          <w:i/>
          <w:iCs/>
          <w:lang w:val="en-US"/>
        </w:rPr>
      </w:pPr>
    </w:p>
    <w:p w14:paraId="23CE258F" w14:textId="77777777" w:rsidR="00003DEC" w:rsidRDefault="00003DEC" w:rsidP="003D5A41">
      <w:pPr>
        <w:rPr>
          <w:bCs/>
          <w:i/>
          <w:iCs/>
          <w:lang w:val="en-US"/>
        </w:rPr>
      </w:pPr>
    </w:p>
    <w:p w14:paraId="528D9993" w14:textId="1D4970A0" w:rsidR="003D5A41" w:rsidRDefault="003D5A41">
      <w:pPr>
        <w:rPr>
          <w:bCs/>
          <w:i/>
          <w:iCs/>
          <w:lang w:val="en-US"/>
        </w:rPr>
      </w:pPr>
      <w:r>
        <w:rPr>
          <w:bCs/>
          <w:i/>
          <w:iCs/>
          <w:lang w:val="en-US"/>
        </w:rPr>
        <w:br w:type="page"/>
      </w:r>
    </w:p>
    <w:p w14:paraId="577B94B0" w14:textId="3B0413F5" w:rsidR="006205EC" w:rsidRPr="006205EC" w:rsidRDefault="006205EC" w:rsidP="000F3C55">
      <w:pPr>
        <w:pStyle w:val="Heading1"/>
        <w:rPr>
          <w:lang w:val="en-US"/>
        </w:rPr>
      </w:pPr>
      <w:r w:rsidRPr="006205EC">
        <w:rPr>
          <w:lang w:val="en-US"/>
        </w:rPr>
        <w:lastRenderedPageBreak/>
        <w:t>Introduction</w:t>
      </w:r>
    </w:p>
    <w:p w14:paraId="2F8AEA37" w14:textId="4630D293" w:rsidR="00F44CD0" w:rsidRDefault="00E37634" w:rsidP="00F26A4E">
      <w:pPr>
        <w:rPr>
          <w:lang w:val="en-US"/>
        </w:rPr>
      </w:pPr>
      <w:r>
        <w:rPr>
          <w:lang w:val="en-US"/>
        </w:rPr>
        <w:t>To inform</w:t>
      </w:r>
      <w:r w:rsidRPr="00D50AD7">
        <w:rPr>
          <w:lang w:val="en-US"/>
        </w:rPr>
        <w:t xml:space="preserve"> </w:t>
      </w:r>
      <w:r w:rsidR="00D50AD7" w:rsidRPr="00D50AD7">
        <w:rPr>
          <w:lang w:val="en-US"/>
        </w:rPr>
        <w:t>the global stock-take</w:t>
      </w:r>
      <w:r w:rsidR="00F90607">
        <w:rPr>
          <w:lang w:val="en-US"/>
        </w:rPr>
        <w:t xml:space="preserve"> </w:t>
      </w:r>
      <w:r w:rsidR="00D50AD7" w:rsidRPr="00D50AD7">
        <w:rPr>
          <w:lang w:val="en-US"/>
        </w:rPr>
        <w:t>of the Paris Agreement</w:t>
      </w:r>
      <w:r w:rsidR="00977D3F">
        <w:rPr>
          <w:lang w:val="en-US"/>
        </w:rPr>
        <w:t>,</w:t>
      </w:r>
      <w:r w:rsidR="00D50AD7" w:rsidRPr="00D50AD7">
        <w:rPr>
          <w:lang w:val="en-US"/>
        </w:rPr>
        <w:t xml:space="preserve"> the I</w:t>
      </w:r>
      <w:r w:rsidR="00D50AD7">
        <w:rPr>
          <w:lang w:val="en-US"/>
        </w:rPr>
        <w:t>ntergovernmental Panel on Climate Change</w:t>
      </w:r>
      <w:r w:rsidR="00D50AD7" w:rsidRPr="00D50AD7">
        <w:rPr>
          <w:lang w:val="en-US"/>
        </w:rPr>
        <w:t xml:space="preserve"> </w:t>
      </w:r>
      <w:r w:rsidR="00D50AD7">
        <w:rPr>
          <w:lang w:val="en-US"/>
        </w:rPr>
        <w:t xml:space="preserve">(IPCC) </w:t>
      </w:r>
      <w:r w:rsidR="00D50AD7" w:rsidRPr="00D50AD7">
        <w:rPr>
          <w:lang w:val="en-US"/>
        </w:rPr>
        <w:t>has been tasked</w:t>
      </w:r>
      <w:r>
        <w:rPr>
          <w:lang w:val="en-US"/>
        </w:rPr>
        <w:t xml:space="preserve"> with a Special Report</w:t>
      </w:r>
      <w:r w:rsidR="00D50AD7" w:rsidRPr="00D50AD7">
        <w:rPr>
          <w:lang w:val="en-US"/>
        </w:rPr>
        <w:t xml:space="preserve"> </w:t>
      </w:r>
      <w:r w:rsidR="005A5669">
        <w:rPr>
          <w:lang w:val="en-US"/>
        </w:rPr>
        <w:t xml:space="preserve">(SR) </w:t>
      </w:r>
      <w:r w:rsidR="00D50AD7" w:rsidRPr="00D50AD7">
        <w:rPr>
          <w:lang w:val="en-US"/>
        </w:rPr>
        <w:t xml:space="preserve">to comprehensively </w:t>
      </w:r>
      <w:r w:rsidR="00F90607">
        <w:rPr>
          <w:lang w:val="en-US"/>
        </w:rPr>
        <w:t xml:space="preserve">assess </w:t>
      </w:r>
      <w:r w:rsidR="00D50AD7" w:rsidRPr="00D50AD7">
        <w:rPr>
          <w:lang w:val="en-US"/>
        </w:rPr>
        <w:t xml:space="preserve">the state of scientific knowledge </w:t>
      </w:r>
      <w:r w:rsidR="008418B6">
        <w:rPr>
          <w:lang w:val="en-US"/>
        </w:rPr>
        <w:t xml:space="preserve">on </w:t>
      </w:r>
      <w:r w:rsidR="00D50AD7" w:rsidRPr="00D50AD7">
        <w:rPr>
          <w:lang w:val="en-US"/>
        </w:rPr>
        <w:t>the</w:t>
      </w:r>
      <w:r w:rsidR="00765E1D">
        <w:rPr>
          <w:lang w:val="en-US"/>
        </w:rPr>
        <w:t xml:space="preserve"> </w:t>
      </w:r>
      <w:r w:rsidR="00D50AD7" w:rsidRPr="00D50AD7">
        <w:rPr>
          <w:lang w:val="en-US"/>
        </w:rPr>
        <w:t>1.5</w:t>
      </w:r>
      <w:r w:rsidR="005E6004">
        <w:rPr>
          <w:lang w:val="en-US"/>
        </w:rPr>
        <w:t xml:space="preserve">°C </w:t>
      </w:r>
      <w:r w:rsidR="0078186F">
        <w:rPr>
          <w:lang w:val="en-US"/>
        </w:rPr>
        <w:t xml:space="preserve">temperature </w:t>
      </w:r>
      <w:r w:rsidR="005E6004">
        <w:rPr>
          <w:lang w:val="en-US"/>
        </w:rPr>
        <w:t>goal</w:t>
      </w:r>
      <w:r w:rsidR="00D50AD7" w:rsidRPr="00D50AD7">
        <w:rPr>
          <w:lang w:val="en-US"/>
        </w:rPr>
        <w:t>.</w:t>
      </w:r>
      <w:r w:rsidR="00D50AD7">
        <w:rPr>
          <w:lang w:val="en-US"/>
        </w:rPr>
        <w:t xml:space="preserve"> </w:t>
      </w:r>
      <w:r w:rsidR="00F26A4E">
        <w:rPr>
          <w:lang w:val="en-US"/>
        </w:rPr>
        <w:t>While the discussion on the 1.5°C goal so far has emphasized the role of negative emissions</w:t>
      </w:r>
      <w:ins w:id="1" w:author="William Lamb" w:date="2017-10-09T13:34:00Z">
        <w:r w:rsidR="00756EFE">
          <w:rPr>
            <w:lang w:val="en-US"/>
          </w:rPr>
          <w:t>,</w:t>
        </w:r>
      </w:ins>
      <w:r w:rsidR="00F26A4E">
        <w:rPr>
          <w:lang w:val="en-US"/>
        </w:rPr>
        <w:t xml:space="preserve"> as well as the higher economic costs for staying within </w:t>
      </w:r>
      <w:del w:id="2" w:author="William Lamb" w:date="2017-10-09T13:34:00Z">
        <w:r w:rsidR="00F26A4E" w:rsidDel="00756EFE">
          <w:rPr>
            <w:lang w:val="en-US"/>
          </w:rPr>
          <w:delText xml:space="preserve">the </w:delText>
        </w:r>
      </w:del>
      <w:r w:rsidR="00F26A4E">
        <w:rPr>
          <w:lang w:val="en-US"/>
        </w:rPr>
        <w:t>tight and fast dwindling emission budget</w:t>
      </w:r>
      <w:ins w:id="3" w:author="William Lamb" w:date="2017-10-09T13:34:00Z">
        <w:r w:rsidR="00756EFE">
          <w:rPr>
            <w:lang w:val="en-US"/>
          </w:rPr>
          <w:t>s</w:t>
        </w:r>
      </w:ins>
      <w:r w:rsidR="00F26A4E">
        <w:rPr>
          <w:lang w:val="en-US"/>
        </w:rPr>
        <w:t xml:space="preserve"> </w:t>
      </w:r>
      <w:r w:rsidR="00F26A4E">
        <w:rPr>
          <w:lang w:val="en-US"/>
        </w:rPr>
        <w:fldChar w:fldCharType="begin" w:fldLock="1"/>
      </w:r>
      <w:r w:rsidR="00F26A4E">
        <w:rPr>
          <w:lang w:val="en-US"/>
        </w:rPr>
        <w: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instrText>
      </w:r>
      <w:r w:rsidR="00F26A4E">
        <w:rPr>
          <w:lang w:val="en-US"/>
        </w:rPr>
        <w:fldChar w:fldCharType="separate"/>
      </w:r>
      <w:r w:rsidR="00F26A4E" w:rsidRPr="00482C07">
        <w:rPr>
          <w:rFonts w:ascii="Calibri" w:hAnsi="Calibri" w:cs="Calibri"/>
          <w:noProof/>
          <w:szCs w:val="24"/>
          <w:lang w:val="en-US"/>
        </w:rPr>
        <w:t>[1–4]</w:t>
      </w:r>
      <w:r w:rsidR="00F26A4E">
        <w:rPr>
          <w:lang w:val="en-US"/>
        </w:rPr>
        <w:fldChar w:fldCharType="end"/>
      </w:r>
      <w:r w:rsidR="00F26A4E">
        <w:rPr>
          <w:lang w:val="en-US"/>
        </w:rPr>
        <w:t>, it has been largely neglected that 1.5°C policy pathways also come with a distinctively different (gross) CO</w:t>
      </w:r>
      <w:r w:rsidR="00F26A4E" w:rsidRPr="00667FB4">
        <w:rPr>
          <w:vertAlign w:val="subscript"/>
          <w:lang w:val="en-US"/>
        </w:rPr>
        <w:t>2</w:t>
      </w:r>
      <w:r w:rsidR="00F26A4E">
        <w:rPr>
          <w:lang w:val="en-US"/>
        </w:rPr>
        <w:t xml:space="preserve"> emissions profile compared to 2°C</w:t>
      </w:r>
      <w:del w:id="4" w:author="William Lamb" w:date="2017-10-09T13:36:00Z">
        <w:r w:rsidR="00F26A4E" w:rsidDel="00756EFE">
          <w:rPr>
            <w:lang w:val="en-US"/>
          </w:rPr>
          <w:delText xml:space="preserve"> policy pathways</w:delText>
        </w:r>
      </w:del>
      <w:r w:rsidR="000D4E2B">
        <w:rPr>
          <w:lang w:val="en-US"/>
        </w:rPr>
        <w:t xml:space="preserve">; namely </w:t>
      </w:r>
      <w:r w:rsidR="00765E1D">
        <w:rPr>
          <w:lang w:val="en-US"/>
        </w:rPr>
        <w:t xml:space="preserve">even </w:t>
      </w:r>
      <w:r w:rsidR="00BF1740">
        <w:rPr>
          <w:lang w:val="en-US"/>
        </w:rPr>
        <w:t xml:space="preserve">deeper emissions reductions </w:t>
      </w:r>
      <w:r w:rsidR="00765E1D">
        <w:rPr>
          <w:lang w:val="en-US"/>
        </w:rPr>
        <w:t>in the medium-run and long-run</w:t>
      </w:r>
      <w:r w:rsidR="00DB6591">
        <w:rPr>
          <w:lang w:val="en-US"/>
        </w:rPr>
        <w:t>,</w:t>
      </w:r>
      <w:r w:rsidR="00765E1D">
        <w:rPr>
          <w:lang w:val="en-US"/>
        </w:rPr>
        <w:t xml:space="preserve"> as shown in Figure 1.</w:t>
      </w:r>
      <w:r w:rsidR="00365085">
        <w:rPr>
          <w:lang w:val="en-US"/>
        </w:rPr>
        <w:t xml:space="preserve"> </w:t>
      </w:r>
      <w:del w:id="5" w:author="William Lamb" w:date="2017-10-09T13:37:00Z">
        <w:r w:rsidR="000D4E2B" w:rsidDel="00756EFE">
          <w:rPr>
            <w:lang w:val="en-US"/>
          </w:rPr>
          <w:delText>Since</w:delText>
        </w:r>
        <w:r w:rsidR="00F44CD0" w:rsidDel="00756EFE">
          <w:rPr>
            <w:lang w:val="en-US"/>
          </w:rPr>
          <w:delText xml:space="preserve"> achieving absolute e</w:delText>
        </w:r>
      </w:del>
      <w:del w:id="6" w:author="William Lamb" w:date="2017-10-09T13:38:00Z">
        <w:r w:rsidR="00F44CD0" w:rsidDel="00756EFE">
          <w:rPr>
            <w:lang w:val="en-US"/>
          </w:rPr>
          <w:delText xml:space="preserve">missions reductions to </w:delText>
        </w:r>
        <w:r w:rsidR="00F26A4E" w:rsidDel="00756EFE">
          <w:rPr>
            <w:lang w:val="en-US"/>
          </w:rPr>
          <w:delText xml:space="preserve">essentially </w:delText>
        </w:r>
        <w:r w:rsidR="00F44CD0" w:rsidDel="00756EFE">
          <w:rPr>
            <w:lang w:val="en-US"/>
          </w:rPr>
          <w:delText xml:space="preserve">zero </w:delText>
        </w:r>
        <w:r w:rsidR="00F26A4E" w:rsidDel="00756EFE">
          <w:rPr>
            <w:lang w:val="en-US"/>
          </w:rPr>
          <w:delText xml:space="preserve">within this century </w:delText>
        </w:r>
        <w:r w:rsidR="00F44CD0" w:rsidDel="00756EFE">
          <w:rPr>
            <w:lang w:val="en-US"/>
          </w:rPr>
          <w:delText>is a necessary</w:delText>
        </w:r>
        <w:r w:rsidR="000D4E2B" w:rsidDel="00756EFE">
          <w:rPr>
            <w:lang w:val="en-US"/>
          </w:rPr>
          <w:delText xml:space="preserve"> (</w:delText>
        </w:r>
        <w:r w:rsidR="00F44CD0" w:rsidDel="00756EFE">
          <w:rPr>
            <w:lang w:val="en-US"/>
          </w:rPr>
          <w:delText>albeit not sufficient</w:delText>
        </w:r>
        <w:r w:rsidR="000D4E2B" w:rsidDel="00756EFE">
          <w:rPr>
            <w:lang w:val="en-US"/>
          </w:rPr>
          <w:delText>)</w:delText>
        </w:r>
        <w:r w:rsidR="00F44CD0" w:rsidDel="00756EFE">
          <w:rPr>
            <w:lang w:val="en-US"/>
          </w:rPr>
          <w:delText xml:space="preserve"> condition to reach the 1.5°C target, c</w:delText>
        </w:r>
      </w:del>
      <w:ins w:id="7" w:author="William Lamb" w:date="2017-10-09T13:38:00Z">
        <w:r w:rsidR="00756EFE">
          <w:rPr>
            <w:lang w:val="en-US"/>
          </w:rPr>
          <w:t>C</w:t>
        </w:r>
      </w:ins>
      <w:r w:rsidR="00F44CD0">
        <w:rPr>
          <w:lang w:val="en-US"/>
        </w:rPr>
        <w:t>ities</w:t>
      </w:r>
      <w:r w:rsidR="000D4E2B">
        <w:rPr>
          <w:lang w:val="en-US"/>
        </w:rPr>
        <w:t xml:space="preserve"> have a self-evident role in </w:t>
      </w:r>
      <w:ins w:id="8" w:author="William Lamb" w:date="2017-10-09T13:39:00Z">
        <w:r w:rsidR="00756EFE">
          <w:rPr>
            <w:lang w:val="en-US"/>
          </w:rPr>
          <w:t>reaching th</w:t>
        </w:r>
      </w:ins>
      <w:ins w:id="9" w:author="William Lamb" w:date="2017-10-09T13:41:00Z">
        <w:r w:rsidR="00756EFE">
          <w:rPr>
            <w:lang w:val="en-US"/>
          </w:rPr>
          <w:t>is goal</w:t>
        </w:r>
      </w:ins>
      <w:del w:id="10" w:author="William Lamb" w:date="2017-10-09T13:39:00Z">
        <w:r w:rsidR="000D4E2B" w:rsidDel="00756EFE">
          <w:rPr>
            <w:lang w:val="en-US"/>
          </w:rPr>
          <w:delText>global climate policy</w:delText>
        </w:r>
      </w:del>
      <w:r w:rsidR="00F44CD0">
        <w:rPr>
          <w:lang w:val="en-US"/>
        </w:rPr>
        <w:t xml:space="preserve">: to leverage their position as the locus of human activity </w:t>
      </w:r>
      <w:del w:id="11" w:author="William Lamb" w:date="2017-10-09T13:41:00Z">
        <w:r w:rsidR="007A7F44" w:rsidDel="00756EFE">
          <w:rPr>
            <w:lang w:val="en-US"/>
          </w:rPr>
          <w:delText xml:space="preserve">and </w:delText>
        </w:r>
      </w:del>
      <w:ins w:id="12" w:author="William Lamb" w:date="2017-10-09T13:41:00Z">
        <w:r w:rsidR="00756EFE">
          <w:rPr>
            <w:lang w:val="en-US"/>
          </w:rPr>
          <w:t xml:space="preserve">in order </w:t>
        </w:r>
      </w:ins>
      <w:r w:rsidR="00F44CD0">
        <w:rPr>
          <w:lang w:val="en-US"/>
        </w:rPr>
        <w:t xml:space="preserve">to put in place </w:t>
      </w:r>
      <w:r w:rsidR="00D71759">
        <w:rPr>
          <w:lang w:val="en-US"/>
        </w:rPr>
        <w:t>low</w:t>
      </w:r>
      <w:r w:rsidR="00F44CD0">
        <w:rPr>
          <w:lang w:val="en-US"/>
        </w:rPr>
        <w:t>-carbon infrastructures globally</w:t>
      </w:r>
      <w:r w:rsidR="00FA7611">
        <w:rPr>
          <w:lang w:val="en-US"/>
        </w:rPr>
        <w:t xml:space="preserve"> </w:t>
      </w:r>
      <w:r w:rsidR="00FA7611" w:rsidRPr="00FA7611">
        <w:rPr>
          <w:lang w:val="en-US"/>
        </w:rPr>
        <w:fldChar w:fldCharType="begin" w:fldLock="1"/>
      </w:r>
      <w:r w:rsidR="00C56197">
        <w:rPr>
          <w:lang w:val="en-US"/>
        </w:rPr>
        <w:instrText>ADDIN CSL_CITATION { "citationID" : "a24tehelf4d",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"[5]", "plainTextFormattedCitation" : "[5]", "previouslyFormattedCitation" : "[5]" }, "properties" : { "formattedCitation" : "[8]", "noteIndex" : 0, "plainCitation" : "[8]" }, "schema" : "https://github.com/citation-style-language/schema/raw/master/csl-citation.json" }</w:instrText>
      </w:r>
      <w:r w:rsidR="00FA7611" w:rsidRPr="00FA7611">
        <w:rPr>
          <w:lang w:val="en-US"/>
        </w:rPr>
        <w:fldChar w:fldCharType="separate"/>
      </w:r>
      <w:r w:rsidR="00C56197" w:rsidRPr="00C56197">
        <w:rPr>
          <w:rFonts w:ascii="Calibri" w:hAnsi="Calibri" w:cs="Calibri"/>
          <w:noProof/>
          <w:lang w:val="en-US"/>
        </w:rPr>
        <w:t>[5]</w:t>
      </w:r>
      <w:r w:rsidR="00FA7611" w:rsidRPr="00FA7611">
        <w:rPr>
          <w:lang w:val="en-US"/>
        </w:rPr>
        <w:fldChar w:fldCharType="end"/>
      </w:r>
      <w:r w:rsidR="000F73E6">
        <w:rPr>
          <w:lang w:val="en-US"/>
        </w:rPr>
        <w:t>.</w:t>
      </w:r>
      <w:del w:id="13" w:author="William Lamb" w:date="2017-10-09T13:40:00Z">
        <w:r w:rsidR="000F73E6" w:rsidDel="00756EFE">
          <w:rPr>
            <w:lang w:val="en-US"/>
          </w:rPr>
          <w:delText xml:space="preserve"> </w:delText>
        </w:r>
      </w:del>
    </w:p>
    <w:p w14:paraId="436234DF" w14:textId="7E726CE5" w:rsidR="00D0344A" w:rsidRDefault="003F08C5" w:rsidP="00BF076D">
      <w:pPr>
        <w:rPr>
          <w:lang w:val="en-US"/>
        </w:rPr>
      </w:pPr>
      <w:r>
        <w:rPr>
          <w:lang w:val="en-US"/>
        </w:rPr>
        <w:t xml:space="preserve">Cities as infrastructure hotspots </w:t>
      </w:r>
      <w:r w:rsidR="000D4E2B">
        <w:rPr>
          <w:lang w:val="en-US"/>
        </w:rPr>
        <w:t>are critical for</w:t>
      </w:r>
      <w:r>
        <w:rPr>
          <w:lang w:val="en-US"/>
        </w:rPr>
        <w:t xml:space="preserve"> shaping long-run emission trajectories</w:t>
      </w:r>
      <w:r w:rsidR="00D0344A">
        <w:rPr>
          <w:lang w:val="en-US"/>
        </w:rPr>
        <w:t xml:space="preserve">, </w:t>
      </w:r>
      <w:r w:rsidR="000D4E2B">
        <w:rPr>
          <w:lang w:val="en-US"/>
        </w:rPr>
        <w:t>provid</w:t>
      </w:r>
      <w:r w:rsidR="00D0344A">
        <w:rPr>
          <w:lang w:val="en-US"/>
        </w:rPr>
        <w:t>ing both</w:t>
      </w:r>
      <w:r w:rsidR="000D4E2B">
        <w:rPr>
          <w:lang w:val="en-US"/>
        </w:rPr>
        <w:t xml:space="preserve"> </w:t>
      </w:r>
      <w:r>
        <w:rPr>
          <w:lang w:val="en-US"/>
        </w:rPr>
        <w:t>opportunities for leapf</w:t>
      </w:r>
      <w:r w:rsidR="0058564E">
        <w:rPr>
          <w:lang w:val="en-US"/>
        </w:rPr>
        <w:t>rogging</w:t>
      </w:r>
      <w:r w:rsidR="000D4E2B">
        <w:rPr>
          <w:lang w:val="en-US"/>
        </w:rPr>
        <w:t>,</w:t>
      </w:r>
      <w:r w:rsidR="0058564E">
        <w:rPr>
          <w:lang w:val="en-US"/>
        </w:rPr>
        <w:t xml:space="preserve"> and risks for emissions </w:t>
      </w:r>
      <w:r>
        <w:rPr>
          <w:lang w:val="en-US"/>
        </w:rPr>
        <w:t>loc</w:t>
      </w:r>
      <w:r w:rsidR="0058564E">
        <w:rPr>
          <w:lang w:val="en-US"/>
        </w:rPr>
        <w:t>k</w:t>
      </w:r>
      <w:r>
        <w:rPr>
          <w:lang w:val="en-US"/>
        </w:rPr>
        <w:t>-in</w:t>
      </w:r>
      <w:r w:rsidR="00D22A60">
        <w:rPr>
          <w:lang w:val="en-US"/>
        </w:rPr>
        <w:t xml:space="preserve"> </w:t>
      </w:r>
      <w:r w:rsidR="00D22A60">
        <w:rPr>
          <w:lang w:val="en-US"/>
        </w:rPr>
        <w:fldChar w:fldCharType="begin" w:fldLock="1"/>
      </w:r>
      <w:r w:rsidR="00D22A60">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"[5\u20138]", "plainTextFormattedCitation" : "[5\u20138]", "previouslyFormattedCitation" : "[5\u20138]" }, "properties" : { "noteIndex" : 0 }, "schema" : "https://github.com/citation-style-language/schema/raw/master/csl-citation.json" }</w:instrText>
      </w:r>
      <w:r w:rsidR="00D22A60">
        <w:rPr>
          <w:lang w:val="en-US"/>
        </w:rPr>
        <w:fldChar w:fldCharType="separate"/>
      </w:r>
      <w:r w:rsidR="00D22A60" w:rsidRPr="00D22A60">
        <w:rPr>
          <w:noProof/>
          <w:lang w:val="en-US"/>
        </w:rPr>
        <w:t>[5–8]</w:t>
      </w:r>
      <w:r w:rsidR="00D22A60">
        <w:rPr>
          <w:lang w:val="en-US"/>
        </w:rPr>
        <w:fldChar w:fldCharType="end"/>
      </w:r>
      <w:r>
        <w:rPr>
          <w:lang w:val="en-US"/>
        </w:rPr>
        <w:t xml:space="preserve">. </w:t>
      </w:r>
      <w:r w:rsidR="00482C07">
        <w:rPr>
          <w:lang w:val="en-US"/>
        </w:rPr>
        <w:t>In the wake of</w:t>
      </w:r>
      <w:r>
        <w:rPr>
          <w:lang w:val="en-US"/>
        </w:rPr>
        <w:t xml:space="preserve"> slow </w:t>
      </w:r>
      <w:r w:rsidR="0013333F">
        <w:rPr>
          <w:lang w:val="en-US"/>
        </w:rPr>
        <w:t xml:space="preserve">national </w:t>
      </w:r>
      <w:r w:rsidR="00482C07">
        <w:rPr>
          <w:lang w:val="en-US"/>
        </w:rPr>
        <w:t xml:space="preserve">progress in </w:t>
      </w:r>
      <w:r w:rsidR="0013333F">
        <w:rPr>
          <w:lang w:val="en-US"/>
        </w:rPr>
        <w:t>climate action,</w:t>
      </w:r>
      <w:r>
        <w:rPr>
          <w:lang w:val="en-US"/>
        </w:rPr>
        <w:t xml:space="preserve"> </w:t>
      </w:r>
      <w:r w:rsidR="00482C07">
        <w:rPr>
          <w:lang w:val="en-US"/>
        </w:rPr>
        <w:t xml:space="preserve">they </w:t>
      </w:r>
      <w:r>
        <w:rPr>
          <w:lang w:val="en-US"/>
        </w:rPr>
        <w:t xml:space="preserve">have </w:t>
      </w:r>
      <w:del w:id="14" w:author="William Lamb" w:date="2017-10-09T16:30:00Z">
        <w:r w:rsidR="00482C07" w:rsidDel="00B81938">
          <w:rPr>
            <w:lang w:val="en-US"/>
          </w:rPr>
          <w:delText xml:space="preserve">also </w:delText>
        </w:r>
      </w:del>
      <w:r>
        <w:rPr>
          <w:lang w:val="en-US"/>
        </w:rPr>
        <w:t>emerged as one of the more ambitious policy communities in global climate change governance</w:t>
      </w:r>
      <w:r w:rsidR="00482C07">
        <w:rPr>
          <w:lang w:val="en-US"/>
        </w:rPr>
        <w:t>,</w:t>
      </w:r>
      <w:r>
        <w:rPr>
          <w:lang w:val="en-US"/>
        </w:rPr>
        <w:t xml:space="preserve"> </w:t>
      </w:r>
      <w:r w:rsidR="0013333F">
        <w:rPr>
          <w:lang w:val="en-US"/>
        </w:rPr>
        <w:t>despite real problems in assessing their actual performance to date</w:t>
      </w:r>
      <w:r w:rsidR="00D7744A">
        <w:rPr>
          <w:lang w:val="en-US"/>
        </w:rPr>
        <w:t xml:space="preserve"> </w:t>
      </w:r>
      <w:r w:rsidR="00D7744A">
        <w:rPr>
          <w:lang w:val="en-US"/>
        </w:rPr>
        <w:fldChar w:fldCharType="begin" w:fldLock="1"/>
      </w:r>
      <w:r w:rsidR="00D22A60">
        <w:rPr>
          <w:lang w:val="en-US"/>
        </w:rPr>
        <w:instrText>ADDIN CSL_CITATION { "citationID" : "alrclatn5g", "citationItems" : [ { "id" : "ITEM-1",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"ITEM-1", "issued" : { "date-parts" : [ [ "2014" ] ] }, "page" : "67-76", "title" : "Chapter 12: Human Settlements, Infrastructure, and Spatial Planning", "type" : "article-journal" }, "uri" : [ "http://zotero.org/groups/142725/items/Z2QNSUXN" ], "uris" : [ "http://zotero.org/groups/142725/items/Z2QNSUXN", "http://www.mendeley.com/documents/?uuid=f567b473-9822-4ad1-9981-a70b82d205a8" ] } ], "mendeley" : { "formattedCitation" : "[9]", "plainTextFormattedCitation" : "[9]", "previouslyFormattedCitation" : "[9]" }, "properties" : { "formattedCitation" : "[9]", "noteIndex" : 0, "plainCitation" : "[9]"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[9]</w:t>
      </w:r>
      <w:r w:rsidR="00D7744A">
        <w:rPr>
          <w:lang w:val="en-US"/>
        </w:rPr>
        <w:fldChar w:fldCharType="end"/>
      </w:r>
      <w:r w:rsidR="00FF79B6">
        <w:rPr>
          <w:lang w:val="en-US"/>
        </w:rPr>
        <w:t>.</w:t>
      </w:r>
      <w:r w:rsidR="00D0344A">
        <w:rPr>
          <w:lang w:val="en-US"/>
        </w:rPr>
        <w:t xml:space="preserve"> </w:t>
      </w:r>
      <w:r w:rsidR="00BF076D">
        <w:rPr>
          <w:lang w:val="en-US"/>
        </w:rPr>
        <w:t>Nevertheless</w:t>
      </w:r>
      <w:r w:rsidR="00A9111B">
        <w:rPr>
          <w:lang w:val="en-US"/>
        </w:rPr>
        <w:t>, cities and local governments with their</w:t>
      </w:r>
      <w:ins w:id="15" w:author="William Lamb" w:date="2017-10-09T16:30:00Z">
        <w:r w:rsidR="00B81938">
          <w:rPr>
            <w:lang w:val="en-US"/>
          </w:rPr>
          <w:t xml:space="preserve"> direct</w:t>
        </w:r>
      </w:ins>
      <w:r w:rsidR="00A9111B">
        <w:rPr>
          <w:lang w:val="en-US"/>
        </w:rPr>
        <w:t xml:space="preserve"> leverage over significant emission components are increasingly recognized as important building blocks for organizing </w:t>
      </w:r>
      <w:r w:rsidR="00BF076D">
        <w:rPr>
          <w:lang w:val="en-US"/>
        </w:rPr>
        <w:t>ambitious</w:t>
      </w:r>
      <w:r w:rsidR="00A9111B">
        <w:rPr>
          <w:lang w:val="en-US"/>
        </w:rPr>
        <w:t xml:space="preserve"> climate policies in a multi-level governance system</w:t>
      </w:r>
      <w:r w:rsidR="00D22A60">
        <w:rPr>
          <w:lang w:val="en-US"/>
        </w:rPr>
        <w:t xml:space="preserve"> </w:t>
      </w:r>
      <w:r w:rsidR="00D22A60">
        <w:rPr>
          <w:lang w:val="en-US"/>
        </w:rPr>
        <w:fldChar w:fldCharType="begin" w:fldLock="1"/>
      </w:r>
      <w:r w:rsidR="00D22A60">
        <w:rPr>
          <w:lang w:val="en-US"/>
        </w:rPr>
        <w:instrText>ADDIN CSL_CITATION { "citationItems" : [ { "id" : "ITEM-1", "itemData" : { "author" : [ { "dropping-particle" : "", "family" : "Somanthan", "given" : "E.", "non-dropping-particle" : "", "parse-names" : false, "suffix" : "" }, { "dropping-particle" : "", "family" : "Sterner", "given" : "T.", "non-dropping-particle" : "", "parse-names" : false, "suffix" : "" }, { "dropping-particle" : "", "family" : "Sugiyama", "given" : "T.", "non-dropping-particle" : "", "parse-names" : false, "suffix" : "" }, { "dropping-particle" : "", "family" : "Chimanikire", "given" : "D.", "non-dropping-particle" : "", "parse-names" : false, "suffix" : "" }, { "dropping-particle" : "", "family" : "Dubash", "given" : "N.K.", "non-dropping-particle" : "", "parse-names" : false, "suffix" : "" }, { "dropping-particle" : "", "family" : "Essandoh-Yeddu", "given" : "J.", "non-dropping-particle" : "", "parse-names" : false, "suffix" : "" }, { "dropping-particle" : "", "family" : "Fifita", "given" : "S.", "non-dropping-particle" : "", "parse-names" : false, "suffix" : "" }, { "dropping-particle" : "", "family" : "Goulder", "given" : "L.", "non-dropping-particle" : "", "parse-names" : false, "suffix" : "" }, { "dropping-particle" : "", "family" : "Jaffe", "given" : "A.", "non-dropping-particle" : "", "parse-names" : false, "suffix" : "" }, { "dropping-particle" : "", "family" : "Labandeira", "given" : "X.", "non-dropping-particle" : "", "parse-names" : false, "suffix" : "" }, { "dropping-particle" : "", "family" : "Managi", "given" : "S.", "non-dropping-particle" : "", "parse-names" : false, "suffix" : "" }, { "dropping-particle" : "", "family" : "Mitchell", "given" : "C.", "non-dropping-particle" : "", "parse-names" : false, "suffix" : "" }, { "dropping-particle" : "", "family" : "Montero", "given" : "J.P.", "non-dropping-particle" : "", "parse-names" : false, "suffix" : "" }, { "dropping-particle" : "", "family" : "Teng", "given" : "F.", "non-dropping-particle" : "", "parse-names" : false, "suffix" : "" }, { "dropping-particle" : "", "family" : "Zylicz", "given" : "T.", "non-dropping-particle" : "", "parse-names" : false, "suffix" : "" } ], "chapter-number" : "15",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 C.", "non-dropping-particle" : "", "parse-names" : false, "suffix" : "" } ], "id" : "ITEM-1", "issued" : { "date-parts" : [ [ "2014" ] ] }, "page" : "1141-1206", "publisher" : "Cambridge University Press", "publisher-place" : "Cambridge, United Kingdom and New York, NY, USA", "title" : "National and Sub-national Policies and Institutions", "type" : "chapter" }, "uris" : [ "http://www.mendeley.com/documents/?uuid=f5669f01-ebbb-4a9e-8ff6-e1e20f99842c"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"id" : "ITEM-3",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"ITEM-3",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"[8,10,11]", "plainTextFormattedCitation" : "[8,10,11]", "previouslyFormattedCitation" : "[8,10,11]" }, "properties" : { "noteIndex" : 0 }, "schema" : "https://github.com/citation-style-language/schema/raw/master/csl-citation.json" }</w:instrText>
      </w:r>
      <w:r w:rsidR="00D22A60">
        <w:rPr>
          <w:lang w:val="en-US"/>
        </w:rPr>
        <w:fldChar w:fldCharType="separate"/>
      </w:r>
      <w:r w:rsidR="00D22A60" w:rsidRPr="00D22A60">
        <w:rPr>
          <w:noProof/>
          <w:lang w:val="en-US"/>
        </w:rPr>
        <w:t>[8,10,11]</w:t>
      </w:r>
      <w:r w:rsidR="00D22A60">
        <w:rPr>
          <w:lang w:val="en-US"/>
        </w:rPr>
        <w:fldChar w:fldCharType="end"/>
      </w:r>
      <w:r w:rsidR="00A9111B">
        <w:rPr>
          <w:lang w:val="en-US"/>
        </w:rPr>
        <w:t>.</w:t>
      </w:r>
      <w:del w:id="16" w:author="William Lamb" w:date="2017-10-09T16:31:00Z">
        <w:r w:rsidR="00BF076D" w:rsidDel="00B81938">
          <w:rPr>
            <w:lang w:val="en-US"/>
          </w:rPr>
          <w:delText xml:space="preserve"> </w:delText>
        </w:r>
      </w:del>
      <w:del w:id="17" w:author="William Lamb" w:date="2017-10-09T13:43:00Z">
        <w:r w:rsidR="00BF076D" w:rsidDel="00756EFE">
          <w:rPr>
            <w:lang w:val="en-US"/>
          </w:rPr>
          <w:delText xml:space="preserve">This efficiency in the organization of climate policies through the close </w:delText>
        </w:r>
      </w:del>
      <w:del w:id="18" w:author="William Lamb" w:date="2017-10-09T16:31:00Z">
        <w:r w:rsidR="00BF076D" w:rsidDel="00B81938">
          <w:rPr>
            <w:lang w:val="en-US"/>
          </w:rPr>
          <w:delText xml:space="preserve">coordination across all levels of governance is particularly important </w:delText>
        </w:r>
        <w:r w:rsidR="00482C07" w:rsidDel="00B81938">
          <w:rPr>
            <w:lang w:val="en-US"/>
          </w:rPr>
          <w:delText xml:space="preserve">considering the depth and speed of emissions reductions required </w:delText>
        </w:r>
        <w:r w:rsidR="00BF076D" w:rsidDel="00B81938">
          <w:rPr>
            <w:lang w:val="en-US"/>
          </w:rPr>
          <w:delText>for the 1.5°C goal</w:delText>
        </w:r>
        <w:r w:rsidR="00482C07" w:rsidDel="00B81938">
          <w:rPr>
            <w:lang w:val="en-US"/>
          </w:rPr>
          <w:delText>.</w:delText>
        </w:r>
      </w:del>
    </w:p>
    <w:p w14:paraId="2622AB1A" w14:textId="4C9F0A1B" w:rsidR="00C40641" w:rsidRDefault="00482C07" w:rsidP="00967604">
      <w:pPr>
        <w:rPr>
          <w:lang w:val="en-US"/>
        </w:rPr>
      </w:pPr>
      <w:del w:id="19" w:author="William Lamb" w:date="2017-10-09T16:31:00Z">
        <w:r w:rsidDel="00B81938">
          <w:rPr>
            <w:lang w:val="en-US"/>
          </w:rPr>
          <w:delText>But d</w:delText>
        </w:r>
      </w:del>
      <w:ins w:id="20" w:author="William Lamb" w:date="2017-10-09T16:31:00Z">
        <w:r w:rsidR="00B81938">
          <w:rPr>
            <w:lang w:val="en-US"/>
          </w:rPr>
          <w:t>D</w:t>
        </w:r>
      </w:ins>
      <w:r w:rsidR="00766988">
        <w:rPr>
          <w:lang w:val="en-US"/>
        </w:rPr>
        <w:t>espite being highlighted as a mitigation respo</w:t>
      </w:r>
      <w:r w:rsidR="00D22A60">
        <w:rPr>
          <w:lang w:val="en-US"/>
        </w:rPr>
        <w:t xml:space="preserve">nse topic </w:t>
      </w:r>
      <w:del w:id="21" w:author="William Lamb" w:date="2017-10-09T13:43:00Z">
        <w:r w:rsidR="00D22A60" w:rsidDel="00756EFE">
          <w:rPr>
            <w:lang w:val="en-US"/>
          </w:rPr>
          <w:delText xml:space="preserve">to be treated </w:delText>
        </w:r>
      </w:del>
      <w:r w:rsidR="00D22A60">
        <w:rPr>
          <w:lang w:val="en-US"/>
        </w:rPr>
        <w:t xml:space="preserve">in the SR </w:t>
      </w:r>
      <w:r w:rsidR="00D22A60">
        <w:rPr>
          <w:lang w:val="en-US"/>
        </w:rPr>
        <w:fldChar w:fldCharType="begin" w:fldLock="1"/>
      </w:r>
      <w:r w:rsidR="00D22A60">
        <w:rPr>
          <w:lang w:val="en-US"/>
        </w:rPr>
        <w: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instrText>
      </w:r>
      <w:r w:rsidR="00D22A60">
        <w:rPr>
          <w:lang w:val="en-US"/>
        </w:rPr>
        <w:fldChar w:fldCharType="separate"/>
      </w:r>
      <w:r w:rsidR="00D22A60" w:rsidRPr="00D22A60">
        <w:rPr>
          <w:noProof/>
          <w:lang w:val="en-US"/>
        </w:rPr>
        <w:t>[12]</w:t>
      </w:r>
      <w:r w:rsidR="00D22A60">
        <w:rPr>
          <w:lang w:val="en-US"/>
        </w:rPr>
        <w:fldChar w:fldCharType="end"/>
      </w:r>
      <w:r w:rsidR="003F08C5">
        <w:rPr>
          <w:lang w:val="en-US"/>
        </w:rPr>
        <w:t xml:space="preserve">, cities have been staggeringly absent from the discussions </w:t>
      </w:r>
      <w:r w:rsidR="0013333F">
        <w:rPr>
          <w:lang w:val="en-US"/>
        </w:rPr>
        <w:t xml:space="preserve">on the 1.5°C </w:t>
      </w:r>
      <w:r w:rsidR="003F08C5">
        <w:rPr>
          <w:lang w:val="en-US"/>
        </w:rPr>
        <w:t>so far.</w:t>
      </w:r>
      <w:r w:rsidR="0013333F">
        <w:rPr>
          <w:lang w:val="en-US"/>
        </w:rPr>
        <w:t xml:space="preserve"> </w:t>
      </w:r>
      <w:del w:id="22" w:author="William Lamb" w:date="2017-10-09T16:34:00Z">
        <w:r w:rsidR="0013333F" w:rsidDel="00B81938">
          <w:rPr>
            <w:lang w:val="en-US"/>
          </w:rPr>
          <w:delText>On the one hand, t</w:delText>
        </w:r>
      </w:del>
      <w:ins w:id="23" w:author="William Lamb" w:date="2017-10-09T16:34:00Z">
        <w:r w:rsidR="00B81938">
          <w:rPr>
            <w:lang w:val="en-US"/>
          </w:rPr>
          <w:t>T</w:t>
        </w:r>
      </w:ins>
      <w:r w:rsidR="0013333F">
        <w:rPr>
          <w:lang w:val="en-US"/>
        </w:rPr>
        <w:t xml:space="preserve">his is related to the fact that </w:t>
      </w:r>
      <w:del w:id="24" w:author="William Lamb" w:date="2017-10-09T16:33:00Z">
        <w:r w:rsidR="0013333F" w:rsidDel="00B81938">
          <w:rPr>
            <w:lang w:val="en-US"/>
          </w:rPr>
          <w:delText xml:space="preserve">cities and </w:delText>
        </w:r>
      </w:del>
      <w:r w:rsidR="0013333F">
        <w:rPr>
          <w:lang w:val="en-US"/>
        </w:rPr>
        <w:t>urban infrastructure</w:t>
      </w:r>
      <w:r w:rsidR="00766988">
        <w:rPr>
          <w:lang w:val="en-US"/>
        </w:rPr>
        <w:t>s</w:t>
      </w:r>
      <w:r w:rsidR="0013333F">
        <w:rPr>
          <w:lang w:val="en-US"/>
        </w:rPr>
        <w:t xml:space="preserve"> are not represented in </w:t>
      </w:r>
      <w:r w:rsidR="00766988">
        <w:rPr>
          <w:lang w:val="en-US"/>
        </w:rPr>
        <w:t>global climate change mitigation model</w:t>
      </w:r>
      <w:r w:rsidR="00C40641">
        <w:rPr>
          <w:lang w:val="en-US"/>
        </w:rPr>
        <w:t>s</w:t>
      </w:r>
      <w:r w:rsidR="001A7A7D">
        <w:rPr>
          <w:lang w:val="en-US"/>
        </w:rPr>
        <w:t xml:space="preserve"> </w:t>
      </w:r>
      <w:r w:rsidR="001A7A7D">
        <w:rPr>
          <w:lang w:val="en-US"/>
        </w:rPr>
        <w:fldChar w:fldCharType="begin" w:fldLock="1"/>
      </w:r>
      <w:r w:rsidR="009B30D5">
        <w:rPr>
          <w:lang w:val="en-US"/>
        </w:rPr>
        <w:instrText>ADDIN CSL_CITATION { "citationID" : "a1rv40s4at0", "citationItems" : [ { "id" : "ITEM-1",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"mendeley" : { "formattedCitation" : "[3]", "plainTextFormattedCitation" : "[3]", "previouslyFormattedCitation" : "[3]" }, "properties" : { "formattedCitation" : "[3]", "noteIndex" : 0, "plainCitation" : "[3]" }, "schema" : "https://github.com/citation-style-language/schema/raw/master/csl-citation.json" }</w:instrText>
      </w:r>
      <w:r w:rsidR="001A7A7D">
        <w:rPr>
          <w:lang w:val="en-US"/>
        </w:rPr>
        <w:fldChar w:fldCharType="separate"/>
      </w:r>
      <w:r w:rsidR="001A7A7D" w:rsidRPr="00482C07">
        <w:rPr>
          <w:rFonts w:ascii="Calibri" w:hAnsi="Calibri" w:cs="Calibri"/>
          <w:noProof/>
          <w:lang w:val="en-US"/>
        </w:rPr>
        <w:t>[3]</w:t>
      </w:r>
      <w:r w:rsidR="001A7A7D">
        <w:rPr>
          <w:lang w:val="en-US"/>
        </w:rPr>
        <w:fldChar w:fldCharType="end"/>
      </w:r>
      <w:r w:rsidR="001A7A7D">
        <w:rPr>
          <w:lang w:val="en-US"/>
        </w:rPr>
        <w:t xml:space="preserve">, as highlighted for </w:t>
      </w:r>
      <w:r w:rsidR="008927A2">
        <w:rPr>
          <w:lang w:val="en-US"/>
        </w:rPr>
        <w:t xml:space="preserve">energy end-use technologies in buildings </w:t>
      </w:r>
      <w:r w:rsidR="008927A2">
        <w:rPr>
          <w:lang w:val="en-US"/>
        </w:rPr>
        <w:fldChar w:fldCharType="begin" w:fldLock="1"/>
      </w:r>
      <w:r w:rsidR="00D22A60">
        <w:rPr>
          <w:lang w:val="en-US"/>
        </w:rPr>
        <w:instrText>ADDIN CSL_CITATION { "citationID" : "apmp3bg15b", "citationItems" : [ { "id" : "ITEM-1", "itemData" : { "DOI" : "10.1038/nclimate1576", "ISBN" : "1758-678X\\r1758-6798", "ISSN" : "1758-678X", "abstract" : "Mitigating climate change requires directed innovation efforts to develop and deploy energy technologies. Innovation activities are directed towards the outcome of climate protection by public institutions, policies and resources that in turn shape market behaviour. We analyse diverse indicators of activity throughout the innovation system to assess these efforts. We find efficient end-use technologies contribute large potential emission reductions and provide higher social returns on investment than energy-supply technologies. Yet public institutions, policies and financial resources pervasively privilege energy-supply technologies. Directed innovation efforts are strikingly misaligned with the needs of an emissions-constrained world. Significantly greater effort is needed to develop the full potential of efficient end-use technologies.", "author" : [ { "dropping-particle" : "", "family" : "Wilson", "given" : "Charlie", "non-dropping-particle" : "", "parse-names" : false, "suffix" : "" }, { "dropping-particle" : "", "family" : "Grubler", "given" : "Arnulf", "non-dropping-particle" : "", "parse-names" : false, "suffix" : "" }, { "dropping-particle" : "", "family" : "Gallagher", "given" : "Kelly S.", "non-dropping-particle" : "", "parse-names" : false, "suffix" : "" }, { "dropping-particle" : "", "family" : "Nemet", "given" : "Gregory F.", "non-dropping-particle" : "", "parse-names" : false, "suffix" : "" } ], "container-title" : "Nature Climate Change", "id" : "ITEM-1", "issue" : "11", "issued" : { "date-parts" : [ [ "2012" ] ] }, "page" : "780-788", "publisher" : "Nature Publishing Group", "title" : "Marginalization of end-use technologies in energy innovation for climate protection", "type" : "article-journal", "volume" : "2" }, "uris" : [ "http://www.mendeley.com/documents/?uuid=9fe67fa8-74f3-432a-9247-6b56d39efd25" ] } ], "mendeley" : { "formattedCitation" : "[13]", "plainTextFormattedCitation" : "[13]", "previouslyFormattedCitation" : "[13]" }, "properties" : { "formattedCitation" : "[10]", "noteIndex" : 0, "plainCitation" : "[10]" }, "schema" : "https://github.com/citation-style-language/schema/raw/master/csl-citation.json" }</w:instrText>
      </w:r>
      <w:r w:rsidR="008927A2">
        <w:rPr>
          <w:lang w:val="en-US"/>
        </w:rPr>
        <w:fldChar w:fldCharType="separate"/>
      </w:r>
      <w:r w:rsidR="00D22A60" w:rsidRPr="00D22A60">
        <w:rPr>
          <w:rFonts w:ascii="Calibri" w:hAnsi="Calibri" w:cs="Calibri"/>
          <w:noProof/>
          <w:lang w:val="en-US"/>
        </w:rPr>
        <w:t>[13]</w:t>
      </w:r>
      <w:r w:rsidR="008927A2">
        <w:rPr>
          <w:lang w:val="en-US"/>
        </w:rPr>
        <w:fldChar w:fldCharType="end"/>
      </w:r>
      <w:r w:rsidR="008927A2">
        <w:rPr>
          <w:lang w:val="en-US"/>
        </w:rPr>
        <w:t xml:space="preserve"> and </w:t>
      </w:r>
      <w:r w:rsidR="001A7A7D">
        <w:rPr>
          <w:lang w:val="en-US"/>
        </w:rPr>
        <w:t xml:space="preserve">urban transport </w:t>
      </w:r>
      <w:r w:rsidR="001A7A7D">
        <w:rPr>
          <w:lang w:val="en-US"/>
        </w:rPr>
        <w:fldChar w:fldCharType="begin" w:fldLock="1"/>
      </w:r>
      <w:r w:rsidR="00D22A60">
        <w:rPr>
          <w:lang w:val="en-US"/>
        </w:rPr>
        <w:instrText>ADDIN CSL_CITATION { "citationID" : "a2qqqsb1v8v", "citationItems" : [ { "id" : "ITEM-1", "itemData" : { "author" : [ { "dropping-particle" : "", "family" : "Creutzig", "given" : "Felix", "non-dropping-particle" : "", "parse-names" : false, "suffix" : "" } ], "container-title" : "Transport Reviews", "id" : "ITEM-1", "issue" : "3", "issued" : { "date-parts" : [ [ "2016" ] ] }, "page" : "341-360", "title" : "Evolving Narratives of Low-Carbon Futures in Transportation", "type" : "article-journal", "volume" : "36" }, "uris" : [ "http://www.mendeley.com/documents/?uuid=157bcb42-d34d-4707-86f3-c95ae87bf443" ] } ], "mendeley" : { "formattedCitation" : "[14]", "plainTextFormattedCitation" : "[14]", "previouslyFormattedCitation" : "[14]" }, "properties" : { "formattedCitation" : "[11]", "noteIndex" : 0, "plainCitation" : "[11]" }, "schema" : "https://github.com/citation-style-language/schema/raw/master/csl-citation.json" }</w:instrText>
      </w:r>
      <w:r w:rsidR="001A7A7D">
        <w:rPr>
          <w:lang w:val="en-US"/>
        </w:rPr>
        <w:fldChar w:fldCharType="separate"/>
      </w:r>
      <w:r w:rsidR="00D22A60" w:rsidRPr="00D22A60">
        <w:rPr>
          <w:rFonts w:ascii="Calibri" w:hAnsi="Calibri" w:cs="Calibri"/>
          <w:noProof/>
          <w:lang w:val="en-US"/>
        </w:rPr>
        <w:t>[14]</w:t>
      </w:r>
      <w:r w:rsidR="001A7A7D">
        <w:rPr>
          <w:lang w:val="en-US"/>
        </w:rPr>
        <w:fldChar w:fldCharType="end"/>
      </w:r>
      <w:r w:rsidR="0013333F">
        <w:rPr>
          <w:lang w:val="en-US"/>
        </w:rPr>
        <w:t xml:space="preserve">. </w:t>
      </w:r>
      <w:del w:id="25" w:author="William Lamb" w:date="2017-10-09T16:34:00Z">
        <w:r w:rsidR="0013333F" w:rsidDel="00B81938">
          <w:rPr>
            <w:lang w:val="en-US"/>
          </w:rPr>
          <w:delText>On the other hand, t</w:delText>
        </w:r>
      </w:del>
      <w:ins w:id="26" w:author="William Lamb" w:date="2017-10-09T16:34:00Z">
        <w:r w:rsidR="00B81938">
          <w:rPr>
            <w:lang w:val="en-US"/>
          </w:rPr>
          <w:t>T</w:t>
        </w:r>
      </w:ins>
      <w:r w:rsidR="0013333F">
        <w:rPr>
          <w:lang w:val="en-US"/>
        </w:rPr>
        <w:t xml:space="preserve">he literature on cities is </w:t>
      </w:r>
      <w:ins w:id="27" w:author="William Lamb" w:date="2017-10-09T16:34:00Z">
        <w:r w:rsidR="00B81938">
          <w:rPr>
            <w:lang w:val="en-US"/>
          </w:rPr>
          <w:t xml:space="preserve">also </w:t>
        </w:r>
      </w:ins>
      <w:r w:rsidR="0013333F">
        <w:rPr>
          <w:lang w:val="en-US"/>
        </w:rPr>
        <w:t>largely place-based and does not relate directly to any global temperature target</w:t>
      </w:r>
      <w:ins w:id="28" w:author="William Lamb" w:date="2017-10-09T13:43:00Z">
        <w:r w:rsidR="00756EFE">
          <w:rPr>
            <w:lang w:val="en-US"/>
          </w:rPr>
          <w:t>,</w:t>
        </w:r>
      </w:ins>
      <w:r w:rsidR="0013333F">
        <w:rPr>
          <w:lang w:val="en-US"/>
        </w:rPr>
        <w:t xml:space="preserve"> eve</w:t>
      </w:r>
      <w:r w:rsidR="004C778A">
        <w:rPr>
          <w:lang w:val="en-US"/>
        </w:rPr>
        <w:t xml:space="preserve">n though </w:t>
      </w:r>
      <w:r w:rsidR="001A7A7D">
        <w:rPr>
          <w:lang w:val="en-US"/>
        </w:rPr>
        <w:t xml:space="preserve">the literature is moving in this direction </w:t>
      </w:r>
      <w:r w:rsidR="001A7A7D">
        <w:rPr>
          <w:lang w:val="en-US"/>
        </w:rPr>
        <w:fldChar w:fldCharType="begin" w:fldLock="1"/>
      </w:r>
      <w:r w:rsidR="00D22A60">
        <w:rPr>
          <w:lang w:val="en-US"/>
        </w:rPr>
        <w:instrText>ADDIN CSL_CITATION { "citationID" : "a1r6tnnk5ff", "citationItems" : [ { "id" : "ITEM-1", "itemData" : { "DOI" : "10.1073/pnas.1004581107", "ISSN" : "1091-6490", "PMID" : "20937861", "abstract" : "Substantial changes in population size, age structure, and urbanization are expected in many parts of the world this century. Although such changes can affect energy use and greenhouse gas emissions, emissions scenario analyses have either left them out or treated them in a fragmentary or overly simplified manner. We carry out a comprehensive assessment of the implications of demographic change for global emissions of carbon dioxide. Using an energy-economic growth model that accounts for a range of demographic dynamics, we show that slowing population growth could provide 16-29% of the emissions reductions suggested to be necessary by 2050 to avoid dangerous climate change. We also find that aging and urbanization can substantially influence emissions in particular world regions.", "author" : [ { "dropping-particle" : "", "family" : "O'Neill", "given" : "Brian C", "non-dropping-particle" : "", "parse-names" : false, "suffix" : "" }, { "dropping-particle" : "", "family" : "Dalton", "given" : "Michael", "non-dropping-particle" : "", "parse-names" : false, "suffix" : "" }, { "dropping-particle" : "", "family" : "Fuchs", "given" : "Regina", "non-dropping-particle" : "", "parse-names" : false, "suffix" : "" }, { "dropping-particle" : "", "family" : "Jiang", "given" : "Leiwen", "non-dropping-particle" : "", "parse-names" : false, "suffix" : "" }, { "dropping-particle" : "", "family" : "Pachauri", "given" : "Shonali", "non-dropping-particle" : "", "parse-names" : false, "suffix" : "" }, { "dropping-particle" : "", "family" : "Zigova", "given" : "Katarina", "non-dropping-particle" : "", "parse-names" : false, "suffix" : "" } ], "container-title" : "Proceedings of the National Academy of Sciences of the United States of America", "id" : "ITEM-1", "issue" : "41", "issued" : { "date-parts" : [ [ "2010", "10", "12" ] ] }, "page" : "17521-6", "title" : "Global demographic trends and future carbon emissions.", "type" : "article-journal", "volume" : "107" }, "uris" : [ "http://www.mendeley.com/documents/?uuid=0313ea50-d2cb-4ea8-9051-9757349d3b39" ] }, { "id" : "ITEM-2",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"ITEM-2",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"[15,16]", "plainTextFormattedCitation" : "[15,16]", "previouslyFormattedCitation" : "[15,16]" }, "properties" : { "formattedCitation" : "[12,13]", "noteIndex" : 0, "plainCitation" : "[12,13]" }, "schema" : "https://github.com/citation-style-language/schema/raw/master/csl-citation.json" }</w:instrText>
      </w:r>
      <w:r w:rsidR="001A7A7D">
        <w:rPr>
          <w:lang w:val="en-US"/>
        </w:rPr>
        <w:fldChar w:fldCharType="separate"/>
      </w:r>
      <w:r w:rsidR="00D22A60" w:rsidRPr="00D22A60">
        <w:rPr>
          <w:rFonts w:ascii="Calibri" w:hAnsi="Calibri" w:cs="Calibri"/>
          <w:noProof/>
          <w:lang w:val="en-US"/>
        </w:rPr>
        <w:t>[15,16]</w:t>
      </w:r>
      <w:r w:rsidR="001A7A7D">
        <w:rPr>
          <w:lang w:val="en-US"/>
        </w:rPr>
        <w:fldChar w:fldCharType="end"/>
      </w:r>
      <w:r w:rsidR="0013333F">
        <w:rPr>
          <w:lang w:val="en-US"/>
        </w:rPr>
        <w:t>.</w:t>
      </w:r>
    </w:p>
    <w:p w14:paraId="4C64E96F" w14:textId="7CC8FC3E" w:rsidR="00540F29" w:rsidDel="00B81938" w:rsidRDefault="00E206E7" w:rsidP="004C778A">
      <w:pPr>
        <w:rPr>
          <w:del w:id="29" w:author="William Lamb" w:date="2017-10-09T16:38:00Z"/>
          <w:lang w:val="en-US"/>
        </w:rPr>
      </w:pPr>
      <w:del w:id="30" w:author="William Lamb" w:date="2017-10-09T16:35:00Z">
        <w:r w:rsidDel="00B81938">
          <w:rPr>
            <w:lang w:val="en-US"/>
          </w:rPr>
          <w:delText xml:space="preserve">Further, </w:delText>
        </w:r>
      </w:del>
      <w:del w:id="31" w:author="William Lamb" w:date="2017-10-09T13:44:00Z">
        <w:r w:rsidR="00841E48" w:rsidDel="006F3055">
          <w:rPr>
            <w:lang w:val="en-US"/>
          </w:rPr>
          <w:delText xml:space="preserve">the </w:delText>
        </w:r>
      </w:del>
      <w:del w:id="32" w:author="William Lamb" w:date="2017-10-09T16:35:00Z">
        <w:r w:rsidR="00841E48" w:rsidDel="00B81938">
          <w:rPr>
            <w:lang w:val="en-US"/>
          </w:rPr>
          <w:delText xml:space="preserve">assessment </w:delText>
        </w:r>
      </w:del>
      <w:del w:id="33" w:author="William Lamb" w:date="2017-10-09T13:44:00Z">
        <w:r w:rsidR="00482C07" w:rsidDel="006F3055">
          <w:rPr>
            <w:lang w:val="en-US"/>
          </w:rPr>
          <w:delText>an</w:delText>
        </w:r>
      </w:del>
      <w:del w:id="34" w:author="William Lamb" w:date="2017-10-09T16:35:00Z">
        <w:r w:rsidR="00482C07" w:rsidDel="00B81938">
          <w:rPr>
            <w:lang w:val="en-US"/>
          </w:rPr>
          <w:delText xml:space="preserve"> urban mitigation literature </w:delText>
        </w:r>
        <w:r w:rsidR="00841E48" w:rsidDel="00B81938">
          <w:rPr>
            <w:lang w:val="en-US"/>
          </w:rPr>
          <w:delText>faces</w:delText>
        </w:r>
      </w:del>
      <w:ins w:id="35" w:author="William Lamb" w:date="2017-10-09T16:35:00Z">
        <w:r w:rsidR="00B81938">
          <w:rPr>
            <w:lang w:val="en-US"/>
          </w:rPr>
          <w:t>Yet</w:t>
        </w:r>
      </w:ins>
      <w:r w:rsidR="00841E48">
        <w:rPr>
          <w:lang w:val="en-US"/>
        </w:rPr>
        <w:t xml:space="preserve"> two </w:t>
      </w:r>
      <w:ins w:id="36" w:author="William Lamb" w:date="2017-10-09T16:35:00Z">
        <w:r w:rsidR="00B81938">
          <w:rPr>
            <w:lang w:val="en-US"/>
          </w:rPr>
          <w:t xml:space="preserve">even </w:t>
        </w:r>
      </w:ins>
      <w:r>
        <w:rPr>
          <w:lang w:val="en-US"/>
        </w:rPr>
        <w:t xml:space="preserve">more </w:t>
      </w:r>
      <w:r w:rsidR="00841E48">
        <w:rPr>
          <w:lang w:val="en-US"/>
        </w:rPr>
        <w:t>fundamental challenges</w:t>
      </w:r>
      <w:ins w:id="37" w:author="William Lamb" w:date="2017-10-09T16:35:00Z">
        <w:r w:rsidR="00B81938">
          <w:rPr>
            <w:lang w:val="en-US"/>
          </w:rPr>
          <w:t xml:space="preserve"> </w:t>
        </w:r>
      </w:ins>
      <w:ins w:id="38" w:author="William Lamb" w:date="2017-10-09T16:36:00Z">
        <w:r w:rsidR="00B81938">
          <w:rPr>
            <w:lang w:val="en-US"/>
          </w:rPr>
          <w:t>threaten the exclusion of urban literatures in upcoming IPCC reports</w:t>
        </w:r>
      </w:ins>
      <w:r w:rsidR="00841E48">
        <w:rPr>
          <w:lang w:val="en-US"/>
        </w:rPr>
        <w:t>: first, like in other fields of climate change research</w:t>
      </w:r>
      <w:r>
        <w:rPr>
          <w:lang w:val="en-US"/>
        </w:rPr>
        <w:t>,</w:t>
      </w:r>
      <w:r w:rsidR="00841E48">
        <w:rPr>
          <w:lang w:val="en-US"/>
        </w:rPr>
        <w:t xml:space="preserve"> the body of relevant literature </w:t>
      </w:r>
      <w:del w:id="39" w:author="William Lamb" w:date="2017-10-09T13:44:00Z">
        <w:r w:rsidR="00841E48" w:rsidDel="006F3055">
          <w:rPr>
            <w:lang w:val="en-US"/>
          </w:rPr>
          <w:delText xml:space="preserve">on urban climate change mitigation </w:delText>
        </w:r>
      </w:del>
      <w:r w:rsidR="00841E48">
        <w:rPr>
          <w:lang w:val="en-US"/>
        </w:rPr>
        <w:t xml:space="preserve">is large and fast-growing. </w:t>
      </w:r>
      <w:r w:rsidR="00D32B24">
        <w:rPr>
          <w:lang w:val="en-US"/>
        </w:rPr>
        <w:t xml:space="preserve">Minx et al. </w:t>
      </w:r>
      <w:r w:rsidR="00482C07">
        <w:rPr>
          <w:lang w:val="en-US"/>
        </w:rPr>
        <w:fldChar w:fldCharType="begin" w:fldLock="1"/>
      </w:r>
      <w:r w:rsidR="00D22A60">
        <w:rPr>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"suppress-author" : 1, "uris" : [ "http://www.mendeley.com/documents/?uuid=d06e9d0d-48a7-40c6-ae8e-36b369be5295" ] } ], "mendeley" : { "formattedCitation" : "[17]", "plainTextFormattedCitation" : "[17]", "previouslyFormattedCitation" : "[17]" }, "properties" : { "noteIndex" : 0 }, "schema" : "https://github.com/citation-style-language/schema/raw/master/csl-citation.json" }</w:instrText>
      </w:r>
      <w:r w:rsidR="00482C07">
        <w:rPr>
          <w:lang w:val="en-US"/>
        </w:rPr>
        <w:fldChar w:fldCharType="separate"/>
      </w:r>
      <w:r w:rsidR="00D22A60" w:rsidRPr="00D22A60">
        <w:rPr>
          <w:noProof/>
          <w:lang w:val="en-US"/>
        </w:rPr>
        <w:t>[17]</w:t>
      </w:r>
      <w:r w:rsidR="00482C07">
        <w:rPr>
          <w:lang w:val="en-US"/>
        </w:rPr>
        <w:fldChar w:fldCharType="end"/>
      </w:r>
      <w:r w:rsidR="00D32B24">
        <w:rPr>
          <w:lang w:val="en-US"/>
        </w:rPr>
        <w:t xml:space="preserve"> estimate that the </w:t>
      </w:r>
      <w:r w:rsidR="00482C07">
        <w:rPr>
          <w:lang w:val="en-US"/>
        </w:rPr>
        <w:t xml:space="preserve">quantity </w:t>
      </w:r>
      <w:r w:rsidR="00D32B24">
        <w:rPr>
          <w:lang w:val="en-US"/>
        </w:rPr>
        <w:t xml:space="preserve">of new peer-reviewed research (as recorded </w:t>
      </w:r>
      <w:r>
        <w:rPr>
          <w:lang w:val="en-US"/>
        </w:rPr>
        <w:t xml:space="preserve">by </w:t>
      </w:r>
      <w:r w:rsidR="00D32B24">
        <w:rPr>
          <w:lang w:val="en-US"/>
        </w:rPr>
        <w:t xml:space="preserve">the ISI Web of Science) published during the sixth assessment cycle is roughly equal to the size of the entire climate change literature before AR6. </w:t>
      </w:r>
      <w:r w:rsidR="00482C07">
        <w:rPr>
          <w:lang w:val="en-US"/>
        </w:rPr>
        <w:t xml:space="preserve">This trend renders </w:t>
      </w:r>
      <w:ins w:id="40" w:author="William Lamb" w:date="2017-10-09T13:45:00Z">
        <w:r w:rsidR="006F3055">
          <w:rPr>
            <w:lang w:val="en-US"/>
          </w:rPr>
          <w:t>the task of tracking scientific progress</w:t>
        </w:r>
      </w:ins>
      <w:del w:id="41" w:author="William Lamb" w:date="2017-10-09T13:45:00Z">
        <w:r w:rsidR="00482C07" w:rsidDel="006F3055">
          <w:rPr>
            <w:lang w:val="en-US"/>
          </w:rPr>
          <w:delText>it</w:delText>
        </w:r>
      </w:del>
      <w:r w:rsidR="00D32B24">
        <w:rPr>
          <w:lang w:val="en-US"/>
        </w:rPr>
        <w:t xml:space="preserve"> increasingly impossible for individuals to </w:t>
      </w:r>
      <w:del w:id="42" w:author="William Lamb" w:date="2017-10-09T13:45:00Z">
        <w:r w:rsidR="00D32B24" w:rsidDel="006F3055">
          <w:rPr>
            <w:lang w:val="en-US"/>
          </w:rPr>
          <w:delText xml:space="preserve">track </w:delText>
        </w:r>
        <w:r w:rsidR="00482C07" w:rsidDel="006F3055">
          <w:rPr>
            <w:lang w:val="en-US"/>
          </w:rPr>
          <w:delText xml:space="preserve">scientific </w:delText>
        </w:r>
        <w:r w:rsidR="00D32B24" w:rsidDel="006F3055">
          <w:rPr>
            <w:lang w:val="en-US"/>
          </w:rPr>
          <w:delText>progress</w:delText>
        </w:r>
      </w:del>
      <w:ins w:id="43" w:author="William Lamb" w:date="2017-10-09T13:45:00Z">
        <w:r w:rsidR="006F3055">
          <w:rPr>
            <w:lang w:val="en-US"/>
          </w:rPr>
          <w:t>manage</w:t>
        </w:r>
      </w:ins>
      <w:r w:rsidR="00482C07">
        <w:rPr>
          <w:lang w:val="en-US"/>
        </w:rPr>
        <w:t>,</w:t>
      </w:r>
      <w:r w:rsidR="00D32B24">
        <w:rPr>
          <w:lang w:val="en-US"/>
        </w:rPr>
        <w:t xml:space="preserve"> even in highly specialized fields</w:t>
      </w:r>
      <w:del w:id="44" w:author="William Lamb" w:date="2017-10-09T16:37:00Z">
        <w:r w:rsidR="00482C07" w:rsidDel="00B81938">
          <w:rPr>
            <w:lang w:val="en-US"/>
          </w:rPr>
          <w:delText xml:space="preserve">. </w:delText>
        </w:r>
      </w:del>
      <w:ins w:id="45" w:author="William Lamb" w:date="2017-10-09T16:37:00Z">
        <w:r w:rsidR="00B81938">
          <w:rPr>
            <w:lang w:val="en-US"/>
          </w:rPr>
          <w:t xml:space="preserve">, risking bias and systematic omissions </w:t>
        </w:r>
      </w:ins>
      <w:del w:id="46" w:author="William Lamb" w:date="2017-10-09T16:37:00Z">
        <w:r w:rsidR="00482C07" w:rsidDel="00B81938">
          <w:rPr>
            <w:lang w:val="en-US"/>
          </w:rPr>
          <w:delText xml:space="preserve">It also risks </w:delText>
        </w:r>
        <w:r w:rsidR="00540F29" w:rsidDel="00B81938">
          <w:rPr>
            <w:lang w:val="en-US"/>
          </w:rPr>
          <w:delText xml:space="preserve">bias </w:delText>
        </w:r>
      </w:del>
      <w:r w:rsidR="00540F29">
        <w:rPr>
          <w:lang w:val="en-US"/>
        </w:rPr>
        <w:t xml:space="preserve">in the selection of literature </w:t>
      </w:r>
      <w:del w:id="47" w:author="William Lamb" w:date="2017-10-09T16:37:00Z">
        <w:r w:rsidR="009B30D5" w:rsidDel="00B81938">
          <w:rPr>
            <w:lang w:val="en-US"/>
          </w:rPr>
          <w:delText>in</w:delText>
        </w:r>
        <w:r w:rsidR="003810CF" w:rsidDel="00B81938">
          <w:rPr>
            <w:lang w:val="en-US"/>
          </w:rPr>
          <w:delText xml:space="preserve"> </w:delText>
        </w:r>
      </w:del>
      <w:ins w:id="48" w:author="William Lamb" w:date="2017-10-09T16:38:00Z">
        <w:r w:rsidR="00B81938">
          <w:rPr>
            <w:lang w:val="en-US"/>
          </w:rPr>
          <w:t>for assessments</w:t>
        </w:r>
      </w:ins>
      <w:del w:id="49" w:author="William Lamb" w:date="2017-10-09T16:38:00Z">
        <w:r w:rsidR="003810CF" w:rsidDel="00B81938">
          <w:rPr>
            <w:lang w:val="en-US"/>
          </w:rPr>
          <w:delText xml:space="preserve">the </w:delText>
        </w:r>
        <w:r w:rsidR="00540F29" w:rsidDel="00B81938">
          <w:rPr>
            <w:lang w:val="en-US"/>
          </w:rPr>
          <w:delText>IPCC</w:delText>
        </w:r>
        <w:r w:rsidR="009B30D5" w:rsidDel="00B81938">
          <w:rPr>
            <w:lang w:val="en-US"/>
          </w:rPr>
          <w:delText>,</w:delText>
        </w:r>
        <w:r w:rsidR="00540F29" w:rsidDel="00B81938">
          <w:rPr>
            <w:lang w:val="en-US"/>
          </w:rPr>
          <w:delText xml:space="preserve"> and </w:delText>
        </w:r>
        <w:r w:rsidR="009B30D5" w:rsidDel="00B81938">
          <w:rPr>
            <w:lang w:val="en-US"/>
          </w:rPr>
          <w:delText xml:space="preserve">in </w:delText>
        </w:r>
        <w:r w:rsidR="00540F29" w:rsidDel="00B81938">
          <w:rPr>
            <w:lang w:val="en-US"/>
          </w:rPr>
          <w:delText>other global environmental assessments</w:delText>
        </w:r>
      </w:del>
      <w:r w:rsidR="00540F29">
        <w:rPr>
          <w:lang w:val="en-US"/>
        </w:rPr>
        <w:t>.</w:t>
      </w:r>
      <w:del w:id="50" w:author="William Lamb" w:date="2017-10-09T16:38:00Z">
        <w:r w:rsidR="00540F29" w:rsidDel="00B81938">
          <w:rPr>
            <w:lang w:val="en-US"/>
          </w:rPr>
          <w:delText xml:space="preserve"> </w:delText>
        </w:r>
      </w:del>
    </w:p>
    <w:p w14:paraId="4581DC92" w14:textId="77777777" w:rsidR="00B81938" w:rsidRDefault="00B81938" w:rsidP="00B36DFC">
      <w:pPr>
        <w:rPr>
          <w:ins w:id="51" w:author="William Lamb" w:date="2017-10-09T16:38:00Z"/>
          <w:lang w:val="en-US"/>
        </w:rPr>
      </w:pPr>
    </w:p>
    <w:p w14:paraId="4D0525B4" w14:textId="29F9E53F" w:rsidR="00D805AA" w:rsidRDefault="00540F29" w:rsidP="00B36DFC">
      <w:pPr>
        <w:rPr>
          <w:lang w:val="en-US"/>
        </w:rPr>
      </w:pPr>
      <w:r>
        <w:rPr>
          <w:lang w:val="en-US"/>
        </w:rPr>
        <w:t xml:space="preserve">Second, </w:t>
      </w:r>
      <w:r w:rsidR="00841E48">
        <w:rPr>
          <w:lang w:val="en-US"/>
        </w:rPr>
        <w:t>despite recent progress</w:t>
      </w:r>
      <w:r w:rsidR="00D22A60">
        <w:rPr>
          <w:lang w:val="en-US"/>
        </w:rPr>
        <w:t xml:space="preserve"> </w:t>
      </w:r>
      <w:r w:rsidR="00D22A60">
        <w:rPr>
          <w:lang w:val="en-US"/>
        </w:rPr>
        <w:fldChar w:fldCharType="begin" w:fldLock="1"/>
      </w:r>
      <w:r w:rsidR="003002DF">
        <w:rPr>
          <w:lang w:val="en-US"/>
        </w:rPr>
        <w:instrText>ADDIN CSL_CITATION { "citationItems" : [ { "id" : "ITEM-1",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"ITEM-1", "issued" : { "date-parts" : [ [ "2015" ] ] }, "publisher" : "Columbia University", "publisher-place" : "New York", "title" : "ARC3.2 Summary for City Leaders Climate Change and Cities: Second Assessment Report of the Urban Climate Change Research Network", "type" : "book" }, "uris" : [ "http://www.mendeley.com/documents/?uuid=934b2317-f3ef-495d-8793-5c4d7fbc8cf8" ] } ], "mendeley" : { "formattedCitation" : "[18]", "plainTextFormattedCitation" : "[18]", "previouslyFormattedCitation" : "[18]" }, "properties" : { "noteIndex" : 0 }, "schema" : "https://github.com/citation-style-language/schema/raw/master/csl-citation.json" }</w:instrText>
      </w:r>
      <w:r w:rsidR="00D22A60">
        <w:rPr>
          <w:lang w:val="en-US"/>
        </w:rPr>
        <w:fldChar w:fldCharType="separate"/>
      </w:r>
      <w:r w:rsidR="00D22A60" w:rsidRPr="00D22A60">
        <w:rPr>
          <w:noProof/>
          <w:lang w:val="en-US"/>
        </w:rPr>
        <w:t>[18]</w:t>
      </w:r>
      <w:r w:rsidR="00D22A60">
        <w:rPr>
          <w:lang w:val="en-US"/>
        </w:rPr>
        <w:fldChar w:fldCharType="end"/>
      </w:r>
      <w:r w:rsidR="003810CF">
        <w:rPr>
          <w:lang w:val="en-US"/>
        </w:rPr>
        <w:t>,</w:t>
      </w:r>
      <w:r w:rsidR="00BE3840">
        <w:rPr>
          <w:lang w:val="en-US"/>
        </w:rPr>
        <w:t xml:space="preserve"> </w:t>
      </w:r>
      <w:r w:rsidR="00841E48">
        <w:rPr>
          <w:lang w:val="en-US"/>
        </w:rPr>
        <w:t xml:space="preserve">urban climate change assessments are still </w:t>
      </w:r>
      <w:del w:id="52" w:author="William Lamb" w:date="2017-10-09T13:46:00Z">
        <w:r w:rsidR="00841E48" w:rsidDel="006F3055">
          <w:rPr>
            <w:lang w:val="en-US"/>
          </w:rPr>
          <w:delText xml:space="preserve">relatively </w:delText>
        </w:r>
      </w:del>
      <w:r w:rsidR="00841E48">
        <w:rPr>
          <w:lang w:val="en-US"/>
        </w:rPr>
        <w:t>in their infancy</w:t>
      </w:r>
      <w:ins w:id="53" w:author="William Lamb" w:date="2017-10-09T13:47:00Z">
        <w:r w:rsidR="006F3055">
          <w:rPr>
            <w:lang w:val="en-US"/>
          </w:rPr>
          <w:t>.</w:t>
        </w:r>
      </w:ins>
      <w:r w:rsidR="00841E48">
        <w:rPr>
          <w:lang w:val="en-US"/>
        </w:rPr>
        <w:t xml:space="preserve"> </w:t>
      </w:r>
      <w:del w:id="54" w:author="William Lamb" w:date="2017-10-09T13:47:00Z">
        <w:r w:rsidR="00841E48" w:rsidDel="006F3055">
          <w:rPr>
            <w:lang w:val="en-US"/>
          </w:rPr>
          <w:delText xml:space="preserve">and </w:delText>
        </w:r>
        <w:r w:rsidDel="006F3055">
          <w:rPr>
            <w:lang w:val="en-US"/>
          </w:rPr>
          <w:delText>t</w:delText>
        </w:r>
      </w:del>
      <w:ins w:id="55" w:author="William Lamb" w:date="2017-10-09T13:47:00Z">
        <w:r w:rsidR="006F3055">
          <w:rPr>
            <w:lang w:val="en-US"/>
          </w:rPr>
          <w:t>T</w:t>
        </w:r>
      </w:ins>
      <w:r>
        <w:rPr>
          <w:lang w:val="en-US"/>
        </w:rPr>
        <w:t xml:space="preserve">he available literature has not yet been aggregated into discrete bodies of knowledge that can be easily </w:t>
      </w:r>
      <w:r w:rsidR="00F30B8F">
        <w:rPr>
          <w:lang w:val="en-US"/>
        </w:rPr>
        <w:t>drawn upon</w:t>
      </w:r>
      <w:ins w:id="56" w:author="William Lamb" w:date="2017-10-09T13:47:00Z">
        <w:r w:rsidR="006F3055">
          <w:rPr>
            <w:lang w:val="en-US"/>
          </w:rPr>
          <w:t>, further</w:t>
        </w:r>
      </w:ins>
      <w:ins w:id="57" w:author="William Lamb" w:date="2017-10-09T13:48:00Z">
        <w:r w:rsidR="006F3055">
          <w:rPr>
            <w:lang w:val="en-US"/>
          </w:rPr>
          <w:t xml:space="preserve"> </w:t>
        </w:r>
      </w:ins>
      <w:ins w:id="58" w:author="William Lamb" w:date="2017-10-09T16:38:00Z">
        <w:r w:rsidR="00B81938">
          <w:rPr>
            <w:lang w:val="en-US"/>
          </w:rPr>
          <w:t xml:space="preserve">risking their exclusion </w:t>
        </w:r>
      </w:ins>
      <w:ins w:id="59" w:author="William Lamb" w:date="2017-10-09T16:39:00Z">
        <w:r w:rsidR="00B81938">
          <w:rPr>
            <w:lang w:val="en-US"/>
          </w:rPr>
          <w:t xml:space="preserve">in an already overwhelming </w:t>
        </w:r>
        <w:r w:rsidR="008A50D4">
          <w:rPr>
            <w:lang w:val="en-US"/>
          </w:rPr>
          <w:t xml:space="preserve">field of </w:t>
        </w:r>
        <w:r w:rsidR="008A50D4">
          <w:rPr>
            <w:lang w:val="en-US"/>
          </w:rPr>
          <w:lastRenderedPageBreak/>
          <w:t xml:space="preserve">climate </w:t>
        </w:r>
      </w:ins>
      <w:ins w:id="60" w:author="William Lamb" w:date="2017-10-09T16:41:00Z">
        <w:r w:rsidR="008A50D4">
          <w:rPr>
            <w:lang w:val="en-US"/>
          </w:rPr>
          <w:t>research</w:t>
        </w:r>
      </w:ins>
      <w:del w:id="61" w:author="William Lamb" w:date="2017-10-09T13:48:00Z">
        <w:r w:rsidDel="006F3055">
          <w:rPr>
            <w:lang w:val="en-US"/>
          </w:rPr>
          <w:delText xml:space="preserve">. </w:delText>
        </w:r>
        <w:r w:rsidR="00F30B8F" w:rsidDel="006F3055">
          <w:rPr>
            <w:lang w:val="en-US"/>
          </w:rPr>
          <w:delText>This</w:delText>
        </w:r>
        <w:r w:rsidDel="006F3055">
          <w:rPr>
            <w:lang w:val="en-US"/>
          </w:rPr>
          <w:delText xml:space="preserve"> reinforce</w:delText>
        </w:r>
        <w:r w:rsidR="00F30B8F" w:rsidDel="006F3055">
          <w:rPr>
            <w:lang w:val="en-US"/>
          </w:rPr>
          <w:delText>s</w:delText>
        </w:r>
        <w:r w:rsidDel="006F3055">
          <w:rPr>
            <w:lang w:val="en-US"/>
          </w:rPr>
          <w:delText xml:space="preserve"> </w:delText>
        </w:r>
      </w:del>
      <w:del w:id="62" w:author="William Lamb" w:date="2017-10-09T16:38:00Z">
        <w:r w:rsidDel="00B81938">
          <w:rPr>
            <w:lang w:val="en-US"/>
          </w:rPr>
          <w:delText xml:space="preserve">the problems </w:delText>
        </w:r>
      </w:del>
      <w:del w:id="63" w:author="William Lamb" w:date="2017-10-09T13:48:00Z">
        <w:r w:rsidDel="006F3055">
          <w:rPr>
            <w:lang w:val="en-US"/>
          </w:rPr>
          <w:delText xml:space="preserve">caused by </w:delText>
        </w:r>
      </w:del>
      <w:del w:id="64" w:author="William Lamb" w:date="2017-10-09T16:38:00Z">
        <w:r w:rsidDel="00B81938">
          <w:rPr>
            <w:lang w:val="en-US"/>
          </w:rPr>
          <w:delText>“big literature”</w:delText>
        </w:r>
        <w:r w:rsidR="00F30B8F" w:rsidDel="00B81938">
          <w:rPr>
            <w:lang w:val="en-US"/>
          </w:rPr>
          <w:delText xml:space="preserve"> </w:delText>
        </w:r>
      </w:del>
      <w:del w:id="65" w:author="William Lamb" w:date="2017-10-09T13:49:00Z">
        <w:r w:rsidR="00485EC7" w:rsidDel="006F3055">
          <w:rPr>
            <w:lang w:val="en-US"/>
          </w:rPr>
          <w:delText xml:space="preserve">as </w:delText>
        </w:r>
      </w:del>
      <w:del w:id="66" w:author="William Lamb" w:date="2017-10-09T16:38:00Z">
        <w:r w:rsidR="00F30B8F" w:rsidDel="00B81938">
          <w:rPr>
            <w:lang w:val="en-US"/>
          </w:rPr>
          <w:delText>described above</w:delText>
        </w:r>
      </w:del>
      <w:r w:rsidR="00F30B8F">
        <w:rPr>
          <w:lang w:val="en-US"/>
        </w:rPr>
        <w:t xml:space="preserve">. </w:t>
      </w:r>
      <w:ins w:id="67" w:author="William Lamb" w:date="2017-10-09T13:49:00Z">
        <w:r w:rsidR="006F3055">
          <w:rPr>
            <w:lang w:val="en-US"/>
          </w:rPr>
          <w:t>Not least</w:t>
        </w:r>
      </w:ins>
      <w:del w:id="68" w:author="William Lamb" w:date="2017-10-09T13:49:00Z">
        <w:r w:rsidR="00F30B8F" w:rsidDel="006F3055">
          <w:rPr>
            <w:lang w:val="en-US"/>
          </w:rPr>
          <w:delText>More importantly</w:delText>
        </w:r>
      </w:del>
      <w:r w:rsidR="00F30B8F">
        <w:rPr>
          <w:lang w:val="en-US"/>
        </w:rPr>
        <w:t xml:space="preserve">, </w:t>
      </w:r>
      <w:ins w:id="69" w:author="William Lamb" w:date="2017-10-09T16:41:00Z">
        <w:r w:rsidR="008A50D4">
          <w:rPr>
            <w:lang w:val="en-US"/>
          </w:rPr>
          <w:t xml:space="preserve">we still lack a basic </w:t>
        </w:r>
      </w:ins>
      <w:del w:id="70" w:author="William Lamb" w:date="2017-10-09T16:42:00Z">
        <w:r w:rsidR="009B30D5" w:rsidDel="008A50D4">
          <w:rPr>
            <w:lang w:val="en-US"/>
          </w:rPr>
          <w:delText xml:space="preserve">our </w:delText>
        </w:r>
      </w:del>
      <w:r w:rsidR="009B30D5">
        <w:rPr>
          <w:lang w:val="en-US"/>
        </w:rPr>
        <w:t>understanding of the</w:t>
      </w:r>
      <w:r w:rsidR="00F30B8F">
        <w:rPr>
          <w:lang w:val="en-US"/>
        </w:rPr>
        <w:t xml:space="preserve"> urban contribution to global emissions</w:t>
      </w:r>
      <w:r w:rsidR="009B30D5">
        <w:rPr>
          <w:lang w:val="en-US"/>
        </w:rPr>
        <w:t xml:space="preserve"> and the drivers thereof </w:t>
      </w:r>
      <w:del w:id="71" w:author="William Lamb" w:date="2017-10-09T16:42:00Z">
        <w:r w:rsidR="00BF076D" w:rsidDel="008A50D4">
          <w:rPr>
            <w:lang w:val="en-US"/>
          </w:rPr>
          <w:delText>remains</w:delText>
        </w:r>
        <w:r w:rsidR="009B30D5" w:rsidDel="008A50D4">
          <w:rPr>
            <w:lang w:val="en-US"/>
          </w:rPr>
          <w:delText xml:space="preserve"> limited</w:delText>
        </w:r>
        <w:r w:rsidR="00F376F2" w:rsidDel="008A50D4">
          <w:rPr>
            <w:lang w:val="en-US"/>
          </w:rPr>
          <w:delText xml:space="preserve"> </w:delText>
        </w:r>
      </w:del>
      <w:r w:rsidR="00F376F2">
        <w:rPr>
          <w:lang w:val="en-US"/>
        </w:rPr>
        <w:fldChar w:fldCharType="begin" w:fldLock="1"/>
      </w:r>
      <w:r w:rsidR="003002DF">
        <w:rPr>
          <w:lang w:val="en-US"/>
        </w:rPr>
        <w:instrText>ADDIN CSL_CITATION { "citationID" : "a6g66q8dn8",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 : [ "http://zotero.org/users/667375/items/JE422HWC" ], "uris" : [ "http://zotero.org/users/667375/items/JE422HWC", "http://www.mendeley.com/documents/?uuid=9afd2b59-becc-451f-a12c-8ba18975469f" ] }, { "id" : "ITEM-2", "itemData" : { "DOI" : "10.1007/s10584-013-0977-z", "ISSN" : "0165-0009, 1573-1480", "abstract" : "The purpose of this paper is to describe global urban greenhouse gas emissions by region and sector, examine the distribution of emissions through the urban-to-rural gradient, and identify covariates of emission levels for our baseline year, 2000. We use multiple existing spatial databases to identify urban extent, greenhouse gas emissions (CO2, N2O, CH4 and SF6) and covariates of emissions in a \u201ctop-down\u201d analysis. The results indicate that urban activities are significant sources of total greenhouse gas emissions (36.8 and 48.6 % of total). The urban energy sector accounts for between 41.5 and 66.3 % of total energy emissions. Significant differences exist in the urban share of greenhouse gas emissions between developed and developing countries as well as among source sectors for geographic regions. The 50 largest urban emitting areas account for 38.8 % of all urban greenhouse gas emissions. We find that greenhouse gas emissions are significantly associated with population size, density, growth rates, and per capita income. Finally, comparison of our results to \u201cbottom-up\u201d estimates suggest that this research\u2019s data and techniques are best used at the regional and global scales.", "author" : [ { "dropping-particle" : "", "family" : "Marcotullio", "given" : "Peter John", "non-dropping-particle" : "", "parse-names" : false, "suffix" : "" }, { "dropping-particle" : "", "family" : "Sarzynski", "given" : "Andrea", "non-dropping-particle" : "", "parse-names" : false, "suffix" : "" }, { "dropping-particle" : "", "family" : "Albrecht", "given" : "Jochen", "non-dropping-particle" : "", "parse-names" : false, "suffix" : "" }, { "dropping-particle" : "", "family" : "Schulz", "given" : "Niels", "non-dropping-particle" : "", "parse-names" : false, "suffix" : "" }, { "dropping-particle" : "", "family" : "Garcia", "given" : "Jake", "non-dropping-particle" : "", "parse-names" : false, "suffix" : "" } ], "container-title" : "Climatic Change", "id" : "ITEM-2", "issued" : { "date-parts" : [ [ "2013" ] ] }, "language" : "en", "page" : "1-14", "title" : "The geography of global urban greenhouse gas emissions: an exploratory analysis", "type" : "article-journal" }, "uri" : [ "http://zotero.org/groups/49355/items/PANS36F6" ], "uris" : [ "http://zotero.org/groups/49355/items/PANS36F6", "http://www.mendeley.com/documents/?uuid=d861ad31-5d48-40ab-9f89-7575e45d0f91"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 : [ "http://zotero.org/groups/142725/items/SHBEIBBV" ], "uris" : [ "http://zotero.org/groups/142725/items/SHBEIBBV", "http://www.mendeley.com/documents/?uuid=d6395e13-c517-43e1-a9d2-35f4b05a353f" ] }, { "id" : "ITEM-4", "itemData" : { "DOI" : "10.1038/525179a", "ISSN" : "0028-0836", "abstract" : "Cities need to understand and manage their carbon footprint at the level of streets, buildings and communities, urge Kevin Robert Gurney and colleagues.", "author" : [ { "dropping-particle" : "", "family" : "Gurney", "given" : "Kevin Robert", "non-dropping-particle" : "", "parse-names" : false, "suffix" : "" }, { "dropping-particle" : "", "family" : "Romero-Lankao", "given" : "Paty", "non-dropping-particle" : "", "parse-names" : false, "suffix" : "" }, { "dropping-particle" : "", "family" : "Seto", "given" : "Karen C.", "non-dropping-particle" : "", "parse-names" : false, "suffix" : "" }, { "dropping-particle" : "", "family" : "Hutyra", "given" : "Lucy R.", "non-dropping-particle" : "", "parse-names" : false, "suffix" : "" }, { "dropping-particle" : "", "family" : "Duren", "given" : "Riley", "non-dropping-particle" : "", "parse-names" : false, "suffix" : "" }, { "dropping-particle" : "", "family" : "Kennedy", "given" : "Christopher", "non-dropping-particle" : "", "parse-names" : false, "suffix" : "" }, { "dropping-particle" : "", "family" : "Grimm", "given" : "Nancy B.", "non-dropping-particle" : "", "parse-names" : false, "suffix" : "" }, { "dropping-particle" : "", "family" : "Ehleringer", "given" : "James R.", "non-dropping-particle" : "", "parse-names" : false, "suffix" : "" }, { "dropping-particle" : "", "family" : "Marcotullio", "given" : "Peter", "non-dropping-particle" : "", "parse-names" : false, "suffix" : "" }, { "dropping-particle" : "", "family" : "Hughes", "given" : "Sara", "non-dropping-particle" : "", "parse-names" : false, "suffix" : "" }, { "dropping-particle" : "", "family" : "Pincetl", "given" : "Stephanie", "non-dropping-particle" : "", "parse-names" : false, "suffix" : "" }, { "dropping-particle" : "V.", "family" : "Chester", "given" : "Mikhail", "non-dropping-particle" : "", "parse-names" : false, "suffix" : "" }, { "dropping-particle" : "", "family" : "Runfola", "given" : "Daniel M.", "non-dropping-particle" : "", "parse-names" : false, "suffix" : "" }, { "dropping-particle" : "", "family" : "Feddema", "given" : "Johannes J.", "non-dropping-particle" : "", "parse-names" : false, "suffix" : "" }, { "dropping-particle" : "", "family" : "Sperling", "given" : "Joshua", "non-dropping-particle" : "", "parse-names" : false, "suffix" : "" } ], "container-title" : "Nature", "id" : "ITEM-4", "issued" : { "date-parts" : [ [ "2015", "9" ] ] }, "page" : "179-181", "title" : "Climate change: Track urban emissions on a human scale", "type" : "article-journal", "volume" : "525" }, "uri" : [ "http://zotero.org/groups/142725/items/AFCEJWQX" ], "uris" : [ "http://zotero.org/groups/142725/items/AFCEJWQX", "http://www.mendeley.com/documents/?uuid=78e671df-a24f-432b-936e-0b9496aee6d7" ] } ], "mendeley" : { "formattedCitation" : "[11,19\u201321]", "plainTextFormattedCitation" : "[11,19\u201321]", "previouslyFormattedCitation" : "[11,19\u201321]" }, "properties" : { "formattedCitation" : "{\\rtf [14\\uc0\\u8211{}17]}", "noteIndex" : 0, "plainCitation" : "[14\u201317]" }, "schema" : "https://github.com/citation-style-language/schema/raw/master/csl-citation.json" }</w:instrText>
      </w:r>
      <w:r w:rsidR="00F376F2">
        <w:rPr>
          <w:lang w:val="en-US"/>
        </w:rPr>
        <w:fldChar w:fldCharType="separate"/>
      </w:r>
      <w:r w:rsidR="00D22A60" w:rsidRPr="00D22A60">
        <w:rPr>
          <w:rFonts w:ascii="Calibri" w:hAnsi="Calibri" w:cs="Calibri"/>
          <w:noProof/>
          <w:szCs w:val="24"/>
          <w:lang w:val="en-US"/>
        </w:rPr>
        <w:t>[11,19–21]</w:t>
      </w:r>
      <w:r w:rsidR="00F376F2">
        <w:rPr>
          <w:lang w:val="en-US"/>
        </w:rPr>
        <w:fldChar w:fldCharType="end"/>
      </w:r>
      <w:r w:rsidR="009B30D5">
        <w:rPr>
          <w:lang w:val="en-US"/>
        </w:rPr>
        <w:t>.</w:t>
      </w:r>
    </w:p>
    <w:p w14:paraId="530B34BE" w14:textId="4BD71CD2" w:rsidR="00D27333" w:rsidRDefault="00C9383A" w:rsidP="00B36DFC">
      <w:pPr>
        <w:rPr>
          <w:lang w:val="en-US"/>
        </w:rPr>
      </w:pPr>
      <w:r>
        <w:rPr>
          <w:lang w:val="en-US"/>
        </w:rPr>
        <w:t>T</w:t>
      </w:r>
      <w:r w:rsidR="003D5BF4">
        <w:rPr>
          <w:lang w:val="en-US"/>
        </w:rPr>
        <w:t xml:space="preserve">o </w:t>
      </w:r>
      <w:r>
        <w:rPr>
          <w:lang w:val="en-US"/>
        </w:rPr>
        <w:t>enable a more</w:t>
      </w:r>
      <w:r w:rsidR="003D5BF4">
        <w:rPr>
          <w:lang w:val="en-US"/>
        </w:rPr>
        <w:t xml:space="preserve"> transparent assessments of the role of cities in climate change mitigation</w:t>
      </w:r>
      <w:ins w:id="72" w:author="William Lamb" w:date="2017-10-09T13:49:00Z">
        <w:r w:rsidR="006F3055">
          <w:rPr>
            <w:lang w:val="en-US"/>
          </w:rPr>
          <w:t>,</w:t>
        </w:r>
      </w:ins>
      <w:r w:rsidR="003D5BF4">
        <w:rPr>
          <w:lang w:val="en-US"/>
        </w:rPr>
        <w:t xml:space="preserve"> and to </w:t>
      </w:r>
      <w:r>
        <w:rPr>
          <w:lang w:val="en-US"/>
        </w:rPr>
        <w:t>advance</w:t>
      </w:r>
      <w:r w:rsidR="003D5BF4">
        <w:rPr>
          <w:lang w:val="en-US"/>
        </w:rPr>
        <w:t xml:space="preserve"> discussions in urban climate change research, the relevant literature base</w:t>
      </w:r>
      <w:r>
        <w:rPr>
          <w:lang w:val="en-US"/>
        </w:rPr>
        <w:t xml:space="preserve"> needs to be characterized</w:t>
      </w:r>
      <w:r w:rsidR="008E54CF">
        <w:rPr>
          <w:lang w:val="en-US"/>
        </w:rPr>
        <w:t xml:space="preserve"> to</w:t>
      </w:r>
      <w:r w:rsidR="00D7744A">
        <w:rPr>
          <w:lang w:val="en-US"/>
        </w:rPr>
        <w:t xml:space="preserve"> answer key questions:</w:t>
      </w:r>
      <w:r w:rsidR="003D5BF4">
        <w:rPr>
          <w:lang w:val="en-US"/>
        </w:rPr>
        <w:t xml:space="preserve"> </w:t>
      </w:r>
      <w:r>
        <w:rPr>
          <w:lang w:val="en-US"/>
        </w:rPr>
        <w:t>W</w:t>
      </w:r>
      <w:r w:rsidR="00787C57">
        <w:rPr>
          <w:lang w:val="en-US"/>
        </w:rPr>
        <w:t xml:space="preserve">hat part of the urban literature should </w:t>
      </w:r>
      <w:r w:rsidR="00B36DFC">
        <w:rPr>
          <w:lang w:val="en-US"/>
        </w:rPr>
        <w:t xml:space="preserve">actually </w:t>
      </w:r>
      <w:r w:rsidR="00787C57">
        <w:rPr>
          <w:lang w:val="en-US"/>
        </w:rPr>
        <w:t>be considered in the upcoming special report</w:t>
      </w:r>
      <w:r>
        <w:rPr>
          <w:lang w:val="en-US"/>
        </w:rPr>
        <w:t>?</w:t>
      </w:r>
      <w:r w:rsidR="00787C57">
        <w:rPr>
          <w:lang w:val="en-US"/>
        </w:rPr>
        <w:t xml:space="preserve"> </w:t>
      </w:r>
      <w:r w:rsidR="00CA0A34">
        <w:rPr>
          <w:lang w:val="en-US"/>
        </w:rPr>
        <w:t xml:space="preserve">What are the </w:t>
      </w:r>
      <w:r w:rsidR="00D805AA">
        <w:rPr>
          <w:lang w:val="en-US"/>
        </w:rPr>
        <w:t xml:space="preserve">epistemic communities that </w:t>
      </w:r>
      <w:r w:rsidR="00CA0A34">
        <w:rPr>
          <w:lang w:val="en-US"/>
        </w:rPr>
        <w:t xml:space="preserve">drive this growing urban literature? </w:t>
      </w:r>
      <w:r>
        <w:rPr>
          <w:lang w:val="en-US"/>
        </w:rPr>
        <w:t>A</w:t>
      </w:r>
      <w:r w:rsidR="00787C57">
        <w:rPr>
          <w:lang w:val="en-US"/>
        </w:rPr>
        <w:t>nd how can it be organized around a coherent set of objectives and policies in the short, medium and long-term?</w:t>
      </w:r>
      <w:r w:rsidR="004C778A">
        <w:rPr>
          <w:lang w:val="en-US"/>
        </w:rPr>
        <w:t xml:space="preserve"> </w:t>
      </w:r>
    </w:p>
    <w:p w14:paraId="3CE459FF" w14:textId="595ED03E" w:rsidR="0075694D" w:rsidRDefault="007C73B3" w:rsidP="005C635A">
      <w:pPr>
        <w:rPr>
          <w:lang w:val="en-US"/>
        </w:rPr>
      </w:pPr>
      <w:ins w:id="73" w:author="William Lamb" w:date="2017-10-09T16:45:00Z">
        <w:r>
          <w:rPr>
            <w:lang w:val="en-US"/>
          </w:rPr>
          <w:t xml:space="preserve">As a first step towards addressing these issues, </w:t>
        </w:r>
      </w:ins>
      <w:del w:id="74" w:author="William Lamb" w:date="2017-10-09T16:45:00Z">
        <w:r w:rsidR="00743CDE" w:rsidDel="007C73B3">
          <w:rPr>
            <w:lang w:val="en-US"/>
          </w:rPr>
          <w:delText>T</w:delText>
        </w:r>
      </w:del>
      <w:ins w:id="75" w:author="William Lamb" w:date="2017-10-09T16:45:00Z">
        <w:r>
          <w:rPr>
            <w:lang w:val="en-US"/>
          </w:rPr>
          <w:t>t</w:t>
        </w:r>
      </w:ins>
      <w:r w:rsidR="00743CDE">
        <w:rPr>
          <w:lang w:val="en-US"/>
        </w:rPr>
        <w:t xml:space="preserve">his paper </w:t>
      </w:r>
      <w:r w:rsidR="00D7744A">
        <w:rPr>
          <w:lang w:val="en-US"/>
        </w:rPr>
        <w:t xml:space="preserve">systematically </w:t>
      </w:r>
      <w:r w:rsidR="00961E05">
        <w:rPr>
          <w:lang w:val="en-US"/>
        </w:rPr>
        <w:t>identif</w:t>
      </w:r>
      <w:r w:rsidR="00D7744A">
        <w:rPr>
          <w:lang w:val="en-US"/>
        </w:rPr>
        <w:t xml:space="preserve">ies </w:t>
      </w:r>
      <w:ins w:id="76" w:author="William Lamb" w:date="2017-10-09T13:55:00Z">
        <w:r w:rsidR="000E5FEC">
          <w:rPr>
            <w:lang w:val="en-US"/>
          </w:rPr>
          <w:t xml:space="preserve">the </w:t>
        </w:r>
      </w:ins>
      <w:del w:id="77" w:author="William Lamb" w:date="2017-10-09T13:50:00Z">
        <w:r w:rsidR="00961E05" w:rsidDel="006F3055">
          <w:rPr>
            <w:lang w:val="en-US"/>
          </w:rPr>
          <w:delText>identify</w:delText>
        </w:r>
        <w:r w:rsidR="005F3234" w:rsidDel="006F3055">
          <w:rPr>
            <w:lang w:val="en-US"/>
          </w:rPr>
          <w:delText xml:space="preserve"> </w:delText>
        </w:r>
      </w:del>
      <w:r w:rsidR="00743CDE">
        <w:rPr>
          <w:lang w:val="en-US"/>
        </w:rPr>
        <w:t>relevant literature on cities and climate change</w:t>
      </w:r>
      <w:r w:rsidR="00977D3F">
        <w:rPr>
          <w:lang w:val="en-US"/>
        </w:rPr>
        <w:t>,</w:t>
      </w:r>
      <w:r w:rsidR="00743CDE">
        <w:rPr>
          <w:lang w:val="en-US"/>
        </w:rPr>
        <w:t xml:space="preserve"> and analyz</w:t>
      </w:r>
      <w:r w:rsidR="00977D3F">
        <w:rPr>
          <w:lang w:val="en-US"/>
        </w:rPr>
        <w:t>e</w:t>
      </w:r>
      <w:r w:rsidR="00D27333">
        <w:rPr>
          <w:lang w:val="en-US"/>
        </w:rPr>
        <w:t>s</w:t>
      </w:r>
      <w:r w:rsidR="00743CDE">
        <w:rPr>
          <w:lang w:val="en-US"/>
        </w:rPr>
        <w:t xml:space="preserve"> </w:t>
      </w:r>
      <w:r w:rsidR="005C635A">
        <w:rPr>
          <w:lang w:val="en-US"/>
        </w:rPr>
        <w:t xml:space="preserve">the state and evolution of the research field </w:t>
      </w:r>
      <w:r w:rsidR="00961E05">
        <w:rPr>
          <w:lang w:val="en-US"/>
        </w:rPr>
        <w:t xml:space="preserve">in terms of </w:t>
      </w:r>
      <w:r w:rsidR="002D304E">
        <w:rPr>
          <w:lang w:val="en-US"/>
        </w:rPr>
        <w:t xml:space="preserve">its </w:t>
      </w:r>
      <w:r w:rsidR="00961E05">
        <w:rPr>
          <w:lang w:val="en-US"/>
        </w:rPr>
        <w:t xml:space="preserve">thematic structure </w:t>
      </w:r>
      <w:r w:rsidR="005C635A">
        <w:rPr>
          <w:lang w:val="en-US"/>
        </w:rPr>
        <w:t xml:space="preserve">as a corner stone for </w:t>
      </w:r>
      <w:r w:rsidR="00743CDE">
        <w:rPr>
          <w:lang w:val="en-US"/>
        </w:rPr>
        <w:t>the upcoming special report on the 1.5°C goal. We build a transparent and reproducible search query based on our understanding of the urban literature</w:t>
      </w:r>
      <w:r w:rsidR="004D0A2E">
        <w:rPr>
          <w:lang w:val="en-US"/>
        </w:rPr>
        <w:t xml:space="preserve">, </w:t>
      </w:r>
      <w:r w:rsidR="00797DC1">
        <w:rPr>
          <w:lang w:val="en-US"/>
        </w:rPr>
        <w:t xml:space="preserve">focusing on urban mitigation measures </w:t>
      </w:r>
      <w:ins w:id="78" w:author="William Lamb" w:date="2017-10-09T14:06:00Z">
        <w:r w:rsidR="00BC170A">
          <w:rPr>
            <w:lang w:val="en-US"/>
          </w:rPr>
          <w:t xml:space="preserve">and policies </w:t>
        </w:r>
      </w:ins>
      <w:r w:rsidR="00797DC1">
        <w:rPr>
          <w:lang w:val="en-US"/>
        </w:rPr>
        <w:t>related to transport, buildings, waste, and urban form</w:t>
      </w:r>
      <w:del w:id="79" w:author="William Lamb" w:date="2017-10-09T14:06:00Z">
        <w:r w:rsidR="00797DC1" w:rsidDel="00BC170A">
          <w:rPr>
            <w:lang w:val="en-US"/>
          </w:rPr>
          <w:delText xml:space="preserve">, but also including </w:delText>
        </w:r>
        <w:r w:rsidR="00E131F6" w:rsidDel="00BC170A">
          <w:rPr>
            <w:lang w:val="en-US"/>
          </w:rPr>
          <w:delText xml:space="preserve">wider </w:delText>
        </w:r>
        <w:r w:rsidR="00797DC1" w:rsidDel="00BC170A">
          <w:rPr>
            <w:lang w:val="en-US"/>
          </w:rPr>
          <w:delText>climate policies</w:delText>
        </w:r>
      </w:del>
      <w:r w:rsidR="00AC338A">
        <w:rPr>
          <w:lang w:val="en-US"/>
        </w:rPr>
        <w:t xml:space="preserve">. </w:t>
      </w:r>
      <w:r w:rsidR="00DF4C7A">
        <w:rPr>
          <w:lang w:val="en-US"/>
        </w:rPr>
        <w:t>We apply topic modelling</w:t>
      </w:r>
      <w:r w:rsidR="00286CC1">
        <w:rPr>
          <w:lang w:val="en-US"/>
        </w:rPr>
        <w:t xml:space="preserve"> </w:t>
      </w:r>
      <w:r w:rsidR="00AB2E3C">
        <w:rPr>
          <w:lang w:val="en-US"/>
        </w:rPr>
        <w:fldChar w:fldCharType="begin" w:fldLock="1"/>
      </w:r>
      <w:r w:rsidR="003002DF">
        <w:rPr>
          <w:lang w:val="en-US"/>
        </w:rPr>
        <w:instrText>ADDIN CSL_CITATION { "citationID" : "vzszbrHo", "citationItems" : [ { "id" : "ITEM-1", "itemData" : { "DOI" : "10.1145/2133806.2133826", "author" : [ { "dropping-particle" : "", "family" : "Blei", "given" : "David M.", "non-dropping-particle" : "", "parse-names" : false, "suffix" : "" } ], "container-title" : "Communications of the ACM", "id" : "ITEM-1", "issue" : "4", "issued" : { "date-parts" : [ [ "2012" ] ] }, "page" : "77-84", "title" : "Probabilistic Topic Models", "type" : "article-journal", "volume" : "55" }, "uri" : [ "http://www.mendeley.com/documents/?uuid=72231853-8d9e-4a5d-bd90-b2346e24357c" ], "uris" : [ "http://www.mendeley.com/documents/?uuid=72231853-8d9e-4a5d-bd90-b2346e24357c" ] } ], "mendeley" : { "formattedCitation" : "[22]", "plainTextFormattedCitation" : "[22]", "previouslyFormattedCitation" : "[22]" }, "properties" : { "formattedCitation" : "[18]", "noteIndex" : 0, "plainCitation" : "[18]" }, "schema" : "https://github.com/citation-style-language/schema/raw/master/csl-citation.json" }</w:instrText>
      </w:r>
      <w:r w:rsidR="00AB2E3C">
        <w:rPr>
          <w:lang w:val="en-US"/>
        </w:rPr>
        <w:fldChar w:fldCharType="separate"/>
      </w:r>
      <w:r w:rsidR="00D22A60" w:rsidRPr="00D22A60">
        <w:rPr>
          <w:rFonts w:ascii="Calibri" w:hAnsi="Calibri" w:cs="Calibri"/>
          <w:noProof/>
          <w:lang w:val="en-US"/>
        </w:rPr>
        <w:t>[22]</w:t>
      </w:r>
      <w:r w:rsidR="00AB2E3C">
        <w:rPr>
          <w:lang w:val="en-US"/>
        </w:rPr>
        <w:fldChar w:fldCharType="end"/>
      </w:r>
      <w:r w:rsidR="00DF4C7A">
        <w:rPr>
          <w:lang w:val="en-US"/>
        </w:rPr>
        <w:t xml:space="preserve"> to </w:t>
      </w:r>
      <w:r w:rsidR="002D304E">
        <w:rPr>
          <w:lang w:val="en-US"/>
        </w:rPr>
        <w:t xml:space="preserve">endogenously </w:t>
      </w:r>
      <w:ins w:id="80" w:author="William Lamb" w:date="2017-10-09T14:05:00Z">
        <w:r w:rsidR="00BC170A">
          <w:rPr>
            <w:lang w:val="en-US"/>
          </w:rPr>
          <w:t xml:space="preserve">define </w:t>
        </w:r>
      </w:ins>
      <w:del w:id="81" w:author="William Lamb" w:date="2017-10-09T14:05:00Z">
        <w:r w:rsidR="002D304E" w:rsidDel="00BC170A">
          <w:rPr>
            <w:lang w:val="en-US"/>
          </w:rPr>
          <w:delText xml:space="preserve">identify </w:delText>
        </w:r>
      </w:del>
      <w:r w:rsidR="00DF4C7A">
        <w:rPr>
          <w:lang w:val="en-US"/>
        </w:rPr>
        <w:t>the thematic structure of the literature corpus identified. A variety of other scientometric methods are used to characterize the research field</w:t>
      </w:r>
      <w:del w:id="82" w:author="William Lamb" w:date="2017-10-09T14:04:00Z">
        <w:r w:rsidR="00DF4C7A" w:rsidDel="000E5FEC">
          <w:rPr>
            <w:lang w:val="en-US"/>
          </w:rPr>
          <w:delText xml:space="preserve">, identify important contributions and key contributors to the various discussions. </w:delText>
        </w:r>
      </w:del>
      <w:ins w:id="83" w:author="William Lamb" w:date="2017-10-09T14:04:00Z">
        <w:r>
          <w:rPr>
            <w:lang w:val="en-US"/>
          </w:rPr>
          <w:t xml:space="preserve">, </w:t>
        </w:r>
      </w:ins>
      <w:ins w:id="84" w:author="William Lamb" w:date="2017-10-09T14:05:00Z">
        <w:r w:rsidR="00BC170A">
          <w:rPr>
            <w:lang w:val="en-US"/>
          </w:rPr>
          <w:t>highlight gaps in our understanding</w:t>
        </w:r>
      </w:ins>
      <w:ins w:id="85" w:author="William Lamb" w:date="2017-10-09T16:46:00Z">
        <w:r>
          <w:rPr>
            <w:lang w:val="en-US"/>
          </w:rPr>
          <w:t>, and provide useful resources for the urban climate change mitigation community.</w:t>
        </w:r>
      </w:ins>
    </w:p>
    <w:p w14:paraId="7B3E80B3" w14:textId="608CDDDE" w:rsidR="00C27830" w:rsidRDefault="000C5E34" w:rsidP="00B7244F">
      <w:pPr>
        <w:keepNext/>
      </w:pPr>
      <w:r>
        <w:rPr>
          <w:noProof/>
          <w:lang w:val="en-GB" w:eastAsia="en-GB"/>
        </w:rPr>
        <w:lastRenderedPageBreak/>
        <w:drawing>
          <wp:inline distT="0" distB="0" distL="0" distR="0" wp14:anchorId="1E6A3A2B" wp14:editId="172880E4">
            <wp:extent cx="5760720" cy="467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cy pathway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670425"/>
                    </a:xfrm>
                    <a:prstGeom prst="rect">
                      <a:avLst/>
                    </a:prstGeom>
                  </pic:spPr>
                </pic:pic>
              </a:graphicData>
            </a:graphic>
          </wp:inline>
        </w:drawing>
      </w:r>
    </w:p>
    <w:p w14:paraId="6F0D51DA" w14:textId="05F71CA7" w:rsidR="00446B69" w:rsidRPr="00ED7024" w:rsidRDefault="00C27830" w:rsidP="00B7244F">
      <w:pPr>
        <w:pStyle w:val="Caption"/>
        <w:rPr>
          <w:sz w:val="20"/>
          <w:szCs w:val="20"/>
          <w:lang w:val="en-US"/>
        </w:rPr>
      </w:pPr>
      <w:r w:rsidRPr="00ED7024">
        <w:rPr>
          <w:b/>
          <w:sz w:val="20"/>
          <w:szCs w:val="20"/>
          <w:lang w:val="en-US"/>
        </w:rPr>
        <w:t xml:space="preserve">Figure </w:t>
      </w:r>
      <w:r w:rsidRPr="00ED7024">
        <w:rPr>
          <w:b/>
          <w:sz w:val="20"/>
          <w:szCs w:val="20"/>
        </w:rPr>
        <w:fldChar w:fldCharType="begin"/>
      </w:r>
      <w:r w:rsidRPr="00ED7024">
        <w:rPr>
          <w:b/>
          <w:sz w:val="20"/>
          <w:szCs w:val="20"/>
          <w:lang w:val="en-US"/>
        </w:rPr>
        <w:instrText xml:space="preserve"> SEQ Figure \* ARABIC </w:instrText>
      </w:r>
      <w:r w:rsidRPr="00ED7024">
        <w:rPr>
          <w:b/>
          <w:sz w:val="20"/>
          <w:szCs w:val="20"/>
        </w:rPr>
        <w:fldChar w:fldCharType="separate"/>
      </w:r>
      <w:r w:rsidR="00DF2488">
        <w:rPr>
          <w:b/>
          <w:noProof/>
          <w:sz w:val="20"/>
          <w:szCs w:val="20"/>
          <w:lang w:val="en-US"/>
        </w:rPr>
        <w:t>1</w:t>
      </w:r>
      <w:r w:rsidRPr="00ED7024">
        <w:rPr>
          <w:b/>
          <w:sz w:val="20"/>
          <w:szCs w:val="20"/>
        </w:rPr>
        <w:fldChar w:fldCharType="end"/>
      </w:r>
      <w:r w:rsidRPr="00ED7024">
        <w:rPr>
          <w:b/>
          <w:sz w:val="20"/>
          <w:szCs w:val="20"/>
          <w:lang w:val="en-US"/>
        </w:rPr>
        <w:t xml:space="preserve">: </w:t>
      </w:r>
      <w:r w:rsidR="00AB2E3C" w:rsidRPr="00ED7024">
        <w:rPr>
          <w:b/>
          <w:sz w:val="20"/>
          <w:szCs w:val="20"/>
          <w:lang w:val="en-US"/>
        </w:rPr>
        <w:t>Initiating a</w:t>
      </w:r>
      <w:r w:rsidR="00781B0D">
        <w:rPr>
          <w:b/>
          <w:sz w:val="20"/>
          <w:szCs w:val="20"/>
          <w:lang w:val="en-US"/>
        </w:rPr>
        <w:t>n immediate</w:t>
      </w:r>
      <w:r w:rsidR="00AB2E3C" w:rsidRPr="00ED7024">
        <w:rPr>
          <w:b/>
          <w:sz w:val="20"/>
          <w:szCs w:val="20"/>
          <w:lang w:val="en-US"/>
        </w:rPr>
        <w:t xml:space="preserve"> structural shift towards </w:t>
      </w:r>
      <w:r w:rsidR="00297690" w:rsidRPr="00ED7024">
        <w:rPr>
          <w:b/>
          <w:sz w:val="20"/>
          <w:szCs w:val="20"/>
          <w:lang w:val="en-US"/>
        </w:rPr>
        <w:t xml:space="preserve">low-carbon urban infrastructure is key for achieving </w:t>
      </w:r>
      <w:r w:rsidR="00753DC1" w:rsidRPr="00ED7024">
        <w:rPr>
          <w:b/>
          <w:sz w:val="20"/>
          <w:szCs w:val="20"/>
          <w:lang w:val="en-US"/>
        </w:rPr>
        <w:t>1.5°C</w:t>
      </w:r>
      <w:r w:rsidR="00AB2E3C" w:rsidRPr="00ED7024">
        <w:rPr>
          <w:b/>
          <w:sz w:val="20"/>
          <w:szCs w:val="20"/>
          <w:lang w:val="en-US"/>
        </w:rPr>
        <w:t>, as</w:t>
      </w:r>
      <w:r w:rsidR="00753DC1" w:rsidRPr="00ED7024">
        <w:rPr>
          <w:b/>
          <w:sz w:val="20"/>
          <w:szCs w:val="20"/>
          <w:lang w:val="en-US"/>
        </w:rPr>
        <w:t xml:space="preserve"> </w:t>
      </w:r>
      <w:r w:rsidR="00AB2E3C" w:rsidRPr="00ED7024">
        <w:rPr>
          <w:b/>
          <w:sz w:val="20"/>
          <w:szCs w:val="20"/>
          <w:lang w:val="en-US"/>
        </w:rPr>
        <w:t xml:space="preserve">compatible </w:t>
      </w:r>
      <w:r w:rsidR="00753DC1" w:rsidRPr="00ED7024">
        <w:rPr>
          <w:b/>
          <w:sz w:val="20"/>
          <w:szCs w:val="20"/>
          <w:lang w:val="en-US"/>
        </w:rPr>
        <w:t>pathways are characterized by more rapid CO</w:t>
      </w:r>
      <w:r w:rsidR="00753DC1" w:rsidRPr="00ED7024">
        <w:rPr>
          <w:b/>
          <w:sz w:val="20"/>
          <w:szCs w:val="20"/>
          <w:vertAlign w:val="subscript"/>
          <w:lang w:val="en-US"/>
        </w:rPr>
        <w:t>2</w:t>
      </w:r>
      <w:r w:rsidR="00753DC1" w:rsidRPr="00ED7024">
        <w:rPr>
          <w:b/>
          <w:sz w:val="20"/>
          <w:szCs w:val="20"/>
          <w:lang w:val="en-US"/>
        </w:rPr>
        <w:t xml:space="preserve"> emission reductions and an even lower </w:t>
      </w:r>
      <w:r w:rsidR="00297690" w:rsidRPr="00ED7024">
        <w:rPr>
          <w:b/>
          <w:sz w:val="20"/>
          <w:szCs w:val="20"/>
          <w:lang w:val="en-US"/>
        </w:rPr>
        <w:t>residual CO</w:t>
      </w:r>
      <w:r w:rsidR="00297690" w:rsidRPr="00ED7024">
        <w:rPr>
          <w:b/>
          <w:sz w:val="20"/>
          <w:szCs w:val="20"/>
          <w:vertAlign w:val="subscript"/>
          <w:lang w:val="en-US"/>
        </w:rPr>
        <w:t>2</w:t>
      </w:r>
      <w:r w:rsidR="00297690" w:rsidRPr="00ED7024">
        <w:rPr>
          <w:b/>
          <w:sz w:val="20"/>
          <w:szCs w:val="20"/>
          <w:lang w:val="en-US"/>
        </w:rPr>
        <w:t xml:space="preserve"> emissions</w:t>
      </w:r>
      <w:r w:rsidR="00AB2E3C" w:rsidRPr="00ED7024">
        <w:rPr>
          <w:b/>
          <w:sz w:val="20"/>
          <w:szCs w:val="20"/>
          <w:lang w:val="en-US"/>
        </w:rPr>
        <w:t xml:space="preserve"> than 2°C</w:t>
      </w:r>
      <w:r w:rsidR="00D27333" w:rsidRPr="00ED7024">
        <w:rPr>
          <w:b/>
          <w:sz w:val="20"/>
          <w:szCs w:val="20"/>
          <w:lang w:val="en-US"/>
        </w:rPr>
        <w:t>.</w:t>
      </w:r>
      <w:r w:rsidR="00D27333" w:rsidRPr="00ED7024">
        <w:rPr>
          <w:sz w:val="20"/>
          <w:szCs w:val="20"/>
          <w:lang w:val="en-US"/>
        </w:rPr>
        <w:t xml:space="preserve"> </w:t>
      </w:r>
      <w:r w:rsidR="00941DC7" w:rsidRPr="00ED7024">
        <w:rPr>
          <w:sz w:val="20"/>
          <w:szCs w:val="20"/>
          <w:lang w:val="en-US"/>
        </w:rPr>
        <w:t xml:space="preserve">Depicted are gross emissions pathways  for two REMIND scenarios with full technological availability and </w:t>
      </w:r>
      <w:r w:rsidR="00AF39AE">
        <w:rPr>
          <w:sz w:val="20"/>
          <w:szCs w:val="20"/>
          <w:lang w:val="en-US"/>
        </w:rPr>
        <w:t>emission reductions starting in 2020</w:t>
      </w:r>
      <w:r w:rsidR="00941DC7" w:rsidRPr="00ED7024">
        <w:rPr>
          <w:sz w:val="20"/>
          <w:szCs w:val="20"/>
          <w:lang w:val="en-US"/>
        </w:rPr>
        <w:t xml:space="preserve"> </w:t>
      </w:r>
      <w:r w:rsidR="00781B0D">
        <w:rPr>
          <w:sz w:val="20"/>
          <w:szCs w:val="20"/>
          <w:lang w:val="en-US"/>
        </w:rPr>
        <w:fldChar w:fldCharType="begin" w:fldLock="1"/>
      </w:r>
      <w:r w:rsidR="00E5375F">
        <w:rPr>
          <w:sz w:val="20"/>
          <w:szCs w:val="20"/>
          <w:lang w:val="en-US"/>
        </w:rPr>
        <w:instrText>ADDIN CSL_CITATION {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"uris" : [ "http://www.mendeley.com/documents/?uuid=effabbfa-9481-49c9-b0ef-26aac0f14b02" ] } ], "mendeley" : { "formattedCitation" : "[1]", "plainTextFormattedCitation" : "[1]", "previouslyFormattedCitation" : "[1]" }, "properties" : { "noteIndex" : 0 }, "schema" : "https://github.com/citation-style-language/schema/raw/master/csl-citation.json" }</w:instrText>
      </w:r>
      <w:r w:rsidR="00781B0D">
        <w:rPr>
          <w:sz w:val="20"/>
          <w:szCs w:val="20"/>
          <w:lang w:val="en-US"/>
        </w:rPr>
        <w:fldChar w:fldCharType="separate"/>
      </w:r>
      <w:r w:rsidR="00781B0D" w:rsidRPr="00781B0D">
        <w:rPr>
          <w:i w:val="0"/>
          <w:noProof/>
          <w:sz w:val="20"/>
          <w:szCs w:val="20"/>
          <w:lang w:val="en-US"/>
        </w:rPr>
        <w:t>[1]</w:t>
      </w:r>
      <w:r w:rsidR="00781B0D">
        <w:rPr>
          <w:sz w:val="20"/>
          <w:szCs w:val="20"/>
          <w:lang w:val="en-US"/>
        </w:rPr>
        <w:fldChar w:fldCharType="end"/>
      </w:r>
      <w:r w:rsidR="00781B0D">
        <w:rPr>
          <w:sz w:val="20"/>
          <w:szCs w:val="20"/>
          <w:lang w:val="en-US"/>
        </w:rPr>
        <w:t xml:space="preserve">. </w:t>
      </w:r>
      <w:r w:rsidR="00F00613" w:rsidRPr="00ED7024">
        <w:rPr>
          <w:sz w:val="20"/>
          <w:szCs w:val="20"/>
          <w:lang w:val="en-US"/>
        </w:rPr>
        <w:t>The 1.5</w:t>
      </w:r>
      <w:r w:rsidR="00781B0D">
        <w:rPr>
          <w:sz w:val="20"/>
          <w:szCs w:val="20"/>
          <w:lang w:val="en-US"/>
        </w:rPr>
        <w:t xml:space="preserve">°C </w:t>
      </w:r>
      <w:r w:rsidR="00F00613" w:rsidRPr="00ED7024">
        <w:rPr>
          <w:sz w:val="20"/>
          <w:szCs w:val="20"/>
          <w:lang w:val="en-US"/>
        </w:rPr>
        <w:t xml:space="preserve">scenario </w:t>
      </w:r>
      <w:r w:rsidR="00781B0D" w:rsidRPr="00ED7024">
        <w:rPr>
          <w:sz w:val="20"/>
          <w:szCs w:val="20"/>
          <w:lang w:val="en-US"/>
        </w:rPr>
        <w:t>ha</w:t>
      </w:r>
      <w:r w:rsidR="00781B0D">
        <w:rPr>
          <w:sz w:val="20"/>
          <w:szCs w:val="20"/>
          <w:lang w:val="en-US"/>
        </w:rPr>
        <w:t>s a</w:t>
      </w:r>
      <w:r w:rsidR="00781B0D" w:rsidRPr="00ED7024">
        <w:rPr>
          <w:sz w:val="20"/>
          <w:szCs w:val="20"/>
          <w:lang w:val="en-US"/>
        </w:rPr>
        <w:t xml:space="preserve"> </w:t>
      </w:r>
      <w:r w:rsidR="00F00613" w:rsidRPr="00ED7024">
        <w:rPr>
          <w:sz w:val="20"/>
          <w:szCs w:val="20"/>
          <w:lang w:val="en-US"/>
        </w:rPr>
        <w:t>probability of not exceeding 1.5</w:t>
      </w:r>
      <w:r w:rsidR="00781B0D">
        <w:rPr>
          <w:sz w:val="20"/>
          <w:szCs w:val="20"/>
          <w:lang w:val="en-US"/>
        </w:rPr>
        <w:t xml:space="preserve">°C </w:t>
      </w:r>
      <w:r w:rsidR="00F00613" w:rsidRPr="00ED7024">
        <w:rPr>
          <w:sz w:val="20"/>
          <w:szCs w:val="20"/>
          <w:lang w:val="en-US"/>
        </w:rPr>
        <w:t>in 2100 of 0.74 and a probability of not exceeding 1.5</w:t>
      </w:r>
      <w:r w:rsidR="00781B0D">
        <w:rPr>
          <w:sz w:val="20"/>
          <w:szCs w:val="20"/>
          <w:lang w:val="en-US"/>
        </w:rPr>
        <w:t>°C</w:t>
      </w:r>
      <w:r w:rsidR="00F00613" w:rsidRPr="00ED7024">
        <w:rPr>
          <w:sz w:val="20"/>
          <w:szCs w:val="20"/>
          <w:lang w:val="en-US"/>
        </w:rPr>
        <w:t xml:space="preserve"> throughout the century of 0.48. The corresponding probabilities for 2</w:t>
      </w:r>
      <w:r w:rsidR="00781B0D">
        <w:rPr>
          <w:sz w:val="20"/>
          <w:szCs w:val="20"/>
          <w:lang w:val="en-US"/>
        </w:rPr>
        <w:t>°C</w:t>
      </w:r>
      <w:r w:rsidR="00781B0D" w:rsidRPr="00781B0D" w:rsidDel="00781B0D">
        <w:rPr>
          <w:sz w:val="20"/>
          <w:szCs w:val="20"/>
          <w:lang w:val="en-US"/>
        </w:rPr>
        <w:t xml:space="preserve"> </w:t>
      </w:r>
      <w:r w:rsidR="00F00613" w:rsidRPr="00ED7024">
        <w:rPr>
          <w:sz w:val="20"/>
          <w:szCs w:val="20"/>
          <w:lang w:val="en-US"/>
        </w:rPr>
        <w:t>scenario</w:t>
      </w:r>
      <w:r w:rsidR="00AF39AE">
        <w:rPr>
          <w:sz w:val="20"/>
          <w:szCs w:val="20"/>
          <w:lang w:val="en-US"/>
        </w:rPr>
        <w:t>s</w:t>
      </w:r>
      <w:r w:rsidR="00F00613" w:rsidRPr="00ED7024">
        <w:rPr>
          <w:sz w:val="20"/>
          <w:szCs w:val="20"/>
          <w:lang w:val="en-US"/>
        </w:rPr>
        <w:t xml:space="preserve"> were 0.83 and 0.8</w:t>
      </w:r>
      <w:r w:rsidR="00984DFC" w:rsidRPr="00ED7024">
        <w:rPr>
          <w:sz w:val="20"/>
          <w:szCs w:val="20"/>
          <w:lang w:val="en-US"/>
        </w:rPr>
        <w:t>.</w:t>
      </w:r>
      <w:r w:rsidR="00D27333" w:rsidRPr="00ED7024">
        <w:rPr>
          <w:sz w:val="20"/>
          <w:szCs w:val="20"/>
          <w:lang w:val="en-US"/>
        </w:rPr>
        <w:t xml:space="preserve"> Not shown are the negative emissions required to </w:t>
      </w:r>
      <w:r w:rsidR="005211AF">
        <w:rPr>
          <w:sz w:val="20"/>
          <w:szCs w:val="20"/>
          <w:lang w:val="en-US"/>
        </w:rPr>
        <w:t xml:space="preserve">stay within the relevant CO2 emission budgets and </w:t>
      </w:r>
      <w:r w:rsidR="00D27333" w:rsidRPr="00ED7024">
        <w:rPr>
          <w:sz w:val="20"/>
          <w:szCs w:val="20"/>
          <w:lang w:val="en-US"/>
        </w:rPr>
        <w:t>meet these targets: which total</w:t>
      </w:r>
      <w:r w:rsidR="00FE3F6E" w:rsidRPr="00ED7024">
        <w:rPr>
          <w:sz w:val="20"/>
          <w:szCs w:val="20"/>
          <w:lang w:val="en-US"/>
        </w:rPr>
        <w:t xml:space="preserve"> </w:t>
      </w:r>
      <w:r w:rsidR="00F00613" w:rsidRPr="00ED7024">
        <w:rPr>
          <w:sz w:val="20"/>
          <w:szCs w:val="20"/>
          <w:lang w:val="en-US"/>
        </w:rPr>
        <w:t>1</w:t>
      </w:r>
      <w:r w:rsidR="00FE3F6E" w:rsidRPr="00ED7024">
        <w:rPr>
          <w:sz w:val="20"/>
          <w:szCs w:val="20"/>
          <w:lang w:val="en-US"/>
        </w:rPr>
        <w:t>46 Gt for the 1.5</w:t>
      </w:r>
      <w:r w:rsidR="00781B0D">
        <w:rPr>
          <w:sz w:val="20"/>
          <w:szCs w:val="20"/>
          <w:lang w:val="en-US"/>
        </w:rPr>
        <w:t xml:space="preserve">°C </w:t>
      </w:r>
      <w:r w:rsidR="00FE3F6E" w:rsidRPr="00ED7024">
        <w:rPr>
          <w:sz w:val="20"/>
          <w:szCs w:val="20"/>
          <w:lang w:val="en-US"/>
        </w:rPr>
        <w:t>scenario and 124 Gt for the 2</w:t>
      </w:r>
      <w:r w:rsidR="00781B0D">
        <w:rPr>
          <w:sz w:val="20"/>
          <w:szCs w:val="20"/>
          <w:lang w:val="en-US"/>
        </w:rPr>
        <w:t xml:space="preserve">°C </w:t>
      </w:r>
      <w:r w:rsidR="00FE3F6E" w:rsidRPr="00ED7024">
        <w:rPr>
          <w:sz w:val="20"/>
          <w:szCs w:val="20"/>
          <w:lang w:val="en-US"/>
        </w:rPr>
        <w:t>scenario.</w:t>
      </w:r>
      <w:r w:rsidR="00AF39AE">
        <w:rPr>
          <w:sz w:val="20"/>
          <w:szCs w:val="20"/>
          <w:lang w:val="en-US"/>
        </w:rPr>
        <w:t xml:space="preserve"> Note that this graph does not consider the relevant non-CO</w:t>
      </w:r>
      <w:r w:rsidR="00AF39AE" w:rsidRPr="00ED7024">
        <w:rPr>
          <w:sz w:val="20"/>
          <w:szCs w:val="20"/>
          <w:vertAlign w:val="subscript"/>
          <w:lang w:val="en-US"/>
        </w:rPr>
        <w:t>2</w:t>
      </w:r>
      <w:r w:rsidR="00AF39AE">
        <w:rPr>
          <w:sz w:val="20"/>
          <w:szCs w:val="20"/>
          <w:lang w:val="en-US"/>
        </w:rPr>
        <w:t xml:space="preserve"> greenhouse gases and their development over time.</w:t>
      </w:r>
    </w:p>
    <w:p w14:paraId="339F5D89" w14:textId="77777777" w:rsidR="00446B69" w:rsidRDefault="00446B69" w:rsidP="00286CC1">
      <w:pPr>
        <w:rPr>
          <w:lang w:val="en-US"/>
        </w:rPr>
      </w:pPr>
    </w:p>
    <w:p w14:paraId="5C8C50AE" w14:textId="4D2B8E2B" w:rsidR="00AC338A" w:rsidRDefault="00AB2E3C" w:rsidP="000F3C55">
      <w:pPr>
        <w:pStyle w:val="Heading1"/>
        <w:rPr>
          <w:lang w:val="en-US"/>
        </w:rPr>
      </w:pPr>
      <w:r>
        <w:rPr>
          <w:lang w:val="en-US"/>
        </w:rPr>
        <w:t>Delineating the urban mitigation literature</w:t>
      </w:r>
    </w:p>
    <w:p w14:paraId="2A536382" w14:textId="2C122BA3" w:rsidR="00537B55" w:rsidRDefault="00EF1F63" w:rsidP="00537B55">
      <w:pPr>
        <w:rPr>
          <w:lang w:val="en-US"/>
        </w:rPr>
      </w:pPr>
      <w:ins w:id="86" w:author="William Lamb" w:date="2017-10-09T16:48:00Z">
        <w:r>
          <w:rPr>
            <w:lang w:val="en-US"/>
          </w:rPr>
          <w:t xml:space="preserve">Arguably, </w:t>
        </w:r>
      </w:ins>
      <w:del w:id="87" w:author="William Lamb" w:date="2017-10-09T16:48:00Z">
        <w:r w:rsidR="00982EE2" w:rsidDel="00EF1F63">
          <w:rPr>
            <w:lang w:val="en-US"/>
          </w:rPr>
          <w:delText>T</w:delText>
        </w:r>
      </w:del>
      <w:del w:id="88" w:author="William Lamb" w:date="2017-10-09T16:49:00Z">
        <w:r w:rsidR="00982EE2" w:rsidDel="00D21ECE">
          <w:rPr>
            <w:lang w:val="en-US"/>
          </w:rPr>
          <w:delText>he</w:delText>
        </w:r>
        <w:r w:rsidR="00537B55" w:rsidDel="00D21ECE">
          <w:rPr>
            <w:lang w:val="en-US"/>
          </w:rPr>
          <w:delText xml:space="preserve"> focus </w:delText>
        </w:r>
        <w:r w:rsidR="00982EE2" w:rsidDel="00D21ECE">
          <w:rPr>
            <w:lang w:val="en-US"/>
          </w:rPr>
          <w:delText>of</w:delText>
        </w:r>
      </w:del>
      <w:ins w:id="89" w:author="William Lamb" w:date="2017-10-09T16:49:00Z">
        <w:r w:rsidR="00D21ECE">
          <w:rPr>
            <w:lang w:val="en-US"/>
          </w:rPr>
          <w:t>an</w:t>
        </w:r>
      </w:ins>
      <w:r w:rsidR="00982EE2">
        <w:rPr>
          <w:lang w:val="en-US"/>
        </w:rPr>
        <w:t xml:space="preserve"> </w:t>
      </w:r>
      <w:del w:id="90" w:author="William Lamb" w:date="2017-10-09T16:48:00Z">
        <w:r w:rsidR="00CB0AA0" w:rsidDel="00EF1F63">
          <w:rPr>
            <w:lang w:val="en-US"/>
          </w:rPr>
          <w:delText xml:space="preserve">our </w:delText>
        </w:r>
      </w:del>
      <w:ins w:id="91" w:author="William Lamb" w:date="2017-10-09T16:48:00Z">
        <w:r>
          <w:rPr>
            <w:lang w:val="en-US"/>
          </w:rPr>
          <w:t xml:space="preserve">urban mitigation </w:t>
        </w:r>
      </w:ins>
      <w:r w:rsidR="00CB0AA0">
        <w:rPr>
          <w:lang w:val="en-US"/>
        </w:rPr>
        <w:t>assessment</w:t>
      </w:r>
      <w:ins w:id="92" w:author="William Lamb" w:date="2017-10-09T16:48:00Z">
        <w:r w:rsidR="00D21ECE">
          <w:rPr>
            <w:lang w:val="en-US"/>
          </w:rPr>
          <w:t xml:space="preserve"> should </w:t>
        </w:r>
      </w:ins>
      <w:ins w:id="93" w:author="William Lamb" w:date="2017-10-09T16:49:00Z">
        <w:r w:rsidR="00D21ECE">
          <w:rPr>
            <w:lang w:val="en-US"/>
          </w:rPr>
          <w:t xml:space="preserve">focus </w:t>
        </w:r>
      </w:ins>
      <w:del w:id="94" w:author="William Lamb" w:date="2017-10-09T16:48:00Z">
        <w:r w:rsidR="00CB0AA0" w:rsidDel="00D21ECE">
          <w:rPr>
            <w:lang w:val="en-US"/>
          </w:rPr>
          <w:delText xml:space="preserve"> </w:delText>
        </w:r>
        <w:r w:rsidR="00982EE2" w:rsidDel="00D21ECE">
          <w:rPr>
            <w:lang w:val="en-US"/>
          </w:rPr>
          <w:delText>is</w:delText>
        </w:r>
      </w:del>
      <w:del w:id="95" w:author="William Lamb" w:date="2017-10-09T16:49:00Z">
        <w:r w:rsidR="00982EE2" w:rsidDel="00D21ECE">
          <w:rPr>
            <w:lang w:val="en-US"/>
          </w:rPr>
          <w:delText xml:space="preserve"> </w:delText>
        </w:r>
      </w:del>
      <w:r w:rsidR="00537B55">
        <w:rPr>
          <w:lang w:val="en-US"/>
        </w:rPr>
        <w:t>on the</w:t>
      </w:r>
      <w:r w:rsidR="000F0B1C">
        <w:rPr>
          <w:lang w:val="en-US"/>
        </w:rPr>
        <w:t xml:space="preserve"> demand-side </w:t>
      </w:r>
      <w:r w:rsidR="0063586E">
        <w:rPr>
          <w:lang w:val="en-US"/>
        </w:rPr>
        <w:t>of</w:t>
      </w:r>
      <w:r w:rsidR="00CB0AA0">
        <w:rPr>
          <w:lang w:val="en-US"/>
        </w:rPr>
        <w:t xml:space="preserve"> </w:t>
      </w:r>
      <w:del w:id="96" w:author="William Lamb" w:date="2017-10-09T16:49:00Z">
        <w:r w:rsidR="00CB0AA0" w:rsidDel="00D21ECE">
          <w:rPr>
            <w:lang w:val="en-US"/>
          </w:rPr>
          <w:delText>urban</w:delText>
        </w:r>
        <w:r w:rsidR="0063586E" w:rsidDel="00D21ECE">
          <w:rPr>
            <w:lang w:val="en-US"/>
          </w:rPr>
          <w:delText xml:space="preserve"> </w:delText>
        </w:r>
      </w:del>
      <w:r w:rsidR="0063586E">
        <w:rPr>
          <w:lang w:val="en-US"/>
        </w:rPr>
        <w:t>energy consumption and its associated climate impact.</w:t>
      </w:r>
      <w:r w:rsidR="000F0B1C">
        <w:rPr>
          <w:lang w:val="en-US"/>
        </w:rPr>
        <w:t xml:space="preserve"> Although supply-side activities</w:t>
      </w:r>
      <w:r w:rsidR="00537B55">
        <w:rPr>
          <w:lang w:val="en-US"/>
        </w:rPr>
        <w:t xml:space="preserve"> such as power generation</w:t>
      </w:r>
      <w:r w:rsidR="000F0B1C">
        <w:rPr>
          <w:lang w:val="en-US"/>
        </w:rPr>
        <w:t xml:space="preserve"> also take place within cities, they are well captured by other research communities (</w:t>
      </w:r>
      <w:r w:rsidR="00982EE2">
        <w:rPr>
          <w:lang w:val="en-US"/>
        </w:rPr>
        <w:t>in particular, integrated assessment modelling</w:t>
      </w:r>
      <w:r w:rsidR="000F0B1C">
        <w:rPr>
          <w:lang w:val="en-US"/>
        </w:rPr>
        <w:t>)</w:t>
      </w:r>
      <w:r w:rsidR="00537B55">
        <w:rPr>
          <w:lang w:val="en-US"/>
        </w:rPr>
        <w:t xml:space="preserve">. By contrast, the demand-side of climate change mitigation has received less attention in </w:t>
      </w:r>
      <w:r w:rsidR="00D7744A">
        <w:rPr>
          <w:lang w:val="en-US"/>
        </w:rPr>
        <w:t xml:space="preserve">climate assessments (but see </w:t>
      </w:r>
      <w:r w:rsidR="00D7744A">
        <w:rPr>
          <w:lang w:val="en-US"/>
        </w:rPr>
        <w:fldChar w:fldCharType="begin" w:fldLock="1"/>
      </w:r>
      <w:r w:rsidR="003002DF">
        <w:rPr>
          <w:lang w:val="en-US"/>
        </w:rPr>
        <w:instrText>ADDIN CSL_CITATION { "citationID" : "4iCni4YZ",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[23]</w:t>
      </w:r>
      <w:r w:rsidR="00D7744A">
        <w:rPr>
          <w:lang w:val="en-US"/>
        </w:rPr>
        <w:fldChar w:fldCharType="end"/>
      </w:r>
      <w:r w:rsidR="00D7744A">
        <w:rPr>
          <w:lang w:val="en-US"/>
        </w:rPr>
        <w:t>),</w:t>
      </w:r>
      <w:r w:rsidR="00537B55">
        <w:rPr>
          <w:lang w:val="en-US"/>
        </w:rPr>
        <w:t xml:space="preserve"> and is a natural point of focus for an assessment of urban systems: not only are the everyday practices and uses of energy highly influenced by the shape, structure and organization of cities</w:t>
      </w:r>
      <w:r w:rsidR="00D7744A">
        <w:rPr>
          <w:lang w:val="en-US"/>
        </w:rPr>
        <w:t xml:space="preserve"> </w:t>
      </w:r>
      <w:r w:rsidR="00D7744A">
        <w:rPr>
          <w:lang w:val="en-US"/>
        </w:rPr>
        <w:fldChar w:fldCharType="begin" w:fldLock="1"/>
      </w:r>
      <w:r w:rsidR="003002DF">
        <w:rPr>
          <w:lang w:val="en-US"/>
        </w:rPr>
        <w: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"[24\u201326]", "plainTextFormattedCitation" : "[24\u201326]", "previouslyFormattedCitation" : "[24\u201326]" }, "properties" : { "formattedCitation" : "{\\rtf [20\\uc0\\u8211{}22]}", "noteIndex" : 0, "plainCitation" : "[20\u201322]" }, "schema" : "https://github.com/citation-style-language/schema/raw/master/csl-citation.json" }</w:instrText>
      </w:r>
      <w:r w:rsidR="00D7744A">
        <w:rPr>
          <w:lang w:val="en-US"/>
        </w:rPr>
        <w:fldChar w:fldCharType="separate"/>
      </w:r>
      <w:r w:rsidR="00D22A60" w:rsidRPr="00D22A60">
        <w:rPr>
          <w:rFonts w:ascii="Calibri" w:hAnsi="Calibri" w:cs="Calibri"/>
          <w:noProof/>
          <w:szCs w:val="24"/>
          <w:lang w:val="en-US"/>
        </w:rPr>
        <w:t>[24–26]</w:t>
      </w:r>
      <w:r w:rsidR="00D7744A">
        <w:rPr>
          <w:lang w:val="en-US"/>
        </w:rPr>
        <w:fldChar w:fldCharType="end"/>
      </w:r>
      <w:r w:rsidR="00537B55">
        <w:rPr>
          <w:lang w:val="en-US"/>
        </w:rPr>
        <w:t>, but the majority of energy consumption in the 21</w:t>
      </w:r>
      <w:r w:rsidR="00537B55" w:rsidRPr="008F66F6">
        <w:rPr>
          <w:vertAlign w:val="superscript"/>
          <w:lang w:val="en-US"/>
        </w:rPr>
        <w:t>st</w:t>
      </w:r>
      <w:r w:rsidR="00537B55">
        <w:rPr>
          <w:lang w:val="en-US"/>
        </w:rPr>
        <w:t xml:space="preserve"> century is projected to take place within them </w:t>
      </w:r>
      <w:r w:rsidR="00D7744A">
        <w:rPr>
          <w:lang w:val="en-US"/>
        </w:rPr>
        <w:fldChar w:fldCharType="begin" w:fldLock="1"/>
      </w:r>
      <w:r w:rsidR="003002DF">
        <w:rPr>
          <w:lang w:val="en-US"/>
        </w:rPr>
        <w: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"[9,11,27,28]", "plainTextFormattedCitation" : "[9,11,27,28]", "previouslyFormattedCitation" : "[9,11,27,28]" }, "properties" : { "formattedCitation" : "[9,14,23,24]", "noteIndex" : 0, "plainCitation" : "[9,14,23,24]"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[9,11,27,28]</w:t>
      </w:r>
      <w:r w:rsidR="00D7744A">
        <w:rPr>
          <w:lang w:val="en-US"/>
        </w:rPr>
        <w:fldChar w:fldCharType="end"/>
      </w:r>
      <w:r w:rsidR="00537B55">
        <w:rPr>
          <w:lang w:val="en-US"/>
        </w:rPr>
        <w:t>.</w:t>
      </w:r>
    </w:p>
    <w:p w14:paraId="0A2FF052" w14:textId="261C51EC" w:rsidR="004523A9" w:rsidRDefault="00537B55" w:rsidP="004523A9">
      <w:pPr>
        <w:rPr>
          <w:lang w:val="en-US"/>
        </w:rPr>
      </w:pPr>
      <w:r>
        <w:rPr>
          <w:lang w:val="en-US"/>
        </w:rPr>
        <w:t xml:space="preserve">Four key domains of literature can shed light on the </w:t>
      </w:r>
      <w:r w:rsidR="0063586E">
        <w:rPr>
          <w:lang w:val="en-US"/>
        </w:rPr>
        <w:t xml:space="preserve">urban drivers </w:t>
      </w:r>
      <w:r>
        <w:rPr>
          <w:lang w:val="en-US"/>
        </w:rPr>
        <w:t xml:space="preserve">of </w:t>
      </w:r>
      <w:r w:rsidR="0063586E">
        <w:rPr>
          <w:lang w:val="en-US"/>
        </w:rPr>
        <w:t>greenhouse gas emissions, and opportunities for their mitigation: transportation, buildings, waste management, and urban form</w:t>
      </w:r>
      <w:ins w:id="97" w:author="William Lamb" w:date="2017-10-09T14:27:00Z">
        <w:r w:rsidR="002A06F1">
          <w:rPr>
            <w:lang w:val="en-US"/>
          </w:rPr>
          <w:t xml:space="preserve"> </w:t>
        </w:r>
      </w:ins>
      <w:ins w:id="98" w:author="William Lamb" w:date="2017-10-13T15:55:00Z">
        <w:r w:rsidR="00B029EF">
          <w:rPr>
            <w:lang w:val="en-US"/>
          </w:rPr>
          <w:lastRenderedPageBreak/>
          <w:t xml:space="preserve">(Figure </w:t>
        </w:r>
        <w:commentRangeStart w:id="99"/>
        <w:r w:rsidR="00B029EF">
          <w:rPr>
            <w:lang w:val="en-US"/>
          </w:rPr>
          <w:t>2</w:t>
        </w:r>
        <w:commentRangeEnd w:id="99"/>
        <w:r w:rsidR="00B029EF">
          <w:rPr>
            <w:rStyle w:val="CommentReference"/>
          </w:rPr>
          <w:commentReference w:id="99"/>
        </w:r>
        <w:r w:rsidR="00B029EF">
          <w:rPr>
            <w:lang w:val="en-US"/>
          </w:rPr>
          <w:t xml:space="preserve">). Urban form captures aspects of both transport and buildings but is distinct in addressing layout and wider systemic effect at larger spatial </w:t>
        </w:r>
        <w:proofErr w:type="spellStart"/>
        <w:r w:rsidR="00B029EF">
          <w:rPr>
            <w:lang w:val="en-US"/>
          </w:rPr>
          <w:t>scales.</w:t>
        </w:r>
      </w:ins>
      <w:del w:id="100" w:author="William Lamb" w:date="2017-10-13T15:55:00Z">
        <w:r w:rsidR="0063586E" w:rsidDel="00B029EF">
          <w:rPr>
            <w:lang w:val="en-US"/>
          </w:rPr>
          <w:delText xml:space="preserve">. </w:delText>
        </w:r>
      </w:del>
      <w:r w:rsidR="0063586E">
        <w:rPr>
          <w:lang w:val="en-US"/>
        </w:rPr>
        <w:t>In</w:t>
      </w:r>
      <w:proofErr w:type="spellEnd"/>
      <w:r w:rsidR="0063586E">
        <w:rPr>
          <w:lang w:val="en-US"/>
        </w:rPr>
        <w:t xml:space="preserve"> the context of the 1.5°C target, the</w:t>
      </w:r>
      <w:r w:rsidR="004523A9">
        <w:rPr>
          <w:lang w:val="en-US"/>
        </w:rPr>
        <w:t xml:space="preserve">se </w:t>
      </w:r>
      <w:r w:rsidR="0063586E">
        <w:rPr>
          <w:lang w:val="en-US"/>
        </w:rPr>
        <w:t>domains play varied roles</w:t>
      </w:r>
      <w:r w:rsidR="004523A9">
        <w:rPr>
          <w:lang w:val="en-US"/>
        </w:rPr>
        <w:t xml:space="preserve"> along different timescales</w:t>
      </w:r>
      <w:r w:rsidR="0063586E">
        <w:rPr>
          <w:lang w:val="en-US"/>
        </w:rPr>
        <w:t xml:space="preserve"> (Fig</w:t>
      </w:r>
      <w:r w:rsidR="00ED7024">
        <w:rPr>
          <w:lang w:val="en-US"/>
        </w:rPr>
        <w:t>ure</w:t>
      </w:r>
      <w:r w:rsidR="0063586E">
        <w:rPr>
          <w:lang w:val="en-US"/>
        </w:rPr>
        <w:t xml:space="preserve"> </w:t>
      </w:r>
      <w:r w:rsidR="001F507A">
        <w:rPr>
          <w:lang w:val="en-US"/>
        </w:rPr>
        <w:t>1</w:t>
      </w:r>
      <w:r w:rsidR="0063586E">
        <w:rPr>
          <w:lang w:val="en-US"/>
        </w:rPr>
        <w:t xml:space="preserve">). </w:t>
      </w:r>
      <w:r w:rsidR="004523A9">
        <w:rPr>
          <w:lang w:val="en-US"/>
        </w:rPr>
        <w:t xml:space="preserve">Understanding these time scales is crucial for advancing urban contributions towards net zero emission trajectories. </w:t>
      </w:r>
    </w:p>
    <w:p w14:paraId="73E99D48" w14:textId="6C7D92EE" w:rsidR="004523A9" w:rsidRDefault="0063586E" w:rsidP="0063586E">
      <w:pPr>
        <w:rPr>
          <w:lang w:val="en-US"/>
        </w:rPr>
      </w:pPr>
      <w:r>
        <w:rPr>
          <w:lang w:val="en-US"/>
        </w:rPr>
        <w:t>In the short-term, lifestyle and behavioral options can contribute most to climate change mitigation. This involves changes in preferences, habits, and decision-making, such as telecommuting, adapting to different room temperatures, food waste reduction, and so forth. These ha</w:t>
      </w:r>
      <w:r w:rsidR="0037706F">
        <w:rPr>
          <w:lang w:val="en-US"/>
        </w:rPr>
        <w:t>ve</w:t>
      </w:r>
      <w:r>
        <w:rPr>
          <w:lang w:val="en-US"/>
        </w:rPr>
        <w:t xml:space="preserve"> been reviewed in literature</w:t>
      </w:r>
      <w:r w:rsidR="0037706F">
        <w:rPr>
          <w:lang w:val="en-US"/>
        </w:rPr>
        <w:t>s</w:t>
      </w:r>
      <w:r>
        <w:rPr>
          <w:lang w:val="en-US"/>
        </w:rPr>
        <w:t xml:space="preserve"> on the urban transport sector</w:t>
      </w:r>
      <w:r w:rsidR="00D531A8">
        <w:rPr>
          <w:lang w:val="en-US"/>
        </w:rPr>
        <w:t xml:space="preserve"> </w:t>
      </w:r>
      <w:r w:rsidR="00D531A8">
        <w:rPr>
          <w:lang w:val="en-US"/>
        </w:rPr>
        <w:fldChar w:fldCharType="begin" w:fldLock="1"/>
      </w:r>
      <w:r w:rsidR="003002DF">
        <w:rPr>
          <w:lang w:val="en-US"/>
        </w:rPr>
        <w:instrText>ADDIN CSL_CITATION { "citationID" : "a1f05j1ln0u", "citationItems" : [ { "id" : "ITEM-1", "itemData" : { "DOI" : "10.1016/j.trd.2012.05.006", "ISSN" : "1361-9209", "author" : [ { "dropping-particle" : "", "family" : "Salon", "given" : "Deborah", "non-dropping-particle" : "", "parse-names" : false, "suffix" : "" }, { "dropping-particle" : "", "family" : "Boarnet", "given" : "Marlon G.", "non-dropping-particle" : "", "parse-names" : false, "suffix" : "" }, { "dropping-particle" : "", "family" : "Handy", "given" : "Susan", "non-dropping-particle" : "", "parse-names" : false, "suffix" : "" }, { "dropping-particle" : "", "family" : "Spears", "given" : "Steven", "non-dropping-particle" : "", "parse-names" : false, "suffix" : "" }, { "dropping-particle" : "", "family" : "Tal", "given" : "Gil", "non-dropping-particle" : "", "parse-names" : false, "suffix" : "" } ], "container-title" : "Transportation Research Part D: Transport and Environment", "id" : "ITEM-1", "issue" : "7", "issued" : { "date-parts" : [ [ "2012", "10" ] ] }, "page" : "495-508", "title" : "How do local actions affect VMT? A critical review of the empirical evidence", "type" : "article-journal", "volume" : "17" }, "uris" : [ "http://www.mendeley.com/documents/?uuid=1bf6f290-e2fc-4672-8b10-491a235d4821" ] }, { "id" : "ITEM-2", "itemData" : { "author" : [ { "dropping-particle" : "", "family" : "Bongardt", "given" : "Daniel", "non-dropping-particle" : "", "parse-names" : false, "suffix" : "" }, { "dropping-particle" : "", "family" : "Breithaupt", "given" : "Manfred", "non-dropping-particle" : "", "parse-names" : false, "suffix" : "" }, { "dropping-particle" : "", "family" : "Creutzig", "given" : "Felix", "non-dropping-particle" : "", "parse-names" : false, "suffix" : "" } ], "container-title" : "5th regional environmentally sustainable transport forum in Asia, United Nations Centre for Regional Development, Bangkok, Thailand", "id" : "ITEM-2", "issued" : { "date-parts" : [ [ "2010" ] ] }, "title" : "Beyond the fossil city: Towards low carbon transport and green growth", "type" : "paper-conference" }, "uri" : [ "http://zotero.org/users/667375/items/9BUIGAWE" ], "uris" : [ "http://zotero.org/users/667375/items/9BUIGAWE", "http://www.mendeley.com/documents/?uuid=fc862cc6-250a-47cb-abdc-774b96a97eef" ] }, { "id" : "ITEM-3", "itemData" : { "ISBN" : "1-135-09465-9", "author" : [ { "dropping-particle" : "", "family" : "Bongardt", "given" : "Daniel", "non-dropping-particle" : "", "parse-names" : false, "suffix" : "" }, { "dropping-particle" : "", "family" : "Creutzig", "given" : "Felix", "non-dropping-particle" : "", "parse-names" : false, "suffix" : "" }, { "dropping-particle" : "", "family" : "H\u00fcging", "given" : "Hanna", "non-dropping-particle" : "", "parse-names" : false, "suffix" : "" }, { "dropping-particle" : "", "family" : "Sakamoto", "given" : "Ko", "non-dropping-particle" : "", "parse-names" : false, "suffix" : "" }, { "dropping-particle" : "", "family" : "Bakker", "given" : "Stefan", "non-dropping-particle" : "", "parse-names" : false, "suffix" : "" }, { "dropping-particle" : "", "family" : "Gota", "given" : "Sudhir", "non-dropping-particle" : "", "parse-names" : false, "suffix" : "" }, { "dropping-particle" : "", "family" : "B\u00f6hler-Baedeker", "given" : "Susanne", "non-dropping-particle" : "", "parse-names" : false, "suffix" : "" } ], "id" : "ITEM-3", "issued" : { "date-parts" : [ [ "2013" ] ] }, "publisher" : "Routledge", "title" : "Low-carbon land transport: policy handbook", "type" : "book" }, "uri" : [ "http://zotero.org/users/667375/items/CFM6N2MJ" ], "uris" : [ "http://zotero.org/users/667375/items/CFM6N2MJ", "http://www.mendeley.com/documents/?uuid=5a8322e4-efdd-4db6-bbd8-1173d8bf3728" ] }, { "id" : "ITEM-4", "itemData" : { "author" : [ { "dropping-particle" : "", "family" : "Creutzig", "given" : "Felix", "non-dropping-particle" : "", "parse-names" : false, "suffix" : "" } ], "container-title" : "Transport Reviews", "id" : "ITEM-4", "issue" : "3", "issued" : { "date-parts" : [ [ "2016" ] ] }, "page" : "341-360", "title" : "Evolving Narratives of Low-Carbon Futures in Transportation", "type" : "article-journal", "volume" : "36" }, "uris" : [ "http://www.mendeley.com/documents/?uuid=157bcb42-d34d-4707-86f3-c95ae87bf443" ] }, { "id" : "ITEM-5",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"ITEM-5", "issue" : "3", "issued" : { "date-parts" : [ [ "2010" ] ] }, "page" : "265-294", "title" : "Travel and the Built Environment -- A Meta-Analysis", "type" : "article-journal", "volume" : "76" }, "uris" : [ "http://www.mendeley.com/documents/?uuid=af6eea69-f068-4633-8d2e-96558e38ce8f", "http://zotero.org/groups/142725/items/RWZS4242", "http://www.mendeley.com/documents/?uuid=ef311ef1-0826-49a1-a9ac-0d0bc2383c26" ] } ], "mendeley" : { "formattedCitation" : "[14,26,29\u201331]", "plainTextFormattedCitation" : "[14,26,29\u201331]", "previouslyFormattedCitation" : "[14,26,29\u201331]" }, "properties" : { "formattedCitation" : "{\\rtf [11,22,25\\uc0\\u8211{}27]}", "noteIndex" : 0, "plainCitation" : "[11,22,25\u201327]" }, "schema" : "https://github.com/citation-style-language/schema/raw/master/csl-citation.json" }</w:instrText>
      </w:r>
      <w:r w:rsidR="00D531A8">
        <w:rPr>
          <w:lang w:val="en-US"/>
        </w:rPr>
        <w:fldChar w:fldCharType="separate"/>
      </w:r>
      <w:r w:rsidR="00D22A60" w:rsidRPr="00D22A60">
        <w:rPr>
          <w:rFonts w:ascii="Calibri" w:hAnsi="Calibri" w:cs="Calibri"/>
          <w:noProof/>
          <w:szCs w:val="24"/>
          <w:lang w:val="en-GB"/>
        </w:rPr>
        <w:t>[14,26,29–31]</w:t>
      </w:r>
      <w:r w:rsidR="00D531A8">
        <w:rPr>
          <w:lang w:val="en-US"/>
        </w:rPr>
        <w:fldChar w:fldCharType="end"/>
      </w:r>
      <w:r>
        <w:rPr>
          <w:lang w:val="en-US"/>
        </w:rPr>
        <w:t>, the building sector</w:t>
      </w:r>
      <w:r w:rsidR="00D531A8">
        <w:rPr>
          <w:lang w:val="en-US"/>
        </w:rPr>
        <w:t xml:space="preserve"> </w:t>
      </w:r>
      <w:r w:rsidR="00D531A8">
        <w:rPr>
          <w:lang w:val="en-US"/>
        </w:rPr>
        <w:fldChar w:fldCharType="begin" w:fldLock="1"/>
      </w:r>
      <w:r w:rsidR="00E021B6">
        <w:rPr>
          <w:lang w:val="en-US"/>
        </w:rPr>
        <w:instrText>ADDIN CSL_CITATION { "citationID" : "a2q8c4ce7di", "citationItems" : [ { "id" : "ITEM-1", "itemData" : { "author" : [ { "dropping-particle" : "", "family" : "\u00dcrge-Vorsatz", "given" : "Diana", "non-dropping-particle" : "", "parse-names" : false, "suffix" : "" }, { "dropping-particle" : "", "family" : "Novikova", "given" : "Aleksandra", "non-dropping-particle" : "", "parse-names" : false, "suffix" : "" } ], "container-title" : "Energy policy", "id" : "ITEM-1", "issue" : "2", "issued" : { "date-parts" : [ [ "2008" ] ] }, "page" : "642\u2013661", "title" : "Potentials and costs of carbon dioxide mitigation in the world's buildings", "type" : "article-journal", "volume" : "36" }, "uris" : [ "http://www.mendeley.com/documents/?uuid=941f0939-37b4-41f4-84fc-dd37cf6be53d" ] }, { "id" : "ITEM-2", "itemData" : { "author" : [ { "dropping-particle" : "", "family" : "Lucon", "given" : "Oswaldo", "non-dropping-particle" : "", "parse-names" : false, "suffix" : "" }, { "dropping-particle" : "", "family" : "\u00dcrge-Vorsatz", "given" : "Diana", "non-dropping-particle" : "", "parse-names" : false, "suffix" : "" }, { "dropping-particle" : "", "family" : "Zain Ahmed", "given" : "Azni", "non-dropping-particle" : "", "parse-names" : false, "suffix" : "" }, { "dropping-particle" : "", "family" : "Akbari", "given" : "Hashem", "non-dropping-particle" : "", "parse-names" : false, "suffix" : "" }, { "dropping-particle" : "", "family" : "Bertoldi", "given" : "Paolo", "non-dropping-particle" : "", "parse-names" : false, "suffix" : "" }, { "dropping-particle" : "", "family" : "Cabeza", "given" : "Luisa Fernanda", "non-dropping-particle" : "", "parse-names" : false, "suffix" : "" }, { "dropping-particle" : "", "family" : "Eyre", "given" : "Nicholas", "non-dropping-particle" : "", "parse-names" : false, "suffix" : "" }, { "dropping-particle" : "", "family" : "Gadgil", "given" : "Ashok", "non-dropping-particle" : "", "parse-names" : false, "suffix" : "" }, { "dropping-particle" : "", "family" : "Harvey", "given" : "L.D. Danny", "non-dropping-particle" : "", "parse-names" : false, "suffix" : "" }, { "dropping-particle" : "", "family" : "Jiang", "given" : "Yi", "non-dropping-particle" : "", "parse-names" : false, "suffix" : "" }, { "dropping-particle" : "", "family" : "Liphoto", "given" : "Enoch",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"Parikh", "given" : "Jyoti", "non-dropping-particle" : "", "parse-names" : false, "suffix" : "" }, { "dropping-particle" : "", "family" : "Pyke", "given" : "Christopher", "non-dropping-particle" : "", "parse-names" : false, "suffix" : "" }, { "dropping-particle" : "", "family" : "Vilari\u00f1o", "given" : "Maria Virginia", "non-dropping-particle" : "", "parse-names" : false, "suffix" : "" } ], "container-title" : "Climate Change 2014: Mitigation of Climate Change. Contribution of Working Group III to the Fifth Assessment Report of the Intergovernmental Panel on Climate Change [Edenhofer, O., R. Pichs-Madruga, Y. Sokona, E. Farahani, S. Kadner, K. Seyboth, A. Adler,", "id" : "ITEM-2", "issued" : { "date-parts" : [ [ "2014" ] ] }, "title" : "Buildings", "type" : "chapter" }, "uris" : [ "http://www.mendeley.com/documents/?uuid=e13f2d49-128f-4878-878b-7a18939b3e27" ] }, { "id" : "ITEM-3", "itemData" : { "ISBN" : "9781 10700 5198", "author" : [ { "dropping-particle" : "", "family" : "\u00dcrge-Vorsatz", "given" : "D.", "non-dropping-particle" : "", "parse-names" : false, "suffix" : "" }, { "dropping-particle" : "", "family" : "et al.", "given" : "", "non-dropping-particle" : "", "parse-names" : false, "suffix" : "" } ], "id" : "ITEM-3", "issued" : { "date-parts" : [ [ "2012" ] ] }, "page" : "649-760", "title" : "Energy End-Use: Buildings", "type" : "article-journal" }, "uris" : [ "http://www.mendeley.com/documents/?uuid=8de8d4e7-6e6a-4ad6-b7b8-c04c8fcd9fc8" ] }, { "id" : "ITEM-4", "itemData" : { "DOI" : "10.1016/j.rser.2014.04.053", "ISSN" : "13640321", "abstract" : "Energy use in buildings accounts for 38% of global total final energy consumption, 45% of which in OECD countries. According to the International Energy Agency the continuing demand for new large and small appliances, often with new functionality, is resulting in rapidly increasing electricity consumption in both the residential and service sectors. Appliances contribution to the residential electricity use is increasing. Also, appliances types are changing in our homes. This paper aims to find the trend of energy consumption of appliances in the building sector and describing the driver of this energy consumption. For doing so, a review of the literature available in the topic is summarized first. Trends show that appliances energy consumption is growing, but also that are disproportionately powered by electricity, mainly due to the proliferation of electronics and other small household devices, especially in OECD countries. This trend, which have already brought millions of households out of poverty in China and India and promises to continually improve standards of living throughout the developing world, will also have a major impact on appliance energy consumption as many more households will be able to afford basic equipment such as refrigerators and washing machines. Moreover, because appliances generally consume electricity instead of renewable fuels or direct combustion fuels, they carry a relatively large carbon footprint in countries where electricity production is carbon intensive. Finally, appliances present significant opportunities for efficiency improvement, since most of the appliances to be implemented in the near future still have to be produced. ?? 2014 Elsevier Ltd.", "author" : [ { "dropping-particle" : "", "family" : "Cabeza", "given" : "Luisa F.", "non-dropping-particle" : "", "parse-names" : false, "suffix" : "" }, { "dropping-particle" : "", "family" : "Urge-Vorsatz", "given" : "Diana", "non-dropping-particle" : "", "parse-names" : false, "suffix" : "" }, { "dropping-particle" : "", "family" : "McNeil", "given" : "Michael A.", "non-dropping-particle" : "", "parse-names" : false, "suffix" : "" }, { "dropping-particle" : "", "family" : "Barreneche", "given" : "Camila", "non-dropping-particle" : "", "parse-names" : false, "suffix" : "" }, { "dropping-particle" : "", "family" : "Serrano", "given" : "Susana", "non-dropping-particle" : "", "parse-names" : false, "suffix" : "" } ], "container-title" : "Renewable and Sustainable Energy Reviews", "id" : "ITEM-4", "issued" : { "date-parts" : [ [ "2014" ] ] }, "page" : "188-193", "publisher" : "Elsevier", "title" : "Investigating greenhouse challenge from growing trends of electricity consumption through home appliances in buildings", "type" : "article-journal", "volume" : "36" }, "uris" : [ "http://www.mendeley.com/documents/?uuid=fffdf1d5-f870-44c0-8dab-07f2893dff57" ] } ], "mendeley" : { "formattedCitation" : "[32\u201335]", "plainTextFormattedCitation" : "[32\u201335]", "previouslyFormattedCitation" : "[32\u201335]" }, "properties" : { "formattedCitation" : "[28,29]", "noteIndex" : 0, "plainCitation" : "[28,29]" }, "schema" : "https://github.com/citation-style-language/schema/raw/master/csl-citation.json" }</w:instrText>
      </w:r>
      <w:r w:rsidR="00D531A8">
        <w:rPr>
          <w:lang w:val="en-US"/>
        </w:rPr>
        <w:fldChar w:fldCharType="separate"/>
      </w:r>
      <w:r w:rsidR="003002DF" w:rsidRPr="003002DF">
        <w:rPr>
          <w:rFonts w:ascii="Calibri" w:hAnsi="Calibri" w:cs="Calibri"/>
          <w:noProof/>
          <w:lang w:val="en-GB"/>
        </w:rPr>
        <w:t>[32–35]</w:t>
      </w:r>
      <w:r w:rsidR="00D531A8">
        <w:rPr>
          <w:lang w:val="en-US"/>
        </w:rPr>
        <w:fldChar w:fldCharType="end"/>
      </w:r>
      <w:r>
        <w:rPr>
          <w:lang w:val="en-US"/>
        </w:rPr>
        <w:t>, food waste</w:t>
      </w:r>
      <w:r w:rsidR="00D531A8">
        <w:rPr>
          <w:lang w:val="en-US"/>
        </w:rPr>
        <w:t xml:space="preserve"> </w:t>
      </w:r>
      <w:r w:rsidR="00D531A8">
        <w:rPr>
          <w:lang w:val="en-US"/>
        </w:rPr>
        <w:fldChar w:fldCharType="begin" w:fldLock="1"/>
      </w:r>
      <w:r w:rsidR="00E021B6">
        <w:rPr>
          <w:lang w:val="en-US"/>
        </w:rPr>
        <w:instrText>ADDIN CSL_CITATION { "citationID" : "a1u2df3knnc", "citationItems" : [ { "id" : "ITEM-1", "itemData" : { "DOI" : "10.1038/nclimate2353", "ISBN" : "1758-678X", "ISSN" : "1758-678X", "abstract" : "Recent studies show that current trends in yield improvement will not be sufficient to meet projected global food demand in 2050, and suggest that a further expansion of agricultural area will be required. However, agriculture is the main driver of losses of biodiversity and a major contributor to climate change and pollution, and so further expansion is undesirable. The usual proposed alternative\u2014intensification with increased resource use\u2014also has negative effects. It is therefore imperative to find ways to achieve global food security without expanding crop or pastureland and without increasing greenhouse gas emissions. Some authors have emphasized a role for sustainable intensification in closing global \u2018yield gaps\u2019 between the currently realized and potentially achievable yields. However, in this paper we use a transparent, data-driven model, to show that even if yield gaps are closed, the projected demand will drive further agricultural expansion. There are, however, options for reduction on the demand side that are rarely considered. In the second part of this paper we quantify the potential for demand-side mitigation options, and show that improved diets and decreases in food waste are essential to deliver emissions reductions, and to provide global food security in 2050.", "author" : [ { "dropping-particle" : "", "family" : "Baj\u017eelj", "given" : "Bojana", "non-dropping-particle" : "", "parse-names" : false, "suffix" : "" }, { "dropping-particle" : "", "family" : "Richards", "given" : "Keith S", "non-dropping-particle" : "", "parse-names" : false, "suffix" : "" }, { "dropping-particle" : "", "family" : "Allwood", "given" : "Julian M", "non-dropping-particle" : "", "parse-names" : false, "suffix" : "" }, { "dropping-particle" : "", "family" : "Smith", "given" : "Pete", "non-dropping-particle" : "", "parse-names" : false, "suffix" : "" }, { "dropping-particle" : "", "family" : "Dennis", "given" : "John S", "non-dropping-particle" : "", "parse-names" : false, "suffix" : "" }, { "dropping-particle" : "", "family" : "Curmi", "given" : "Elizabeth", "non-dropping-particle" : "", "parse-names" : false, "suffix" : "" }, { "dropping-particle" : "", "family" : "Gilligan", "given" : "Christopher A", "non-dropping-particle" : "", "parse-names" : false, "suffix" : "" } ], "container-title" : "Nature Climate Change", "id" : "ITEM-1", "issue" : "October", "issued" : { "date-parts" : [ [ "2014" ] ] }, "page" : "924-929", "title" : "Importance of food-demand management for climate mitigation", "type" : "article-journal", "volume" : "4" }, "uris" : [ "http://www.mendeley.com/documents/?uuid=ad78e00a-157a-483a-b2f1-d867d1ced7f8" ] } ], "mendeley" : { "formattedCitation" : "[36]", "plainTextFormattedCitation" : "[36]", "previouslyFormattedCitation" : "[36]" }, "properties" : { "formattedCitation" : "[30]", "noteIndex" : 0, "plainCitation" : "[30]" }, "schema" : "https://github.com/citation-style-language/schema/raw/master/csl-citation.json" }</w:instrText>
      </w:r>
      <w:r w:rsidR="00D531A8">
        <w:rPr>
          <w:lang w:val="en-US"/>
        </w:rPr>
        <w:fldChar w:fldCharType="separate"/>
      </w:r>
      <w:r w:rsidR="003002DF" w:rsidRPr="003002DF">
        <w:rPr>
          <w:rFonts w:ascii="Calibri" w:hAnsi="Calibri" w:cs="Calibri"/>
          <w:noProof/>
          <w:lang w:val="en-GB"/>
        </w:rPr>
        <w:t>[36]</w:t>
      </w:r>
      <w:r w:rsidR="00D531A8">
        <w:rPr>
          <w:lang w:val="en-US"/>
        </w:rPr>
        <w:fldChar w:fldCharType="end"/>
      </w:r>
      <w:r>
        <w:rPr>
          <w:lang w:val="en-US"/>
        </w:rPr>
        <w:t>, and the overall demand-side</w:t>
      </w:r>
      <w:r w:rsidR="00D531A8">
        <w:rPr>
          <w:lang w:val="en-US"/>
        </w:rPr>
        <w:t xml:space="preserve"> </w:t>
      </w:r>
      <w:r w:rsidR="00D531A8">
        <w:rPr>
          <w:lang w:val="en-US"/>
        </w:rPr>
        <w:fldChar w:fldCharType="begin" w:fldLock="1"/>
      </w:r>
      <w:r w:rsidR="003002DF">
        <w:rPr>
          <w:lang w:val="en-US"/>
        </w:rPr>
        <w:instrText>ADDIN CSL_CITATION { "citationID" : "ajdg4svckf",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531A8">
        <w:rPr>
          <w:lang w:val="en-US"/>
        </w:rPr>
        <w:fldChar w:fldCharType="separate"/>
      </w:r>
      <w:r w:rsidR="00D22A60" w:rsidRPr="00D22A60">
        <w:rPr>
          <w:rFonts w:ascii="Calibri" w:hAnsi="Calibri" w:cs="Calibri"/>
          <w:noProof/>
          <w:lang w:val="en-GB"/>
        </w:rPr>
        <w:t>[23]</w:t>
      </w:r>
      <w:r w:rsidR="00D531A8">
        <w:rPr>
          <w:lang w:val="en-US"/>
        </w:rPr>
        <w:fldChar w:fldCharType="end"/>
      </w:r>
      <w:r>
        <w:rPr>
          <w:lang w:val="en-US"/>
        </w:rPr>
        <w:t>.</w:t>
      </w:r>
    </w:p>
    <w:p w14:paraId="46C76311" w14:textId="78385FF3" w:rsidR="006B0846" w:rsidRDefault="004523A9" w:rsidP="0037617C">
      <w:pPr>
        <w:rPr>
          <w:lang w:val="en-US"/>
        </w:rPr>
      </w:pPr>
      <w:r>
        <w:rPr>
          <w:lang w:val="en-US"/>
        </w:rPr>
        <w:t xml:space="preserve">The middle and long-term is dominated by capital and infrastructure stocks </w:t>
      </w:r>
      <w:r w:rsidR="006B0846">
        <w:rPr>
          <w:lang w:val="en-US"/>
        </w:rPr>
        <w:fldChar w:fldCharType="begin" w:fldLock="1"/>
      </w:r>
      <w:r w:rsidR="00E021B6">
        <w:rPr>
          <w:lang w:val="en-US"/>
        </w:rPr>
        <w:instrText>ADDIN CSL_CITATION { "citationID" : "a27378qbdd8", "citationItems" : [ { "id" : "ITEM-1", "itemData" : { "author" : [ { "dropping-particle" : "", "family" : "Lecocq", "given" : "Franck", "non-dropping-particle" : "", "parse-names" : false, "suffix" : "" }, { "dropping-particle" : "", "family" : "Shalizi", "given" : "Zmarak", "non-dropping-particle" : "", "parse-names" : false, "suffix" : "" } ], "container-title" : "Climate Policy", "id" : "ITEM-1", "issue" : "2", "issued" : { "date-parts" : [ [ "2014" ] ] }, "page" : "187\u2013208", "title" : "The economics of targeted mitigation in infrastructure", "type" : "article-journal", "volume" : "14" }, "uris" : [ "http://www.mendeley.com/documents/?uuid=23c06ebd-a5ac-4997-9902-9fce3cf19768" ] } ], "mendeley" : { "formattedCitation" : "[37]", "plainTextFormattedCitation" : "[37]", "previouslyFormattedCitation" : "[37]" }, "properties" : { "formattedCitation" : "[33]", "noteIndex" : 0, "plainCitation" : "[33]" }, "schema" : "https://github.com/citation-style-language/schema/raw/master/csl-citation.json" }</w:instrText>
      </w:r>
      <w:r w:rsidR="006B0846">
        <w:rPr>
          <w:lang w:val="en-US"/>
        </w:rPr>
        <w:fldChar w:fldCharType="separate"/>
      </w:r>
      <w:r w:rsidR="003002DF" w:rsidRPr="003002DF">
        <w:rPr>
          <w:rFonts w:ascii="Calibri" w:hAnsi="Calibri" w:cs="Calibri"/>
          <w:noProof/>
          <w:lang w:val="en-US"/>
        </w:rPr>
        <w:t>[37]</w:t>
      </w:r>
      <w:r w:rsidR="006B0846">
        <w:rPr>
          <w:lang w:val="en-US"/>
        </w:rPr>
        <w:fldChar w:fldCharType="end"/>
      </w:r>
      <w:r>
        <w:rPr>
          <w:lang w:val="en-US"/>
        </w:rPr>
        <w:t xml:space="preserve">. Many options are situated in the buildings sector, including more efficient consumer appliances, heating </w:t>
      </w:r>
      <w:r w:rsidR="007E3CFD">
        <w:rPr>
          <w:lang w:val="en-US"/>
        </w:rPr>
        <w:t xml:space="preserve">and cooling </w:t>
      </w:r>
      <w:r>
        <w:rPr>
          <w:lang w:val="en-US"/>
        </w:rPr>
        <w:t xml:space="preserve">systems, and building </w:t>
      </w:r>
      <w:r w:rsidR="007E3CFD">
        <w:rPr>
          <w:lang w:val="en-US"/>
        </w:rPr>
        <w:t>envelope design and materials</w:t>
      </w:r>
      <w:r>
        <w:rPr>
          <w:lang w:val="en-US"/>
        </w:rPr>
        <w:t xml:space="preserve">. However, they must be fostered now to achieve notable results in 5-10 years. </w:t>
      </w:r>
      <w:r w:rsidR="0037617C">
        <w:rPr>
          <w:lang w:val="en-US"/>
        </w:rPr>
        <w:t>Similarly, the</w:t>
      </w:r>
      <w:ins w:id="101" w:author="William Lamb" w:date="2017-10-09T15:08:00Z">
        <w:r w:rsidR="007547A0">
          <w:rPr>
            <w:lang w:val="en-US"/>
          </w:rPr>
          <w:t xml:space="preserve"> long life-time of road and rail-based systems (40-75+ years) means that the</w:t>
        </w:r>
      </w:ins>
      <w:r w:rsidR="0037617C">
        <w:rPr>
          <w:lang w:val="en-US"/>
        </w:rPr>
        <w:t xml:space="preserve"> transition towards sustainable transport systems </w:t>
      </w:r>
      <w:del w:id="102" w:author="William Lamb" w:date="2017-10-09T15:09:00Z">
        <w:r w:rsidR="0037617C" w:rsidDel="007547A0">
          <w:rPr>
            <w:lang w:val="en-US"/>
          </w:rPr>
          <w:delText xml:space="preserve">needs to </w:delText>
        </w:r>
      </w:del>
      <w:ins w:id="103" w:author="William Lamb" w:date="2017-10-09T15:09:00Z">
        <w:r w:rsidR="007547A0">
          <w:rPr>
            <w:lang w:val="en-US"/>
          </w:rPr>
          <w:t xml:space="preserve">must </w:t>
        </w:r>
      </w:ins>
      <w:r w:rsidR="0037617C">
        <w:rPr>
          <w:lang w:val="en-US"/>
        </w:rPr>
        <w:t>be implemented now to enable deep decarbonization</w:t>
      </w:r>
      <w:r w:rsidR="006B0846">
        <w:rPr>
          <w:lang w:val="en-US"/>
        </w:rPr>
        <w:t xml:space="preserve"> pathways</w:t>
      </w:r>
      <w:r w:rsidR="0037617C">
        <w:rPr>
          <w:lang w:val="en-US"/>
        </w:rPr>
        <w:t xml:space="preserve"> </w:t>
      </w:r>
      <w:ins w:id="104" w:author="William Lamb" w:date="2017-10-09T15:09:00Z">
        <w:r w:rsidR="007547A0">
          <w:rPr>
            <w:lang w:val="en-US"/>
          </w:rPr>
          <w:t>with</w:t>
        </w:r>
      </w:ins>
      <w:r w:rsidR="0037617C">
        <w:rPr>
          <w:lang w:val="en-US"/>
        </w:rPr>
        <w:t xml:space="preserve">in 20-40 years. </w:t>
      </w:r>
      <w:del w:id="105" w:author="William Lamb" w:date="2017-10-09T15:09:00Z">
        <w:r w:rsidR="006B0846" w:rsidDel="007547A0">
          <w:rPr>
            <w:lang w:val="en-US"/>
          </w:rPr>
          <w:delText xml:space="preserve">Road and rail-based systems have lifetimes of 40-75+ years, providing </w:delText>
        </w:r>
      </w:del>
      <w:ins w:id="106" w:author="William Lamb" w:date="2017-10-09T15:09:00Z">
        <w:r w:rsidR="007547A0">
          <w:rPr>
            <w:lang w:val="en-US"/>
          </w:rPr>
          <w:t xml:space="preserve">These systems provide </w:t>
        </w:r>
      </w:ins>
      <w:r w:rsidR="006B0846">
        <w:rPr>
          <w:lang w:val="en-US"/>
        </w:rPr>
        <w:t>important network externalities that will</w:t>
      </w:r>
      <w:r w:rsidR="0037617C">
        <w:rPr>
          <w:lang w:val="en-US"/>
        </w:rPr>
        <w:t xml:space="preserve"> enable the realization of low-carbon compact urban form towards the end of this century.</w:t>
      </w:r>
      <w:r w:rsidR="006B0846">
        <w:rPr>
          <w:lang w:val="en-US"/>
        </w:rPr>
        <w:t xml:space="preserve"> </w:t>
      </w:r>
      <w:r w:rsidR="008927A2">
        <w:rPr>
          <w:lang w:val="en-US"/>
        </w:rPr>
        <w:t xml:space="preserve">Both empirical and analytical urban economic literature emphasize the role of fuel prices in shaping urban form and </w:t>
      </w:r>
      <w:r w:rsidR="004655EB">
        <w:rPr>
          <w:lang w:val="en-US"/>
        </w:rPr>
        <w:t xml:space="preserve">the balance of different transport systems </w:t>
      </w:r>
      <w:r w:rsidR="004655EB">
        <w:rPr>
          <w:lang w:val="en-US"/>
        </w:rPr>
        <w:fldChar w:fldCharType="begin" w:fldLock="1"/>
      </w:r>
      <w:r w:rsidR="00E021B6">
        <w:rPr>
          <w:lang w:val="en-US"/>
        </w:rPr>
        <w:instrText>ADDIN CSL_CITATION { "citationID" : "a1gd7l5cu41", "citationItems" : [ { "id" : "ITEM-1", "itemData" : { "author" : [ { "dropping-particle" : "", "family" : "Fujita", "given" : "M.", "non-dropping-particle" : "", "parse-names" : false, "suffix" : "" } ], "edition" : "First", "id" : "ITEM-1", "issued" : { "date-parts" : [ [ "1989" ] ] }, "publisher" : "Cambridge University Press", "title" : "Urban Economic Theory", "type" : "book" }, "uri" : [ "http://zotero.org/groups/142725/items/U5V2XZCZ" ], "uris" : [ "http://zotero.org/groups/142725/items/U5V2XZCZ", "http://www.mendeley.com/documents/?uuid=d7983124-c7dd-4a87-af33-fa801a91ffc8" ] }, { "id" : "ITEM-2", "itemData" : { "ISSN" : "2212-0955", "author" : [ { "dropping-particle" : "", "family" : "Creutzig", "given" : "F.", "non-dropping-particle" : "", "parse-names" : false, "suffix" : "" } ], "container-title" : "Urban Climate", "id" : "ITEM-2", "issued" : { "date-parts" : [ [ "2014" ] ] }, "page" : "63-76", "title" : "How fuel prices determine public transport infrastructure, modal shares and urban form", "type" : "article-journal", "volume" : "10" }, "uri" : [ "http://zotero.org/groups/142725/items/C9PJR7AQ" ], "uris" : [ "http://zotero.org/groups/142725/items/C9PJR7AQ", "http://www.mendeley.com/documents/?uuid=e5b07daf-cb24-4f53-bb53-8603bf67ae9d" ] }, { "id" : "ITEM-3",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"ITEM-3",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"[16,38,39]", "plainTextFormattedCitation" : "[16,38,39]", "previouslyFormattedCitation" : "[16,38,39]" }, "properties" : { "formattedCitation" : "[13,31,32]", "noteIndex" : 0, "plainCitation" : "[13,31,32]" }, "schema" : "https://github.com/citation-style-language/schema/raw/master/csl-citation.json" }</w:instrText>
      </w:r>
      <w:r w:rsidR="004655EB">
        <w:rPr>
          <w:lang w:val="en-US"/>
        </w:rPr>
        <w:fldChar w:fldCharType="separate"/>
      </w:r>
      <w:r w:rsidR="003002DF" w:rsidRPr="003002DF">
        <w:rPr>
          <w:rFonts w:ascii="Calibri" w:hAnsi="Calibri" w:cs="Calibri"/>
          <w:noProof/>
          <w:lang w:val="en-US"/>
        </w:rPr>
        <w:t>[16,38,39]</w:t>
      </w:r>
      <w:r w:rsidR="004655EB">
        <w:rPr>
          <w:lang w:val="en-US"/>
        </w:rPr>
        <w:fldChar w:fldCharType="end"/>
      </w:r>
      <w:r w:rsidR="004655EB">
        <w:rPr>
          <w:lang w:val="en-US"/>
        </w:rPr>
        <w:t>.</w:t>
      </w:r>
    </w:p>
    <w:p w14:paraId="64B9C398" w14:textId="5360B7C6" w:rsidR="00CB6E15" w:rsidRDefault="00CB6E15" w:rsidP="006B0846">
      <w:pPr>
        <w:rPr>
          <w:lang w:val="en-US"/>
        </w:rPr>
      </w:pPr>
      <w:r>
        <w:rPr>
          <w:lang w:val="en-US"/>
        </w:rPr>
        <w:t>To transparently identify the urban mitigation literature covered by these four domains, we develop a structured search query for the Web of Science (WOS) literature database</w:t>
      </w:r>
      <w:ins w:id="107" w:author="William Lamb" w:date="2017-10-09T15:35:00Z">
        <w:r w:rsidR="000117CE">
          <w:rPr>
            <w:lang w:val="en-US"/>
          </w:rPr>
          <w:t xml:space="preserve">. </w:t>
        </w:r>
      </w:ins>
      <w:ins w:id="108" w:author="William Lamb" w:date="2017-10-09T15:37:00Z">
        <w:r w:rsidR="000117CE">
          <w:rPr>
            <w:lang w:val="en-US"/>
          </w:rPr>
          <w:t>This includes specific combinations of keywords for each domain (e.g. “</w:t>
        </w:r>
      </w:ins>
      <w:ins w:id="109" w:author="William Lamb" w:date="2017-10-09T15:41:00Z">
        <w:r w:rsidR="000117CE">
          <w:rPr>
            <w:lang w:val="en-US"/>
          </w:rPr>
          <w:t>bicycle infrastructure provisioning</w:t>
        </w:r>
      </w:ins>
      <w:ins w:id="110" w:author="William Lamb" w:date="2017-10-09T15:37:00Z">
        <w:r w:rsidR="000117CE">
          <w:rPr>
            <w:lang w:val="en-US"/>
          </w:rPr>
          <w:t>”</w:t>
        </w:r>
      </w:ins>
      <w:ins w:id="111" w:author="William Lamb" w:date="2017-10-09T15:38:00Z">
        <w:r w:rsidR="000117CE">
          <w:rPr>
            <w:lang w:val="en-US"/>
          </w:rPr>
          <w:t xml:space="preserve">), as well as more generic </w:t>
        </w:r>
      </w:ins>
      <w:ins w:id="112" w:author="William Lamb" w:date="2017-10-09T15:39:00Z">
        <w:r w:rsidR="000117CE">
          <w:rPr>
            <w:lang w:val="en-US"/>
          </w:rPr>
          <w:t>strings (“low-carbon transport”)</w:t>
        </w:r>
      </w:ins>
      <w:ins w:id="113" w:author="William Lamb" w:date="2017-10-09T15:41:00Z">
        <w:r w:rsidR="000117CE">
          <w:rPr>
            <w:lang w:val="en-US"/>
          </w:rPr>
          <w:t xml:space="preserve">. </w:t>
        </w:r>
      </w:ins>
      <w:del w:id="114" w:author="William Lamb" w:date="2017-10-09T15:37:00Z">
        <w:r w:rsidDel="000117CE">
          <w:rPr>
            <w:lang w:val="en-US"/>
          </w:rPr>
          <w:delText xml:space="preserve"> </w:delText>
        </w:r>
      </w:del>
      <w:del w:id="115" w:author="William Lamb" w:date="2017-10-09T15:42:00Z">
        <w:r w:rsidDel="000117CE">
          <w:rPr>
            <w:lang w:val="en-US"/>
          </w:rPr>
          <w:delText>(see</w:delText>
        </w:r>
      </w:del>
      <w:ins w:id="116" w:author="William Lamb" w:date="2017-10-09T15:42:00Z">
        <w:r w:rsidR="000117CE">
          <w:rPr>
            <w:lang w:val="en-US"/>
          </w:rPr>
          <w:t>Refer to the</w:t>
        </w:r>
      </w:ins>
      <w:r>
        <w:rPr>
          <w:lang w:val="en-US"/>
        </w:rPr>
        <w:t xml:space="preserve"> </w:t>
      </w:r>
      <w:r w:rsidR="0045398A">
        <w:rPr>
          <w:lang w:val="en-US"/>
        </w:rPr>
        <w:t>Supplementary Materials</w:t>
      </w:r>
      <w:r>
        <w:rPr>
          <w:lang w:val="en-US"/>
        </w:rPr>
        <w:t xml:space="preserve"> for the full search methodology, and the supplementary data file for the resulting list of documents</w:t>
      </w:r>
      <w:del w:id="117" w:author="William Lamb" w:date="2017-10-09T15:42:00Z">
        <w:r w:rsidDel="000117CE">
          <w:rPr>
            <w:lang w:val="en-US"/>
          </w:rPr>
          <w:delText>)</w:delText>
        </w:r>
      </w:del>
      <w:r>
        <w:rPr>
          <w:lang w:val="en-US"/>
        </w:rPr>
        <w:t>.</w:t>
      </w:r>
      <w:r w:rsidR="006B0846">
        <w:rPr>
          <w:lang w:val="en-US"/>
        </w:rPr>
        <w:t xml:space="preserve"> W</w:t>
      </w:r>
      <w:r>
        <w:rPr>
          <w:lang w:val="en-US"/>
        </w:rPr>
        <w:t>e use a form of automated content analysis</w:t>
      </w:r>
      <w:r w:rsidR="006B0846">
        <w:rPr>
          <w:lang w:val="en-US"/>
        </w:rPr>
        <w:t xml:space="preserve"> called</w:t>
      </w:r>
      <w:r>
        <w:rPr>
          <w:lang w:val="en-US"/>
        </w:rPr>
        <w:t xml:space="preserve"> </w:t>
      </w:r>
      <w:r w:rsidR="009D4911">
        <w:rPr>
          <w:lang w:val="en-US"/>
        </w:rPr>
        <w:t>non-negative matrix factorization to identify latent topics within the document abstracts</w:t>
      </w:r>
      <w:ins w:id="118" w:author="William Lamb" w:date="2017-10-09T15:42:00Z">
        <w:r w:rsidR="000117CE">
          <w:rPr>
            <w:lang w:val="en-US"/>
          </w:rPr>
          <w:t xml:space="preserve"> we obtain</w:t>
        </w:r>
      </w:ins>
      <w:ins w:id="119" w:author="William Lamb" w:date="2017-10-09T16:57:00Z">
        <w:r w:rsidR="002C6B29">
          <w:rPr>
            <w:lang w:val="en-US"/>
          </w:rPr>
          <w:t xml:space="preserve">, enabling us to quickly </w:t>
        </w:r>
      </w:ins>
      <w:ins w:id="120" w:author="William Lamb" w:date="2017-10-09T16:58:00Z">
        <w:r w:rsidR="002C6B29">
          <w:rPr>
            <w:lang w:val="en-US"/>
          </w:rPr>
          <w:t>digest the major themes of this work so far</w:t>
        </w:r>
      </w:ins>
      <w:r>
        <w:rPr>
          <w:lang w:val="en-US"/>
        </w:rPr>
        <w:t>.</w:t>
      </w:r>
      <w:del w:id="121" w:author="William Lamb" w:date="2017-10-09T16:58:00Z">
        <w:r w:rsidDel="002C6B29">
          <w:rPr>
            <w:lang w:val="en-US"/>
          </w:rPr>
          <w:delText xml:space="preserve"> This procedure is expected to reproduce the 4 domains of research outlined above, </w:delText>
        </w:r>
      </w:del>
      <w:del w:id="122" w:author="William Lamb" w:date="2017-10-09T13:57:00Z">
        <w:r w:rsidDel="000E5FEC">
          <w:rPr>
            <w:lang w:val="en-US"/>
          </w:rPr>
          <w:delText xml:space="preserve">but in addition </w:delText>
        </w:r>
      </w:del>
      <w:del w:id="123" w:author="William Lamb" w:date="2017-10-09T16:58:00Z">
        <w:r w:rsidDel="002C6B29">
          <w:rPr>
            <w:lang w:val="en-US"/>
          </w:rPr>
          <w:delText>to expose the relationships between these different topics, and to identify any latent themes or underlying discourses in the urban mitigation literature.</w:delText>
        </w:r>
      </w:del>
    </w:p>
    <w:p w14:paraId="524FB040" w14:textId="0EE24307" w:rsidR="00F05353" w:rsidRDefault="00F05353" w:rsidP="00F05353">
      <w:pPr>
        <w:keepNext/>
      </w:pPr>
      <w:del w:id="124" w:author="William Lamb" w:date="2017-10-13T15:54:00Z">
        <w:r w:rsidDel="003E4E75">
          <w:rPr>
            <w:noProof/>
            <w:lang w:val="en-GB" w:eastAsia="en-GB"/>
          </w:rPr>
          <w:lastRenderedPageBreak/>
          <w:drawing>
            <wp:inline distT="0" distB="0" distL="0" distR="0" wp14:anchorId="6FD69867" wp14:editId="08FA30E6">
              <wp:extent cx="5760720" cy="3844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ban metabolis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del>
      <w:ins w:id="125" w:author="William Lamb" w:date="2017-10-13T15:54:00Z">
        <w:r w:rsidR="003E4E75">
          <w:rPr>
            <w:noProof/>
            <w:lang w:val="en-GB" w:eastAsia="en-GB"/>
          </w:rPr>
          <w:drawing>
            <wp:inline distT="0" distB="0" distL="0" distR="0" wp14:anchorId="1932202A" wp14:editId="5CD94DA7">
              <wp:extent cx="576072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ty topic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553335"/>
                      </a:xfrm>
                      <a:prstGeom prst="rect">
                        <a:avLst/>
                      </a:prstGeom>
                    </pic:spPr>
                  </pic:pic>
                </a:graphicData>
              </a:graphic>
            </wp:inline>
          </w:drawing>
        </w:r>
      </w:ins>
    </w:p>
    <w:p w14:paraId="0882CA14" w14:textId="599415A7" w:rsidR="00CB6E15" w:rsidRDefault="00F05353" w:rsidP="00ED7024">
      <w:pPr>
        <w:pStyle w:val="Caption"/>
        <w:rPr>
          <w:rFonts w:asciiTheme="majorHAnsi" w:eastAsiaTheme="majorEastAsia" w:hAnsiTheme="majorHAnsi" w:cstheme="majorBidi"/>
          <w:color w:val="365F91" w:themeColor="accent1" w:themeShade="BF"/>
          <w:sz w:val="32"/>
          <w:szCs w:val="32"/>
          <w:lang w:val="en-US"/>
        </w:rPr>
      </w:pPr>
      <w:r w:rsidRPr="00ED7024">
        <w:rPr>
          <w:b/>
          <w:sz w:val="20"/>
          <w:szCs w:val="20"/>
          <w:lang w:val="en-GB"/>
        </w:rPr>
        <w:t xml:space="preserve">Figure </w:t>
      </w:r>
      <w:r w:rsidRPr="00ED7024">
        <w:rPr>
          <w:b/>
          <w:sz w:val="20"/>
          <w:szCs w:val="20"/>
        </w:rPr>
        <w:fldChar w:fldCharType="begin"/>
      </w:r>
      <w:r w:rsidRPr="00ED7024">
        <w:rPr>
          <w:b/>
          <w:sz w:val="20"/>
          <w:szCs w:val="20"/>
          <w:lang w:val="en-GB"/>
        </w:rPr>
        <w:instrText xml:space="preserve"> SEQ Figure \* ARABIC </w:instrText>
      </w:r>
      <w:r w:rsidRPr="00ED7024">
        <w:rPr>
          <w:b/>
          <w:sz w:val="20"/>
          <w:szCs w:val="20"/>
        </w:rPr>
        <w:fldChar w:fldCharType="separate"/>
      </w:r>
      <w:r w:rsidR="00DF2488">
        <w:rPr>
          <w:b/>
          <w:i w:val="0"/>
          <w:iCs w:val="0"/>
          <w:noProof/>
          <w:sz w:val="20"/>
          <w:szCs w:val="20"/>
          <w:lang w:val="en-GB"/>
        </w:rPr>
        <w:t>2</w:t>
      </w:r>
      <w:r w:rsidRPr="00ED7024">
        <w:rPr>
          <w:b/>
          <w:sz w:val="20"/>
          <w:szCs w:val="20"/>
        </w:rPr>
        <w:fldChar w:fldCharType="end"/>
      </w:r>
      <w:r w:rsidRPr="00ED7024">
        <w:rPr>
          <w:b/>
          <w:sz w:val="20"/>
          <w:szCs w:val="20"/>
          <w:lang w:val="en-GB"/>
        </w:rPr>
        <w:t>: Scope of the urban mitigation literature, including measures that address urban transport, buildings, waste, and urban form.</w:t>
      </w:r>
      <w:r w:rsidR="00A97ACC">
        <w:rPr>
          <w:b/>
          <w:sz w:val="20"/>
          <w:szCs w:val="20"/>
          <w:lang w:val="en-GB"/>
        </w:rPr>
        <w:t xml:space="preserve"> </w:t>
      </w:r>
      <w:r w:rsidR="00A97ACC">
        <w:rPr>
          <w:sz w:val="20"/>
          <w:szCs w:val="20"/>
          <w:lang w:val="en-GB"/>
        </w:rPr>
        <w:t>Note that neither supply-side energy and material production, nor a broader set of infrastructures and services are included within the scope, since the former is assessed in other mitigation communities, and the latter is more appropriate for an assessment of sustainability, rather than climate change mitigation.</w:t>
      </w:r>
    </w:p>
    <w:p w14:paraId="03D5765F" w14:textId="3734B32D" w:rsidR="00B0259D" w:rsidRDefault="00B0259D" w:rsidP="00D27333">
      <w:pPr>
        <w:pStyle w:val="Heading1"/>
        <w:rPr>
          <w:lang w:val="en-US"/>
        </w:rPr>
      </w:pPr>
      <w:r>
        <w:rPr>
          <w:lang w:val="en-US"/>
        </w:rPr>
        <w:t>The structure and content of urban mitigation research</w:t>
      </w:r>
    </w:p>
    <w:p w14:paraId="37D14B4E" w14:textId="36827196" w:rsidR="00CB6E15" w:rsidRDefault="00B24B20" w:rsidP="00446B69">
      <w:pPr>
        <w:rPr>
          <w:lang w:val="en-US"/>
        </w:rPr>
      </w:pPr>
      <w:r>
        <w:rPr>
          <w:lang w:val="en-US"/>
        </w:rPr>
        <w:t xml:space="preserve">The results of our search query indicate that the urban mitigation literature is </w:t>
      </w:r>
      <w:r w:rsidR="003B77E3">
        <w:rPr>
          <w:lang w:val="en-US"/>
        </w:rPr>
        <w:t xml:space="preserve">substantial </w:t>
      </w:r>
      <w:r>
        <w:rPr>
          <w:lang w:val="en-US"/>
        </w:rPr>
        <w:t xml:space="preserve">(8,120 </w:t>
      </w:r>
      <w:r w:rsidR="00717416">
        <w:rPr>
          <w:lang w:val="en-US"/>
        </w:rPr>
        <w:t>publications</w:t>
      </w:r>
      <w:r>
        <w:rPr>
          <w:lang w:val="en-US"/>
        </w:rPr>
        <w:t>)</w:t>
      </w:r>
      <w:r w:rsidR="00F00144">
        <w:rPr>
          <w:lang w:val="en-US"/>
        </w:rPr>
        <w:t xml:space="preserve"> and</w:t>
      </w:r>
      <w:r>
        <w:rPr>
          <w:lang w:val="en-US"/>
        </w:rPr>
        <w:t xml:space="preserve"> fast </w:t>
      </w:r>
      <w:r w:rsidRPr="006B0846">
        <w:rPr>
          <w:lang w:val="en-US"/>
        </w:rPr>
        <w:t>growing (</w:t>
      </w:r>
      <w:r w:rsidR="006372F5" w:rsidRPr="006B0846">
        <w:rPr>
          <w:lang w:val="en-US"/>
        </w:rPr>
        <w:t>20.5</w:t>
      </w:r>
      <w:r w:rsidRPr="006B0846">
        <w:rPr>
          <w:lang w:val="en-US"/>
        </w:rPr>
        <w:t>% per year</w:t>
      </w:r>
      <w:r w:rsidR="00F00144">
        <w:rPr>
          <w:lang w:val="en-US"/>
        </w:rPr>
        <w:t xml:space="preserve">; see </w:t>
      </w:r>
      <w:r w:rsidR="0045398A">
        <w:rPr>
          <w:lang w:val="en-US"/>
        </w:rPr>
        <w:t>Supplementary Materials</w:t>
      </w:r>
      <w:r w:rsidR="00717416" w:rsidRPr="003B146E">
        <w:rPr>
          <w:lang w:val="en-US"/>
        </w:rPr>
        <w:t xml:space="preserve"> Fig</w:t>
      </w:r>
      <w:r w:rsidR="00F00144">
        <w:rPr>
          <w:lang w:val="en-US"/>
        </w:rPr>
        <w:t>ure</w:t>
      </w:r>
      <w:r w:rsidR="00717416" w:rsidRPr="003B146E">
        <w:rPr>
          <w:lang w:val="en-US"/>
        </w:rPr>
        <w:t xml:space="preserve"> 1)</w:t>
      </w:r>
      <w:r>
        <w:rPr>
          <w:lang w:val="en-US"/>
        </w:rPr>
        <w:t xml:space="preserve">. </w:t>
      </w:r>
      <w:del w:id="126" w:author="William Lamb" w:date="2017-10-09T15:15:00Z">
        <w:r w:rsidR="00F00144" w:rsidDel="007547A0">
          <w:rPr>
            <w:lang w:val="en-US"/>
          </w:rPr>
          <w:delText xml:space="preserve">This growth is sufficiently rapid </w:delText>
        </w:r>
        <w:r w:rsidR="00B2235C" w:rsidDel="007547A0">
          <w:rPr>
            <w:lang w:val="en-US"/>
          </w:rPr>
          <w:delText xml:space="preserve">such </w:delText>
        </w:r>
        <w:r w:rsidR="00F00144" w:rsidDel="007547A0">
          <w:rPr>
            <w:lang w:val="en-US"/>
          </w:rPr>
          <w:delText>that a</w:delText>
        </w:r>
      </w:del>
      <w:ins w:id="127" w:author="William Lamb" w:date="2017-10-09T15:15:00Z">
        <w:r w:rsidR="007547A0">
          <w:rPr>
            <w:lang w:val="en-US"/>
          </w:rPr>
          <w:t>A</w:t>
        </w:r>
      </w:ins>
      <w:r w:rsidR="003B77E3" w:rsidRPr="00ED7024">
        <w:rPr>
          <w:lang w:val="en-US"/>
        </w:rPr>
        <w:t>lready more than 3000</w:t>
      </w:r>
      <w:r w:rsidR="00F0167C">
        <w:rPr>
          <w:lang w:val="en-US"/>
        </w:rPr>
        <w:t xml:space="preserve"> studies </w:t>
      </w:r>
      <w:r w:rsidR="00F00144">
        <w:rPr>
          <w:lang w:val="en-US"/>
        </w:rPr>
        <w:t xml:space="preserve">have </w:t>
      </w:r>
      <w:r w:rsidR="00F0167C">
        <w:rPr>
          <w:lang w:val="en-US"/>
        </w:rPr>
        <w:t xml:space="preserve">appeared </w:t>
      </w:r>
      <w:r w:rsidR="00F00144">
        <w:rPr>
          <w:lang w:val="en-US"/>
        </w:rPr>
        <w:t xml:space="preserve">since </w:t>
      </w:r>
      <w:r w:rsidR="00F0167C">
        <w:rPr>
          <w:lang w:val="en-US"/>
        </w:rPr>
        <w:t>AR5</w:t>
      </w:r>
      <w:r w:rsidR="00F00144">
        <w:rPr>
          <w:lang w:val="en-US"/>
        </w:rPr>
        <w:t xml:space="preserve"> (2008</w:t>
      </w:r>
      <w:proofErr w:type="gramStart"/>
      <w:r w:rsidR="00F00144">
        <w:rPr>
          <w:lang w:val="en-US"/>
        </w:rPr>
        <w:t>-)</w:t>
      </w:r>
      <w:proofErr w:type="gramEnd"/>
      <w:r w:rsidR="00F0167C">
        <w:rPr>
          <w:lang w:val="en-US"/>
        </w:rPr>
        <w:t xml:space="preserve"> and have </w:t>
      </w:r>
      <w:r w:rsidR="00B2235C">
        <w:rPr>
          <w:lang w:val="en-US"/>
        </w:rPr>
        <w:t xml:space="preserve">therefore </w:t>
      </w:r>
      <w:r w:rsidR="00F0167C">
        <w:rPr>
          <w:lang w:val="en-US"/>
        </w:rPr>
        <w:t xml:space="preserve">not been assessed by the IPCC directly or indirectly. </w:t>
      </w:r>
      <w:ins w:id="128" w:author="William Lamb" w:date="2017-10-09T15:12:00Z">
        <w:r w:rsidR="007547A0">
          <w:rPr>
            <w:lang w:val="en-US"/>
          </w:rPr>
          <w:t xml:space="preserve">Whereas </w:t>
        </w:r>
      </w:ins>
      <w:del w:id="129" w:author="William Lamb" w:date="2017-10-09T15:12:00Z">
        <w:r w:rsidR="00717416" w:rsidDel="007547A0">
          <w:rPr>
            <w:lang w:val="en-US"/>
          </w:rPr>
          <w:delText xml:space="preserve">As compared to </w:delText>
        </w:r>
      </w:del>
      <w:r w:rsidR="00717416">
        <w:rPr>
          <w:lang w:val="en-US"/>
        </w:rPr>
        <w:t xml:space="preserve">a </w:t>
      </w:r>
      <w:ins w:id="130" w:author="William Lamb" w:date="2017-10-09T15:12:00Z">
        <w:r w:rsidR="007547A0">
          <w:rPr>
            <w:lang w:val="en-US"/>
          </w:rPr>
          <w:t xml:space="preserve">basic </w:t>
        </w:r>
      </w:ins>
      <w:ins w:id="131" w:author="William Lamb" w:date="2017-10-09T15:15:00Z">
        <w:r w:rsidR="007547A0">
          <w:rPr>
            <w:lang w:val="en-US"/>
          </w:rPr>
          <w:t>query</w:t>
        </w:r>
      </w:ins>
      <w:ins w:id="132" w:author="William Lamb" w:date="2017-10-09T15:12:00Z">
        <w:r w:rsidR="007547A0">
          <w:rPr>
            <w:lang w:val="en-US"/>
          </w:rPr>
          <w:t xml:space="preserve"> for </w:t>
        </w:r>
      </w:ins>
      <w:del w:id="133" w:author="William Lamb" w:date="2017-10-09T15:13:00Z">
        <w:r w:rsidR="00717416" w:rsidDel="007547A0">
          <w:rPr>
            <w:lang w:val="en-US"/>
          </w:rPr>
          <w:delText xml:space="preserve">simpler identification of </w:delText>
        </w:r>
        <w:r w:rsidR="00E10A08" w:rsidDel="007547A0">
          <w:rPr>
            <w:lang w:val="en-US"/>
          </w:rPr>
          <w:delText>the “core”</w:delText>
        </w:r>
        <w:r w:rsidR="00B2235C" w:rsidDel="007547A0">
          <w:rPr>
            <w:lang w:val="en-US"/>
          </w:rPr>
          <w:delText xml:space="preserve"> </w:delText>
        </w:r>
      </w:del>
      <w:r w:rsidR="00717416">
        <w:rPr>
          <w:lang w:val="en-US"/>
        </w:rPr>
        <w:t>urban mitigation literature (e.g. combining synonyms for “urban”, “mitigation” and “policies</w:t>
      </w:r>
      <w:del w:id="134" w:author="William Lamb" w:date="2017-10-09T15:13:00Z">
        <w:r w:rsidR="00717416" w:rsidDel="007547A0">
          <w:rPr>
            <w:lang w:val="en-US"/>
          </w:rPr>
          <w:delText xml:space="preserve">”), </w:delText>
        </w:r>
      </w:del>
      <w:ins w:id="135" w:author="William Lamb" w:date="2017-10-09T15:13:00Z">
        <w:r w:rsidR="007547A0">
          <w:rPr>
            <w:lang w:val="en-US"/>
          </w:rPr>
          <w:t xml:space="preserve">”) results in only 610 publications, </w:t>
        </w:r>
      </w:ins>
      <w:del w:id="136" w:author="William Lamb" w:date="2017-10-09T15:14:00Z">
        <w:r w:rsidR="00717416" w:rsidDel="007547A0">
          <w:rPr>
            <w:lang w:val="en-US"/>
          </w:rPr>
          <w:delText xml:space="preserve">our </w:delText>
        </w:r>
        <w:r w:rsidR="00006ABA" w:rsidDel="007547A0">
          <w:rPr>
            <w:lang w:val="en-US"/>
          </w:rPr>
          <w:delText xml:space="preserve">targeted </w:delText>
        </w:r>
      </w:del>
      <w:ins w:id="137" w:author="William Lamb" w:date="2017-10-09T15:14:00Z">
        <w:r w:rsidR="007547A0">
          <w:rPr>
            <w:lang w:val="en-US"/>
          </w:rPr>
          <w:t xml:space="preserve">our </w:t>
        </w:r>
        <w:r w:rsidR="007547A0">
          <w:rPr>
            <w:lang w:val="en-US"/>
          </w:rPr>
          <w:lastRenderedPageBreak/>
          <w:t xml:space="preserve">structured </w:t>
        </w:r>
      </w:ins>
      <w:r w:rsidR="00006ABA">
        <w:rPr>
          <w:lang w:val="en-US"/>
        </w:rPr>
        <w:t>search</w:t>
      </w:r>
      <w:r w:rsidR="00717416">
        <w:rPr>
          <w:lang w:val="en-US"/>
        </w:rPr>
        <w:t xml:space="preserve"> </w:t>
      </w:r>
      <w:ins w:id="138" w:author="William Lamb" w:date="2017-10-09T15:16:00Z">
        <w:r w:rsidR="007547A0">
          <w:rPr>
            <w:lang w:val="en-US"/>
          </w:rPr>
          <w:t xml:space="preserve">for papers related to </w:t>
        </w:r>
      </w:ins>
      <w:ins w:id="139" w:author="William Lamb" w:date="2017-10-09T15:14:00Z">
        <w:r w:rsidR="007547A0">
          <w:rPr>
            <w:lang w:val="en-US"/>
          </w:rPr>
          <w:t xml:space="preserve">buildings, transportation, urban form and waste </w:t>
        </w:r>
      </w:ins>
      <w:del w:id="140" w:author="William Lamb" w:date="2017-10-09T15:14:00Z">
        <w:r w:rsidR="00263835" w:rsidDel="007547A0">
          <w:rPr>
            <w:lang w:val="en-US"/>
          </w:rPr>
          <w:delText xml:space="preserve">within sectors </w:delText>
        </w:r>
        <w:r w:rsidR="00717416" w:rsidDel="007547A0">
          <w:rPr>
            <w:lang w:val="en-US"/>
          </w:rPr>
          <w:delText xml:space="preserve">identifies </w:delText>
        </w:r>
      </w:del>
      <w:ins w:id="141" w:author="William Lamb" w:date="2017-10-09T15:14:00Z">
        <w:r w:rsidR="007547A0">
          <w:rPr>
            <w:lang w:val="en-US"/>
          </w:rPr>
          <w:t xml:space="preserve">yields </w:t>
        </w:r>
      </w:ins>
      <w:r w:rsidR="00717416">
        <w:rPr>
          <w:lang w:val="en-US"/>
        </w:rPr>
        <w:t>substantially more</w:t>
      </w:r>
      <w:ins w:id="142" w:author="William Lamb" w:date="2017-10-09T15:15:00Z">
        <w:r w:rsidR="007547A0">
          <w:rPr>
            <w:lang w:val="en-US"/>
          </w:rPr>
          <w:t xml:space="preserve"> </w:t>
        </w:r>
      </w:ins>
      <w:ins w:id="143" w:author="William Lamb" w:date="2017-10-09T15:16:00Z">
        <w:r w:rsidR="007547A0">
          <w:rPr>
            <w:lang w:val="en-US"/>
          </w:rPr>
          <w:t>(</w:t>
        </w:r>
      </w:ins>
      <w:ins w:id="144" w:author="William Lamb" w:date="2017-10-09T15:15:00Z">
        <w:r w:rsidR="007547A0">
          <w:rPr>
            <w:lang w:val="en-US"/>
          </w:rPr>
          <w:t>and relevant</w:t>
        </w:r>
      </w:ins>
      <w:ins w:id="145" w:author="William Lamb" w:date="2017-10-09T15:16:00Z">
        <w:r w:rsidR="007547A0">
          <w:rPr>
            <w:lang w:val="en-US"/>
          </w:rPr>
          <w:t>)</w:t>
        </w:r>
      </w:ins>
      <w:ins w:id="146" w:author="William Lamb" w:date="2017-10-09T15:15:00Z">
        <w:r w:rsidR="007547A0">
          <w:rPr>
            <w:lang w:val="en-US"/>
          </w:rPr>
          <w:t xml:space="preserve"> papers</w:t>
        </w:r>
      </w:ins>
      <w:del w:id="147" w:author="William Lamb" w:date="2017-10-09T15:16:00Z">
        <w:r w:rsidR="00717416" w:rsidDel="007547A0">
          <w:rPr>
            <w:lang w:val="en-US"/>
          </w:rPr>
          <w:delText xml:space="preserve"> literature</w:delText>
        </w:r>
      </w:del>
      <w:r w:rsidR="00717416">
        <w:rPr>
          <w:lang w:val="en-US"/>
        </w:rPr>
        <w:t xml:space="preserve"> (8,120</w:t>
      </w:r>
      <w:del w:id="148" w:author="William Lamb" w:date="2017-10-09T15:14:00Z">
        <w:r w:rsidR="00717416" w:rsidDel="007547A0">
          <w:rPr>
            <w:lang w:val="en-US"/>
          </w:rPr>
          <w:delText xml:space="preserve"> compared to 610</w:delText>
        </w:r>
      </w:del>
      <w:r w:rsidR="00717416">
        <w:rPr>
          <w:lang w:val="en-US"/>
        </w:rPr>
        <w:t>).</w:t>
      </w:r>
    </w:p>
    <w:p w14:paraId="1F0D58C2" w14:textId="2A56E9C1" w:rsidR="0037617C" w:rsidRDefault="0085523F" w:rsidP="0037617C">
      <w:pPr>
        <w:rPr>
          <w:lang w:val="en-US"/>
        </w:rPr>
      </w:pPr>
      <w:r>
        <w:rPr>
          <w:lang w:val="en-US"/>
        </w:rPr>
        <w:t xml:space="preserve">25 latent topics in this document set are identified by </w:t>
      </w:r>
      <w:r w:rsidR="00006ABA">
        <w:rPr>
          <w:lang w:val="en-US"/>
        </w:rPr>
        <w:t>the</w:t>
      </w:r>
      <w:r>
        <w:rPr>
          <w:lang w:val="en-US"/>
        </w:rPr>
        <w:t xml:space="preserve"> topic </w:t>
      </w:r>
      <w:r w:rsidR="00706462">
        <w:rPr>
          <w:lang w:val="en-US"/>
        </w:rPr>
        <w:t>model</w:t>
      </w:r>
      <w:r w:rsidR="006C2C52">
        <w:rPr>
          <w:lang w:val="en-US"/>
        </w:rPr>
        <w:t>, described in</w:t>
      </w:r>
      <w:r>
        <w:rPr>
          <w:lang w:val="en-US"/>
        </w:rPr>
        <w:t xml:space="preserve"> Table 1</w:t>
      </w:r>
      <w:r w:rsidR="006C2C52">
        <w:rPr>
          <w:lang w:val="en-US"/>
        </w:rPr>
        <w:t>.</w:t>
      </w:r>
      <w:r>
        <w:rPr>
          <w:lang w:val="en-US"/>
        </w:rPr>
        <w:t xml:space="preserve"> </w:t>
      </w:r>
      <w:r w:rsidR="0037617C">
        <w:rPr>
          <w:lang w:val="en-US"/>
        </w:rPr>
        <w:t>The largest topic – planning and governance (#1) – well represents the policy and planning aspects of urban mitigation that were an explicit condition in our search</w:t>
      </w:r>
      <w:r w:rsidR="00E10A08">
        <w:rPr>
          <w:rStyle w:val="FootnoteReference"/>
          <w:lang w:val="en-US"/>
        </w:rPr>
        <w:footnoteReference w:id="2"/>
      </w:r>
      <w:r w:rsidR="0037617C">
        <w:rPr>
          <w:lang w:val="en-US"/>
        </w:rPr>
        <w:t>. Building energy consumption (#2) is also a large topic, but this may reflect the fact that building topics are more aggregated (fewer) in this model, in contrast to transport, which has considerably more granularity due to its relatively larger set of documents.</w:t>
      </w:r>
    </w:p>
    <w:p w14:paraId="5E12CBF6" w14:textId="155B7D31" w:rsidR="0037617C" w:rsidRDefault="000C5E34" w:rsidP="0037617C">
      <w:pPr>
        <w:rPr>
          <w:lang w:val="en-US"/>
        </w:rPr>
      </w:pPr>
      <w:r>
        <w:rPr>
          <w:lang w:val="en-US"/>
        </w:rPr>
        <w:t>Figure 3 presents the correlations between topics, based on their co-occurrence within documents. Clusters of topics are identifiable: urban form, climate change mitigation, planning and governance; energy and water use in buildings; the three waste management topics; and the highly interconnected group of transportation topics. These correlations help identify the role of latent topics not explicit in our search query. For instance, “system optimization” (#3) implies a strong discourse of pricing and network optimization within transportation research. “Travel behavior” (#4) is also central within the transportation cluster and presents a complementary discourse on individual choice and behavior with respect to different modes of travel.</w:t>
      </w:r>
    </w:p>
    <w:tbl>
      <w:tblPr>
        <w:tblW w:w="9377" w:type="dxa"/>
        <w:tblLook w:val="04A0" w:firstRow="1" w:lastRow="0" w:firstColumn="1" w:lastColumn="0" w:noHBand="0" w:noVBand="1"/>
      </w:tblPr>
      <w:tblGrid>
        <w:gridCol w:w="513"/>
        <w:gridCol w:w="2889"/>
        <w:gridCol w:w="4253"/>
        <w:gridCol w:w="1722"/>
      </w:tblGrid>
      <w:tr w:rsidR="00BA457F" w:rsidRPr="00BA457F" w14:paraId="36AF2D8F" w14:textId="77777777" w:rsidTr="001E7F7C">
        <w:trPr>
          <w:trHeight w:val="284"/>
        </w:trPr>
        <w:tc>
          <w:tcPr>
            <w:tcW w:w="513" w:type="dxa"/>
            <w:tcBorders>
              <w:top w:val="single" w:sz="4" w:space="0" w:color="auto"/>
              <w:left w:val="nil"/>
              <w:bottom w:val="single" w:sz="4" w:space="0" w:color="auto"/>
              <w:right w:val="nil"/>
            </w:tcBorders>
            <w:shd w:val="clear" w:color="auto" w:fill="auto"/>
            <w:hideMark/>
          </w:tcPr>
          <w:p w14:paraId="61F9BBD0"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ID</w:t>
            </w:r>
          </w:p>
        </w:tc>
        <w:tc>
          <w:tcPr>
            <w:tcW w:w="2889" w:type="dxa"/>
            <w:tcBorders>
              <w:top w:val="single" w:sz="4" w:space="0" w:color="auto"/>
              <w:left w:val="nil"/>
              <w:bottom w:val="single" w:sz="4" w:space="0" w:color="auto"/>
              <w:right w:val="nil"/>
            </w:tcBorders>
            <w:shd w:val="clear" w:color="auto" w:fill="auto"/>
            <w:hideMark/>
          </w:tcPr>
          <w:p w14:paraId="44A7136C"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Topic Name</w:t>
            </w:r>
          </w:p>
        </w:tc>
        <w:tc>
          <w:tcPr>
            <w:tcW w:w="4253" w:type="dxa"/>
            <w:tcBorders>
              <w:top w:val="single" w:sz="4" w:space="0" w:color="auto"/>
              <w:left w:val="nil"/>
              <w:bottom w:val="single" w:sz="4" w:space="0" w:color="auto"/>
              <w:right w:val="nil"/>
            </w:tcBorders>
            <w:shd w:val="clear" w:color="auto" w:fill="auto"/>
            <w:hideMark/>
          </w:tcPr>
          <w:p w14:paraId="58A0EF8C"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Stemmed Keywords</w:t>
            </w:r>
          </w:p>
        </w:tc>
        <w:tc>
          <w:tcPr>
            <w:tcW w:w="1722" w:type="dxa"/>
            <w:tcBorders>
              <w:top w:val="single" w:sz="4" w:space="0" w:color="auto"/>
              <w:left w:val="nil"/>
              <w:bottom w:val="single" w:sz="4" w:space="0" w:color="auto"/>
              <w:right w:val="nil"/>
            </w:tcBorders>
            <w:shd w:val="clear" w:color="auto" w:fill="auto"/>
            <w:hideMark/>
          </w:tcPr>
          <w:p w14:paraId="3112BB7B"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Marginal Topic Distribution (%)</w:t>
            </w:r>
          </w:p>
        </w:tc>
      </w:tr>
      <w:tr w:rsidR="00363E27" w:rsidRPr="00BA457F" w14:paraId="504C0181" w14:textId="77777777" w:rsidTr="001E7F7C">
        <w:trPr>
          <w:trHeight w:val="227"/>
        </w:trPr>
        <w:tc>
          <w:tcPr>
            <w:tcW w:w="513" w:type="dxa"/>
            <w:tcBorders>
              <w:top w:val="single" w:sz="4" w:space="0" w:color="auto"/>
              <w:left w:val="nil"/>
              <w:bottom w:val="nil"/>
              <w:right w:val="nil"/>
            </w:tcBorders>
            <w:shd w:val="clear" w:color="auto" w:fill="auto"/>
            <w:noWrap/>
            <w:hideMark/>
          </w:tcPr>
          <w:p w14:paraId="7973928C"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w:t>
            </w:r>
          </w:p>
        </w:tc>
        <w:tc>
          <w:tcPr>
            <w:tcW w:w="2889" w:type="dxa"/>
            <w:tcBorders>
              <w:top w:val="single" w:sz="4" w:space="0" w:color="auto"/>
              <w:left w:val="nil"/>
              <w:bottom w:val="nil"/>
              <w:right w:val="nil"/>
            </w:tcBorders>
            <w:shd w:val="clear" w:color="auto" w:fill="auto"/>
            <w:noWrap/>
            <w:hideMark/>
          </w:tcPr>
          <w:p w14:paraId="61CA0FA0" w14:textId="332D985A" w:rsidR="00363E27" w:rsidRPr="00233D6F" w:rsidRDefault="0085523F" w:rsidP="00363E27">
            <w:pPr>
              <w:spacing w:after="0" w:line="240" w:lineRule="auto"/>
              <w:rPr>
                <w:rFonts w:ascii="Calibri" w:eastAsia="Times New Roman" w:hAnsi="Calibri" w:cs="Times New Roman"/>
                <w:color w:val="000000"/>
                <w:lang w:val="en-GB" w:eastAsia="en-GB"/>
              </w:rPr>
            </w:pPr>
            <w:proofErr w:type="spellStart"/>
            <w:r w:rsidRPr="00233D6F">
              <w:rPr>
                <w:rFonts w:ascii="Calibri" w:hAnsi="Calibri"/>
                <w:color w:val="000000"/>
              </w:rPr>
              <w:t>P</w:t>
            </w:r>
            <w:r w:rsidR="00363E27" w:rsidRPr="00233D6F">
              <w:rPr>
                <w:rFonts w:ascii="Calibri" w:hAnsi="Calibri"/>
                <w:color w:val="000000"/>
              </w:rPr>
              <w:t>lanning</w:t>
            </w:r>
            <w:proofErr w:type="spellEnd"/>
            <w:r w:rsidR="00363E27" w:rsidRPr="00233D6F">
              <w:rPr>
                <w:rFonts w:ascii="Calibri" w:hAnsi="Calibri"/>
                <w:color w:val="000000"/>
              </w:rPr>
              <w:t xml:space="preserve"> </w:t>
            </w:r>
            <w:proofErr w:type="spellStart"/>
            <w:r w:rsidR="00363E27" w:rsidRPr="00233D6F">
              <w:rPr>
                <w:rFonts w:ascii="Calibri" w:hAnsi="Calibri"/>
                <w:color w:val="000000"/>
              </w:rPr>
              <w:t>and</w:t>
            </w:r>
            <w:proofErr w:type="spellEnd"/>
            <w:r w:rsidR="00363E27" w:rsidRPr="00233D6F">
              <w:rPr>
                <w:rFonts w:ascii="Calibri" w:hAnsi="Calibri"/>
                <w:color w:val="000000"/>
              </w:rPr>
              <w:t xml:space="preserve"> </w:t>
            </w:r>
            <w:proofErr w:type="spellStart"/>
            <w:r w:rsidR="00363E27" w:rsidRPr="00233D6F">
              <w:rPr>
                <w:rFonts w:ascii="Calibri" w:hAnsi="Calibri"/>
                <w:color w:val="000000"/>
              </w:rPr>
              <w:t>governance</w:t>
            </w:r>
            <w:proofErr w:type="spellEnd"/>
          </w:p>
        </w:tc>
        <w:tc>
          <w:tcPr>
            <w:tcW w:w="4253" w:type="dxa"/>
            <w:tcBorders>
              <w:top w:val="single" w:sz="4" w:space="0" w:color="auto"/>
              <w:left w:val="nil"/>
              <w:bottom w:val="nil"/>
              <w:right w:val="nil"/>
            </w:tcBorders>
            <w:shd w:val="clear" w:color="auto" w:fill="auto"/>
            <w:noWrap/>
          </w:tcPr>
          <w:p w14:paraId="1FC65640" w14:textId="2B5A442E"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develop,  sustain,  plan,  govern,  project</w:t>
            </w:r>
          </w:p>
        </w:tc>
        <w:tc>
          <w:tcPr>
            <w:tcW w:w="1722" w:type="dxa"/>
            <w:tcBorders>
              <w:top w:val="single" w:sz="4" w:space="0" w:color="auto"/>
              <w:left w:val="nil"/>
              <w:bottom w:val="nil"/>
              <w:right w:val="nil"/>
            </w:tcBorders>
            <w:shd w:val="clear" w:color="auto" w:fill="auto"/>
            <w:noWrap/>
            <w:hideMark/>
          </w:tcPr>
          <w:p w14:paraId="16E7A906" w14:textId="44FDB1CA"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11.4</w:t>
            </w:r>
          </w:p>
        </w:tc>
      </w:tr>
      <w:tr w:rsidR="00363E27" w:rsidRPr="00BA457F" w14:paraId="001804FC" w14:textId="77777777" w:rsidTr="001E7F7C">
        <w:trPr>
          <w:trHeight w:val="227"/>
        </w:trPr>
        <w:tc>
          <w:tcPr>
            <w:tcW w:w="513" w:type="dxa"/>
            <w:tcBorders>
              <w:top w:val="nil"/>
              <w:left w:val="nil"/>
              <w:bottom w:val="nil"/>
              <w:right w:val="nil"/>
            </w:tcBorders>
            <w:shd w:val="clear" w:color="auto" w:fill="auto"/>
            <w:noWrap/>
            <w:hideMark/>
          </w:tcPr>
          <w:p w14:paraId="0EE27FCB"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2</w:t>
            </w:r>
          </w:p>
        </w:tc>
        <w:tc>
          <w:tcPr>
            <w:tcW w:w="2889" w:type="dxa"/>
            <w:tcBorders>
              <w:top w:val="nil"/>
              <w:left w:val="nil"/>
              <w:bottom w:val="nil"/>
              <w:right w:val="nil"/>
            </w:tcBorders>
            <w:shd w:val="clear" w:color="auto" w:fill="auto"/>
            <w:noWrap/>
            <w:hideMark/>
          </w:tcPr>
          <w:p w14:paraId="224D3EA1" w14:textId="35A8D45D" w:rsidR="00363E27" w:rsidRPr="00233D6F" w:rsidRDefault="00363E27" w:rsidP="00CD3E16">
            <w:pPr>
              <w:spacing w:after="0" w:line="240" w:lineRule="auto"/>
              <w:rPr>
                <w:rFonts w:ascii="Calibri" w:eastAsia="Times New Roman" w:hAnsi="Calibri" w:cs="Times New Roman"/>
                <w:color w:val="000000"/>
                <w:lang w:val="en-GB" w:eastAsia="en-GB"/>
              </w:rPr>
            </w:pPr>
            <w:r w:rsidRPr="00233D6F">
              <w:rPr>
                <w:rFonts w:ascii="Calibri" w:hAnsi="Calibri"/>
                <w:color w:val="000000"/>
              </w:rPr>
              <w:t xml:space="preserve">Building </w:t>
            </w:r>
            <w:proofErr w:type="spellStart"/>
            <w:r w:rsidRPr="00233D6F">
              <w:rPr>
                <w:rFonts w:ascii="Calibri" w:hAnsi="Calibri"/>
                <w:color w:val="000000"/>
              </w:rPr>
              <w:t>energy</w:t>
            </w:r>
            <w:proofErr w:type="spellEnd"/>
            <w:r w:rsidRPr="00233D6F">
              <w:rPr>
                <w:rFonts w:ascii="Calibri" w:hAnsi="Calibri"/>
                <w:color w:val="000000"/>
              </w:rPr>
              <w:t xml:space="preserve"> </w:t>
            </w:r>
            <w:proofErr w:type="spellStart"/>
            <w:r w:rsidR="00CD3E16" w:rsidRPr="00233D6F">
              <w:rPr>
                <w:rFonts w:ascii="Calibri" w:hAnsi="Calibri"/>
                <w:color w:val="000000"/>
              </w:rPr>
              <w:t>performance</w:t>
            </w:r>
            <w:proofErr w:type="spellEnd"/>
          </w:p>
        </w:tc>
        <w:tc>
          <w:tcPr>
            <w:tcW w:w="4253" w:type="dxa"/>
            <w:tcBorders>
              <w:top w:val="nil"/>
              <w:left w:val="nil"/>
              <w:bottom w:val="nil"/>
              <w:right w:val="nil"/>
            </w:tcBorders>
            <w:shd w:val="clear" w:color="auto" w:fill="auto"/>
            <w:noWrap/>
          </w:tcPr>
          <w:p w14:paraId="08685C97" w14:textId="0AC678E5"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lang w:val="en-GB"/>
              </w:rPr>
              <w:t>energi</w:t>
            </w:r>
            <w:proofErr w:type="spellEnd"/>
            <w:r w:rsidRPr="001E7F7C">
              <w:rPr>
                <w:rFonts w:ascii="Calibri" w:hAnsi="Calibri"/>
                <w:color w:val="000000"/>
                <w:lang w:val="en-GB"/>
              </w:rPr>
              <w:t xml:space="preserve">,  build,  </w:t>
            </w:r>
            <w:proofErr w:type="spellStart"/>
            <w:r w:rsidRPr="001E7F7C">
              <w:rPr>
                <w:rFonts w:ascii="Calibri" w:hAnsi="Calibri"/>
                <w:color w:val="000000"/>
                <w:lang w:val="en-GB"/>
              </w:rPr>
              <w:t>consumpt</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effici</w:t>
            </w:r>
            <w:proofErr w:type="spellEnd"/>
            <w:r w:rsidRPr="001E7F7C">
              <w:rPr>
                <w:rFonts w:ascii="Calibri" w:hAnsi="Calibri"/>
                <w:color w:val="000000"/>
                <w:lang w:val="en-GB"/>
              </w:rPr>
              <w:t>,  perform</w:t>
            </w:r>
          </w:p>
        </w:tc>
        <w:tc>
          <w:tcPr>
            <w:tcW w:w="1722" w:type="dxa"/>
            <w:tcBorders>
              <w:top w:val="nil"/>
              <w:left w:val="nil"/>
              <w:bottom w:val="nil"/>
              <w:right w:val="nil"/>
            </w:tcBorders>
            <w:shd w:val="clear" w:color="auto" w:fill="auto"/>
            <w:noWrap/>
            <w:hideMark/>
          </w:tcPr>
          <w:p w14:paraId="26B4C5E1" w14:textId="7C10C8D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7.1</w:t>
            </w:r>
          </w:p>
        </w:tc>
      </w:tr>
      <w:tr w:rsidR="00363E27" w:rsidRPr="00BA457F" w14:paraId="71F6B413" w14:textId="77777777" w:rsidTr="001E7F7C">
        <w:trPr>
          <w:trHeight w:val="227"/>
        </w:trPr>
        <w:tc>
          <w:tcPr>
            <w:tcW w:w="513" w:type="dxa"/>
            <w:tcBorders>
              <w:top w:val="nil"/>
              <w:left w:val="nil"/>
              <w:bottom w:val="nil"/>
              <w:right w:val="nil"/>
            </w:tcBorders>
            <w:shd w:val="clear" w:color="auto" w:fill="auto"/>
            <w:noWrap/>
            <w:hideMark/>
          </w:tcPr>
          <w:p w14:paraId="3483EC86"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3</w:t>
            </w:r>
          </w:p>
        </w:tc>
        <w:tc>
          <w:tcPr>
            <w:tcW w:w="2889" w:type="dxa"/>
            <w:tcBorders>
              <w:top w:val="nil"/>
              <w:left w:val="nil"/>
              <w:bottom w:val="nil"/>
              <w:right w:val="nil"/>
            </w:tcBorders>
            <w:shd w:val="clear" w:color="auto" w:fill="auto"/>
            <w:noWrap/>
            <w:hideMark/>
          </w:tcPr>
          <w:p w14:paraId="44159444" w14:textId="3349A3DD"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 xml:space="preserve">System </w:t>
            </w:r>
            <w:proofErr w:type="spellStart"/>
            <w:r w:rsidRPr="00233D6F">
              <w:rPr>
                <w:rFonts w:ascii="Calibri" w:hAnsi="Calibri"/>
                <w:color w:val="000000"/>
              </w:rPr>
              <w:t>optimisation</w:t>
            </w:r>
            <w:proofErr w:type="spellEnd"/>
          </w:p>
        </w:tc>
        <w:tc>
          <w:tcPr>
            <w:tcW w:w="4253" w:type="dxa"/>
            <w:tcBorders>
              <w:top w:val="nil"/>
              <w:left w:val="nil"/>
              <w:bottom w:val="nil"/>
              <w:right w:val="nil"/>
            </w:tcBorders>
            <w:shd w:val="clear" w:color="auto" w:fill="auto"/>
            <w:noWrap/>
          </w:tcPr>
          <w:p w14:paraId="0AE5D60A" w14:textId="2B202CF4"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rPr>
              <w:t>model</w:t>
            </w:r>
            <w:proofErr w:type="spellEnd"/>
            <w:r w:rsidRPr="001E7F7C">
              <w:rPr>
                <w:rFonts w:ascii="Calibri" w:hAnsi="Calibri"/>
                <w:color w:val="000000"/>
              </w:rPr>
              <w:t xml:space="preserve">,  </w:t>
            </w:r>
            <w:proofErr w:type="spellStart"/>
            <w:r w:rsidRPr="001E7F7C">
              <w:rPr>
                <w:rFonts w:ascii="Calibri" w:hAnsi="Calibri"/>
                <w:color w:val="000000"/>
              </w:rPr>
              <w:t>network</w:t>
            </w:r>
            <w:proofErr w:type="spellEnd"/>
            <w:r w:rsidRPr="001E7F7C">
              <w:rPr>
                <w:rFonts w:ascii="Calibri" w:hAnsi="Calibri"/>
                <w:color w:val="000000"/>
              </w:rPr>
              <w:t xml:space="preserve">,  </w:t>
            </w:r>
            <w:proofErr w:type="spellStart"/>
            <w:r w:rsidRPr="001E7F7C">
              <w:rPr>
                <w:rFonts w:ascii="Calibri" w:hAnsi="Calibri"/>
                <w:color w:val="000000"/>
              </w:rPr>
              <w:t>optim</w:t>
            </w:r>
            <w:proofErr w:type="spellEnd"/>
            <w:r w:rsidRPr="001E7F7C">
              <w:rPr>
                <w:rFonts w:ascii="Calibri" w:hAnsi="Calibri"/>
                <w:color w:val="000000"/>
              </w:rPr>
              <w:t xml:space="preserve">,  </w:t>
            </w:r>
            <w:proofErr w:type="spellStart"/>
            <w:r w:rsidRPr="001E7F7C">
              <w:rPr>
                <w:rFonts w:ascii="Calibri" w:hAnsi="Calibri"/>
                <w:color w:val="000000"/>
              </w:rPr>
              <w:t>system</w:t>
            </w:r>
            <w:proofErr w:type="spellEnd"/>
            <w:r w:rsidRPr="001E7F7C">
              <w:rPr>
                <w:rFonts w:ascii="Calibri" w:hAnsi="Calibri"/>
                <w:color w:val="000000"/>
              </w:rPr>
              <w:t xml:space="preserve">,  </w:t>
            </w:r>
            <w:proofErr w:type="spellStart"/>
            <w:r w:rsidRPr="001E7F7C">
              <w:rPr>
                <w:rFonts w:ascii="Calibri" w:hAnsi="Calibri"/>
                <w:color w:val="000000"/>
              </w:rPr>
              <w:t>propos</w:t>
            </w:r>
            <w:proofErr w:type="spellEnd"/>
          </w:p>
        </w:tc>
        <w:tc>
          <w:tcPr>
            <w:tcW w:w="1722" w:type="dxa"/>
            <w:tcBorders>
              <w:top w:val="nil"/>
              <w:left w:val="nil"/>
              <w:bottom w:val="nil"/>
              <w:right w:val="nil"/>
            </w:tcBorders>
            <w:shd w:val="clear" w:color="auto" w:fill="auto"/>
            <w:noWrap/>
            <w:hideMark/>
          </w:tcPr>
          <w:p w14:paraId="2E50EF3D" w14:textId="3FCA2E2C"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6.6</w:t>
            </w:r>
          </w:p>
        </w:tc>
      </w:tr>
      <w:tr w:rsidR="00363E27" w:rsidRPr="00BA457F" w14:paraId="0426901F" w14:textId="77777777" w:rsidTr="001E7F7C">
        <w:trPr>
          <w:trHeight w:val="227"/>
        </w:trPr>
        <w:tc>
          <w:tcPr>
            <w:tcW w:w="513" w:type="dxa"/>
            <w:tcBorders>
              <w:top w:val="nil"/>
              <w:left w:val="nil"/>
              <w:bottom w:val="nil"/>
              <w:right w:val="nil"/>
            </w:tcBorders>
            <w:shd w:val="clear" w:color="auto" w:fill="auto"/>
            <w:noWrap/>
            <w:hideMark/>
          </w:tcPr>
          <w:p w14:paraId="20673098"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4</w:t>
            </w:r>
          </w:p>
        </w:tc>
        <w:tc>
          <w:tcPr>
            <w:tcW w:w="2889" w:type="dxa"/>
            <w:tcBorders>
              <w:top w:val="nil"/>
              <w:left w:val="nil"/>
              <w:bottom w:val="nil"/>
              <w:right w:val="nil"/>
            </w:tcBorders>
            <w:shd w:val="clear" w:color="auto" w:fill="auto"/>
            <w:noWrap/>
            <w:hideMark/>
          </w:tcPr>
          <w:p w14:paraId="31BFFC14" w14:textId="7C58421E"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 xml:space="preserve">Travel </w:t>
            </w:r>
            <w:proofErr w:type="spellStart"/>
            <w:r w:rsidRPr="00233D6F">
              <w:rPr>
                <w:rFonts w:ascii="Calibri" w:hAnsi="Calibri"/>
                <w:color w:val="000000"/>
              </w:rPr>
              <w:t>behaviour</w:t>
            </w:r>
            <w:proofErr w:type="spellEnd"/>
          </w:p>
        </w:tc>
        <w:tc>
          <w:tcPr>
            <w:tcW w:w="4253" w:type="dxa"/>
            <w:tcBorders>
              <w:top w:val="nil"/>
              <w:left w:val="nil"/>
              <w:bottom w:val="nil"/>
              <w:right w:val="nil"/>
            </w:tcBorders>
            <w:shd w:val="clear" w:color="auto" w:fill="auto"/>
            <w:noWrap/>
          </w:tcPr>
          <w:p w14:paraId="2D366255" w14:textId="60ED8157"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 xml:space="preserve">travel,  mode,  </w:t>
            </w:r>
            <w:proofErr w:type="spellStart"/>
            <w:r w:rsidRPr="001E7F7C">
              <w:rPr>
                <w:rFonts w:ascii="Calibri" w:hAnsi="Calibri"/>
                <w:color w:val="000000"/>
                <w:lang w:val="en-GB"/>
              </w:rPr>
              <w:t>choic</w:t>
            </w:r>
            <w:proofErr w:type="spellEnd"/>
            <w:r w:rsidRPr="001E7F7C">
              <w:rPr>
                <w:rFonts w:ascii="Calibri" w:hAnsi="Calibri"/>
                <w:color w:val="000000"/>
                <w:lang w:val="en-GB"/>
              </w:rPr>
              <w:t>,  time,  car</w:t>
            </w:r>
          </w:p>
        </w:tc>
        <w:tc>
          <w:tcPr>
            <w:tcW w:w="1722" w:type="dxa"/>
            <w:tcBorders>
              <w:top w:val="nil"/>
              <w:left w:val="nil"/>
              <w:bottom w:val="nil"/>
              <w:right w:val="nil"/>
            </w:tcBorders>
            <w:shd w:val="clear" w:color="auto" w:fill="auto"/>
            <w:noWrap/>
            <w:hideMark/>
          </w:tcPr>
          <w:p w14:paraId="1A673345" w14:textId="74E2F1DD"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5</w:t>
            </w:r>
            <w:r w:rsidR="001E7F7C" w:rsidRPr="001E7F7C">
              <w:rPr>
                <w:rFonts w:ascii="Calibri" w:hAnsi="Calibri"/>
                <w:color w:val="000000"/>
              </w:rPr>
              <w:t>.0</w:t>
            </w:r>
          </w:p>
        </w:tc>
      </w:tr>
      <w:tr w:rsidR="00363E27" w:rsidRPr="00BA457F" w14:paraId="5FD5CF77" w14:textId="77777777" w:rsidTr="001E7F7C">
        <w:trPr>
          <w:trHeight w:val="227"/>
        </w:trPr>
        <w:tc>
          <w:tcPr>
            <w:tcW w:w="513" w:type="dxa"/>
            <w:tcBorders>
              <w:top w:val="nil"/>
              <w:left w:val="nil"/>
              <w:bottom w:val="nil"/>
              <w:right w:val="nil"/>
            </w:tcBorders>
            <w:shd w:val="clear" w:color="auto" w:fill="auto"/>
            <w:noWrap/>
            <w:hideMark/>
          </w:tcPr>
          <w:p w14:paraId="5673B5A0"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5</w:t>
            </w:r>
          </w:p>
        </w:tc>
        <w:tc>
          <w:tcPr>
            <w:tcW w:w="2889" w:type="dxa"/>
            <w:tcBorders>
              <w:top w:val="nil"/>
              <w:left w:val="nil"/>
              <w:bottom w:val="nil"/>
              <w:right w:val="nil"/>
            </w:tcBorders>
            <w:shd w:val="clear" w:color="auto" w:fill="auto"/>
            <w:noWrap/>
            <w:hideMark/>
          </w:tcPr>
          <w:p w14:paraId="300B9617" w14:textId="4A967DB8" w:rsidR="00363E27" w:rsidRPr="00233D6F" w:rsidRDefault="00363E27" w:rsidP="00363E27">
            <w:pPr>
              <w:spacing w:after="0" w:line="240" w:lineRule="auto"/>
              <w:rPr>
                <w:rFonts w:ascii="Calibri" w:eastAsia="Times New Roman" w:hAnsi="Calibri" w:cs="Times New Roman"/>
                <w:color w:val="000000"/>
                <w:lang w:val="en-GB" w:eastAsia="en-GB"/>
              </w:rPr>
            </w:pPr>
            <w:proofErr w:type="spellStart"/>
            <w:r w:rsidRPr="00233D6F">
              <w:rPr>
                <w:rFonts w:ascii="Calibri" w:hAnsi="Calibri"/>
                <w:color w:val="000000"/>
              </w:rPr>
              <w:t>Waste</w:t>
            </w:r>
            <w:proofErr w:type="spellEnd"/>
            <w:r w:rsidRPr="00233D6F">
              <w:rPr>
                <w:rFonts w:ascii="Calibri" w:hAnsi="Calibri"/>
                <w:color w:val="000000"/>
              </w:rPr>
              <w:t xml:space="preserve"> </w:t>
            </w:r>
            <w:proofErr w:type="spellStart"/>
            <w:r w:rsidRPr="00233D6F">
              <w:rPr>
                <w:rFonts w:ascii="Calibri" w:hAnsi="Calibri"/>
                <w:color w:val="000000"/>
              </w:rPr>
              <w:t>management</w:t>
            </w:r>
            <w:proofErr w:type="spellEnd"/>
          </w:p>
        </w:tc>
        <w:tc>
          <w:tcPr>
            <w:tcW w:w="4253" w:type="dxa"/>
            <w:tcBorders>
              <w:top w:val="nil"/>
              <w:left w:val="nil"/>
              <w:bottom w:val="nil"/>
              <w:right w:val="nil"/>
            </w:tcBorders>
            <w:shd w:val="clear" w:color="auto" w:fill="auto"/>
            <w:noWrap/>
          </w:tcPr>
          <w:p w14:paraId="4789B776" w14:textId="0A61CCA8"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lang w:val="en-GB"/>
              </w:rPr>
              <w:t>wast</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manag</w:t>
            </w:r>
            <w:proofErr w:type="spellEnd"/>
            <w:r w:rsidRPr="001E7F7C">
              <w:rPr>
                <w:rFonts w:ascii="Calibri" w:hAnsi="Calibri"/>
                <w:color w:val="000000"/>
                <w:lang w:val="en-GB"/>
              </w:rPr>
              <w:t xml:space="preserve">,  solid,  </w:t>
            </w:r>
            <w:proofErr w:type="spellStart"/>
            <w:r w:rsidRPr="001E7F7C">
              <w:rPr>
                <w:rFonts w:ascii="Calibri" w:hAnsi="Calibri"/>
                <w:color w:val="000000"/>
                <w:lang w:val="en-GB"/>
              </w:rPr>
              <w:t>landfil</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municip</w:t>
            </w:r>
            <w:proofErr w:type="spellEnd"/>
          </w:p>
        </w:tc>
        <w:tc>
          <w:tcPr>
            <w:tcW w:w="1722" w:type="dxa"/>
            <w:tcBorders>
              <w:top w:val="nil"/>
              <w:left w:val="nil"/>
              <w:bottom w:val="nil"/>
              <w:right w:val="nil"/>
            </w:tcBorders>
            <w:shd w:val="clear" w:color="auto" w:fill="auto"/>
            <w:noWrap/>
            <w:hideMark/>
          </w:tcPr>
          <w:p w14:paraId="0950122C" w14:textId="27D51E63"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4.9</w:t>
            </w:r>
          </w:p>
        </w:tc>
      </w:tr>
      <w:tr w:rsidR="00363E27" w:rsidRPr="00BA457F" w14:paraId="0B5452BC" w14:textId="77777777" w:rsidTr="001E7F7C">
        <w:trPr>
          <w:trHeight w:val="227"/>
        </w:trPr>
        <w:tc>
          <w:tcPr>
            <w:tcW w:w="513" w:type="dxa"/>
            <w:tcBorders>
              <w:top w:val="nil"/>
              <w:left w:val="nil"/>
              <w:bottom w:val="nil"/>
              <w:right w:val="nil"/>
            </w:tcBorders>
            <w:shd w:val="clear" w:color="auto" w:fill="auto"/>
            <w:noWrap/>
            <w:hideMark/>
          </w:tcPr>
          <w:p w14:paraId="2884EBE3"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6</w:t>
            </w:r>
          </w:p>
        </w:tc>
        <w:tc>
          <w:tcPr>
            <w:tcW w:w="2889" w:type="dxa"/>
            <w:tcBorders>
              <w:top w:val="nil"/>
              <w:left w:val="nil"/>
              <w:bottom w:val="nil"/>
              <w:right w:val="nil"/>
            </w:tcBorders>
            <w:shd w:val="clear" w:color="auto" w:fill="auto"/>
            <w:noWrap/>
            <w:hideMark/>
          </w:tcPr>
          <w:p w14:paraId="0E5A2D46" w14:textId="0F7DF3B6"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Urban form</w:t>
            </w:r>
          </w:p>
        </w:tc>
        <w:tc>
          <w:tcPr>
            <w:tcW w:w="4253" w:type="dxa"/>
            <w:tcBorders>
              <w:top w:val="nil"/>
              <w:left w:val="nil"/>
              <w:bottom w:val="nil"/>
              <w:right w:val="nil"/>
            </w:tcBorders>
            <w:shd w:val="clear" w:color="auto" w:fill="auto"/>
            <w:noWrap/>
          </w:tcPr>
          <w:p w14:paraId="348786AF" w14:textId="6DFB3979"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 xml:space="preserve">urban,  land,  </w:t>
            </w:r>
            <w:proofErr w:type="spellStart"/>
            <w:r w:rsidRPr="001E7F7C">
              <w:rPr>
                <w:rFonts w:ascii="Calibri" w:hAnsi="Calibri"/>
                <w:color w:val="000000"/>
                <w:lang w:val="en-GB"/>
              </w:rPr>
              <w:t>citi</w:t>
            </w:r>
            <w:proofErr w:type="spellEnd"/>
            <w:r w:rsidRPr="001E7F7C">
              <w:rPr>
                <w:rFonts w:ascii="Calibri" w:hAnsi="Calibri"/>
                <w:color w:val="000000"/>
                <w:lang w:val="en-GB"/>
              </w:rPr>
              <w:t>,  area,  spatial</w:t>
            </w:r>
          </w:p>
        </w:tc>
        <w:tc>
          <w:tcPr>
            <w:tcW w:w="1722" w:type="dxa"/>
            <w:tcBorders>
              <w:top w:val="nil"/>
              <w:left w:val="nil"/>
              <w:bottom w:val="nil"/>
              <w:right w:val="nil"/>
            </w:tcBorders>
            <w:shd w:val="clear" w:color="auto" w:fill="auto"/>
            <w:noWrap/>
            <w:hideMark/>
          </w:tcPr>
          <w:p w14:paraId="4E46C083" w14:textId="6C1130AD"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4.9</w:t>
            </w:r>
          </w:p>
        </w:tc>
      </w:tr>
      <w:tr w:rsidR="00363E27" w:rsidRPr="00BA457F" w14:paraId="7CFB09BE" w14:textId="77777777" w:rsidTr="001E7F7C">
        <w:trPr>
          <w:trHeight w:val="227"/>
        </w:trPr>
        <w:tc>
          <w:tcPr>
            <w:tcW w:w="513" w:type="dxa"/>
            <w:tcBorders>
              <w:top w:val="nil"/>
              <w:left w:val="nil"/>
              <w:bottom w:val="nil"/>
              <w:right w:val="nil"/>
            </w:tcBorders>
            <w:shd w:val="clear" w:color="auto" w:fill="auto"/>
            <w:noWrap/>
            <w:hideMark/>
          </w:tcPr>
          <w:p w14:paraId="3CF6B46A"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7</w:t>
            </w:r>
          </w:p>
        </w:tc>
        <w:tc>
          <w:tcPr>
            <w:tcW w:w="2889" w:type="dxa"/>
            <w:tcBorders>
              <w:top w:val="nil"/>
              <w:left w:val="nil"/>
              <w:bottom w:val="nil"/>
              <w:right w:val="nil"/>
            </w:tcBorders>
            <w:shd w:val="clear" w:color="auto" w:fill="auto"/>
            <w:noWrap/>
            <w:hideMark/>
          </w:tcPr>
          <w:p w14:paraId="5F74103C" w14:textId="1907B0C8"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 xml:space="preserve">Thermal </w:t>
            </w:r>
            <w:proofErr w:type="spellStart"/>
            <w:r w:rsidRPr="00233D6F">
              <w:rPr>
                <w:rFonts w:ascii="Calibri" w:hAnsi="Calibri"/>
                <w:color w:val="000000"/>
              </w:rPr>
              <w:t>comfort</w:t>
            </w:r>
            <w:proofErr w:type="spellEnd"/>
          </w:p>
        </w:tc>
        <w:tc>
          <w:tcPr>
            <w:tcW w:w="4253" w:type="dxa"/>
            <w:tcBorders>
              <w:top w:val="nil"/>
              <w:left w:val="nil"/>
              <w:bottom w:val="nil"/>
              <w:right w:val="nil"/>
            </w:tcBorders>
            <w:shd w:val="clear" w:color="auto" w:fill="auto"/>
            <w:noWrap/>
          </w:tcPr>
          <w:p w14:paraId="029FC3D0" w14:textId="57159D8E"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 xml:space="preserve">heat,  thermal,  comfort,  </w:t>
            </w:r>
            <w:proofErr w:type="spellStart"/>
            <w:r w:rsidRPr="001E7F7C">
              <w:rPr>
                <w:rFonts w:ascii="Calibri" w:hAnsi="Calibri"/>
                <w:color w:val="000000"/>
                <w:lang w:val="en-GB"/>
              </w:rPr>
              <w:t>temperatur</w:t>
            </w:r>
            <w:proofErr w:type="spellEnd"/>
            <w:r w:rsidRPr="001E7F7C">
              <w:rPr>
                <w:rFonts w:ascii="Calibri" w:hAnsi="Calibri"/>
                <w:color w:val="000000"/>
                <w:lang w:val="en-GB"/>
              </w:rPr>
              <w:t>,  build</w:t>
            </w:r>
          </w:p>
        </w:tc>
        <w:tc>
          <w:tcPr>
            <w:tcW w:w="1722" w:type="dxa"/>
            <w:tcBorders>
              <w:top w:val="nil"/>
              <w:left w:val="nil"/>
              <w:bottom w:val="nil"/>
              <w:right w:val="nil"/>
            </w:tcBorders>
            <w:shd w:val="clear" w:color="auto" w:fill="auto"/>
            <w:noWrap/>
            <w:hideMark/>
          </w:tcPr>
          <w:p w14:paraId="4627B943" w14:textId="00A9197F"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4.7</w:t>
            </w:r>
          </w:p>
        </w:tc>
      </w:tr>
      <w:tr w:rsidR="00363E27" w:rsidRPr="00BA457F" w14:paraId="7778CC6C" w14:textId="77777777" w:rsidTr="001E7F7C">
        <w:trPr>
          <w:trHeight w:val="227"/>
        </w:trPr>
        <w:tc>
          <w:tcPr>
            <w:tcW w:w="513" w:type="dxa"/>
            <w:tcBorders>
              <w:top w:val="nil"/>
              <w:left w:val="nil"/>
              <w:bottom w:val="nil"/>
              <w:right w:val="nil"/>
            </w:tcBorders>
            <w:shd w:val="clear" w:color="auto" w:fill="auto"/>
            <w:noWrap/>
            <w:hideMark/>
          </w:tcPr>
          <w:p w14:paraId="45B1BD07"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8</w:t>
            </w:r>
          </w:p>
        </w:tc>
        <w:tc>
          <w:tcPr>
            <w:tcW w:w="2889" w:type="dxa"/>
            <w:tcBorders>
              <w:top w:val="nil"/>
              <w:left w:val="nil"/>
              <w:bottom w:val="nil"/>
              <w:right w:val="nil"/>
            </w:tcBorders>
            <w:shd w:val="clear" w:color="auto" w:fill="auto"/>
            <w:noWrap/>
            <w:hideMark/>
          </w:tcPr>
          <w:p w14:paraId="4EAD8AE3" w14:textId="2DFA7078" w:rsidR="00363E27" w:rsidRPr="00233D6F" w:rsidRDefault="00363E27" w:rsidP="00363E27">
            <w:pPr>
              <w:spacing w:after="0" w:line="240" w:lineRule="auto"/>
              <w:rPr>
                <w:rFonts w:ascii="Calibri" w:eastAsia="Times New Roman" w:hAnsi="Calibri" w:cs="Times New Roman"/>
                <w:color w:val="000000"/>
                <w:lang w:val="en-GB" w:eastAsia="en-GB"/>
              </w:rPr>
            </w:pPr>
            <w:proofErr w:type="spellStart"/>
            <w:r w:rsidRPr="00233D6F">
              <w:rPr>
                <w:rFonts w:ascii="Calibri" w:hAnsi="Calibri"/>
                <w:color w:val="000000"/>
              </w:rPr>
              <w:t>Active</w:t>
            </w:r>
            <w:proofErr w:type="spellEnd"/>
            <w:r w:rsidRPr="00233D6F">
              <w:rPr>
                <w:rFonts w:ascii="Calibri" w:hAnsi="Calibri"/>
                <w:color w:val="000000"/>
              </w:rPr>
              <w:t xml:space="preserve"> </w:t>
            </w:r>
            <w:proofErr w:type="spellStart"/>
            <w:r w:rsidRPr="00233D6F">
              <w:rPr>
                <w:rFonts w:ascii="Calibri" w:hAnsi="Calibri"/>
                <w:color w:val="000000"/>
              </w:rPr>
              <w:t>travel</w:t>
            </w:r>
            <w:proofErr w:type="spellEnd"/>
          </w:p>
        </w:tc>
        <w:tc>
          <w:tcPr>
            <w:tcW w:w="4253" w:type="dxa"/>
            <w:tcBorders>
              <w:top w:val="nil"/>
              <w:left w:val="nil"/>
              <w:bottom w:val="nil"/>
              <w:right w:val="nil"/>
            </w:tcBorders>
            <w:shd w:val="clear" w:color="auto" w:fill="auto"/>
            <w:noWrap/>
          </w:tcPr>
          <w:p w14:paraId="72B5FC08" w14:textId="7BB97B3D"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lang w:val="en-GB"/>
              </w:rPr>
              <w:t>activ</w:t>
            </w:r>
            <w:proofErr w:type="spellEnd"/>
            <w:r w:rsidRPr="001E7F7C">
              <w:rPr>
                <w:rFonts w:ascii="Calibri" w:hAnsi="Calibri"/>
                <w:color w:val="000000"/>
                <w:lang w:val="en-GB"/>
              </w:rPr>
              <w:t>,  school,  health,  physic,  walk</w:t>
            </w:r>
          </w:p>
        </w:tc>
        <w:tc>
          <w:tcPr>
            <w:tcW w:w="1722" w:type="dxa"/>
            <w:tcBorders>
              <w:top w:val="nil"/>
              <w:left w:val="nil"/>
              <w:bottom w:val="nil"/>
              <w:right w:val="nil"/>
            </w:tcBorders>
            <w:shd w:val="clear" w:color="auto" w:fill="auto"/>
            <w:noWrap/>
            <w:hideMark/>
          </w:tcPr>
          <w:p w14:paraId="4A92A961" w14:textId="156A030C"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4.6</w:t>
            </w:r>
          </w:p>
        </w:tc>
      </w:tr>
      <w:tr w:rsidR="00363E27" w:rsidRPr="00BA457F" w14:paraId="122851DC" w14:textId="77777777" w:rsidTr="001E7F7C">
        <w:trPr>
          <w:trHeight w:val="227"/>
        </w:trPr>
        <w:tc>
          <w:tcPr>
            <w:tcW w:w="513" w:type="dxa"/>
            <w:tcBorders>
              <w:top w:val="nil"/>
              <w:left w:val="nil"/>
              <w:bottom w:val="nil"/>
              <w:right w:val="nil"/>
            </w:tcBorders>
            <w:shd w:val="clear" w:color="auto" w:fill="auto"/>
            <w:noWrap/>
            <w:hideMark/>
          </w:tcPr>
          <w:p w14:paraId="7047316F"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9</w:t>
            </w:r>
          </w:p>
        </w:tc>
        <w:tc>
          <w:tcPr>
            <w:tcW w:w="2889" w:type="dxa"/>
            <w:tcBorders>
              <w:top w:val="nil"/>
              <w:left w:val="nil"/>
              <w:bottom w:val="nil"/>
              <w:right w:val="nil"/>
            </w:tcBorders>
            <w:shd w:val="clear" w:color="auto" w:fill="auto"/>
            <w:noWrap/>
            <w:hideMark/>
          </w:tcPr>
          <w:p w14:paraId="7640663C" w14:textId="6BF450EA"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 xml:space="preserve">Public </w:t>
            </w:r>
            <w:proofErr w:type="spellStart"/>
            <w:r w:rsidRPr="00233D6F">
              <w:rPr>
                <w:rFonts w:ascii="Calibri" w:hAnsi="Calibri"/>
                <w:color w:val="000000"/>
              </w:rPr>
              <w:t>transport</w:t>
            </w:r>
            <w:proofErr w:type="spellEnd"/>
          </w:p>
        </w:tc>
        <w:tc>
          <w:tcPr>
            <w:tcW w:w="4253" w:type="dxa"/>
            <w:tcBorders>
              <w:top w:val="nil"/>
              <w:left w:val="nil"/>
              <w:bottom w:val="nil"/>
              <w:right w:val="nil"/>
            </w:tcBorders>
            <w:shd w:val="clear" w:color="auto" w:fill="auto"/>
            <w:noWrap/>
          </w:tcPr>
          <w:p w14:paraId="1F9EEFD4" w14:textId="16D115E6"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transport,  public,  access,  car,  system</w:t>
            </w:r>
          </w:p>
        </w:tc>
        <w:tc>
          <w:tcPr>
            <w:tcW w:w="1722" w:type="dxa"/>
            <w:tcBorders>
              <w:top w:val="nil"/>
              <w:left w:val="nil"/>
              <w:bottom w:val="nil"/>
              <w:right w:val="nil"/>
            </w:tcBorders>
            <w:shd w:val="clear" w:color="auto" w:fill="auto"/>
            <w:noWrap/>
            <w:hideMark/>
          </w:tcPr>
          <w:p w14:paraId="2F635E60" w14:textId="6F4E08C8"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4.6</w:t>
            </w:r>
          </w:p>
        </w:tc>
      </w:tr>
      <w:tr w:rsidR="00363E27" w:rsidRPr="00BA457F" w14:paraId="42BEEE79" w14:textId="77777777" w:rsidTr="001E7F7C">
        <w:trPr>
          <w:trHeight w:val="227"/>
        </w:trPr>
        <w:tc>
          <w:tcPr>
            <w:tcW w:w="513" w:type="dxa"/>
            <w:tcBorders>
              <w:top w:val="nil"/>
              <w:left w:val="nil"/>
              <w:bottom w:val="nil"/>
              <w:right w:val="nil"/>
            </w:tcBorders>
            <w:shd w:val="clear" w:color="auto" w:fill="auto"/>
            <w:noWrap/>
            <w:hideMark/>
          </w:tcPr>
          <w:p w14:paraId="2FD91540"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10</w:t>
            </w:r>
          </w:p>
        </w:tc>
        <w:tc>
          <w:tcPr>
            <w:tcW w:w="2889" w:type="dxa"/>
            <w:tcBorders>
              <w:top w:val="nil"/>
              <w:left w:val="nil"/>
              <w:bottom w:val="nil"/>
              <w:right w:val="nil"/>
            </w:tcBorders>
            <w:shd w:val="clear" w:color="auto" w:fill="auto"/>
            <w:noWrap/>
            <w:hideMark/>
          </w:tcPr>
          <w:p w14:paraId="36111829" w14:textId="4E53DCE2"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 xml:space="preserve">GHG </w:t>
            </w:r>
            <w:proofErr w:type="spellStart"/>
            <w:r w:rsidRPr="00233D6F">
              <w:rPr>
                <w:rFonts w:ascii="Calibri" w:hAnsi="Calibri"/>
                <w:color w:val="000000"/>
              </w:rPr>
              <w:t>emissions</w:t>
            </w:r>
            <w:proofErr w:type="spellEnd"/>
          </w:p>
        </w:tc>
        <w:tc>
          <w:tcPr>
            <w:tcW w:w="4253" w:type="dxa"/>
            <w:tcBorders>
              <w:top w:val="nil"/>
              <w:left w:val="nil"/>
              <w:bottom w:val="nil"/>
              <w:right w:val="nil"/>
            </w:tcBorders>
            <w:shd w:val="clear" w:color="auto" w:fill="auto"/>
            <w:noWrap/>
          </w:tcPr>
          <w:p w14:paraId="48D8A38D" w14:textId="024D98C8"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lang w:val="en-GB"/>
              </w:rPr>
              <w:t>emiss</w:t>
            </w:r>
            <w:proofErr w:type="spellEnd"/>
            <w:r w:rsidRPr="001E7F7C">
              <w:rPr>
                <w:rFonts w:ascii="Calibri" w:hAnsi="Calibri"/>
                <w:color w:val="000000"/>
                <w:lang w:val="en-GB"/>
              </w:rPr>
              <w:t xml:space="preserve">,  carbon,  </w:t>
            </w:r>
            <w:proofErr w:type="spellStart"/>
            <w:r w:rsidRPr="001E7F7C">
              <w:rPr>
                <w:rFonts w:ascii="Calibri" w:hAnsi="Calibri"/>
                <w:color w:val="000000"/>
                <w:lang w:val="en-GB"/>
              </w:rPr>
              <w:t>ghg</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reduct</w:t>
            </w:r>
            <w:proofErr w:type="spellEnd"/>
            <w:r w:rsidRPr="001E7F7C">
              <w:rPr>
                <w:rFonts w:ascii="Calibri" w:hAnsi="Calibri"/>
                <w:color w:val="000000"/>
                <w:lang w:val="en-GB"/>
              </w:rPr>
              <w:t>,  gas</w:t>
            </w:r>
          </w:p>
        </w:tc>
        <w:tc>
          <w:tcPr>
            <w:tcW w:w="1722" w:type="dxa"/>
            <w:tcBorders>
              <w:top w:val="nil"/>
              <w:left w:val="nil"/>
              <w:bottom w:val="nil"/>
              <w:right w:val="nil"/>
            </w:tcBorders>
            <w:shd w:val="clear" w:color="auto" w:fill="auto"/>
            <w:noWrap/>
            <w:hideMark/>
          </w:tcPr>
          <w:p w14:paraId="3A073D14" w14:textId="4DA69064"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4.6</w:t>
            </w:r>
          </w:p>
        </w:tc>
      </w:tr>
      <w:tr w:rsidR="00363E27" w:rsidRPr="00BA457F" w14:paraId="1E740255" w14:textId="77777777" w:rsidTr="001E7F7C">
        <w:trPr>
          <w:trHeight w:val="227"/>
        </w:trPr>
        <w:tc>
          <w:tcPr>
            <w:tcW w:w="513" w:type="dxa"/>
            <w:tcBorders>
              <w:top w:val="nil"/>
              <w:left w:val="nil"/>
              <w:bottom w:val="nil"/>
              <w:right w:val="nil"/>
            </w:tcBorders>
            <w:shd w:val="clear" w:color="auto" w:fill="auto"/>
            <w:noWrap/>
            <w:hideMark/>
          </w:tcPr>
          <w:p w14:paraId="31CF795D"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11</w:t>
            </w:r>
          </w:p>
        </w:tc>
        <w:tc>
          <w:tcPr>
            <w:tcW w:w="2889" w:type="dxa"/>
            <w:tcBorders>
              <w:top w:val="nil"/>
              <w:left w:val="nil"/>
              <w:bottom w:val="nil"/>
              <w:right w:val="nil"/>
            </w:tcBorders>
            <w:shd w:val="clear" w:color="auto" w:fill="auto"/>
            <w:noWrap/>
            <w:hideMark/>
          </w:tcPr>
          <w:p w14:paraId="7F6FC3B7" w14:textId="75251BA3" w:rsidR="00363E27" w:rsidRPr="00233D6F" w:rsidRDefault="00363E27" w:rsidP="00363E27">
            <w:pPr>
              <w:spacing w:after="0" w:line="240" w:lineRule="auto"/>
              <w:rPr>
                <w:rFonts w:ascii="Calibri" w:eastAsia="Times New Roman" w:hAnsi="Calibri" w:cs="Times New Roman"/>
                <w:color w:val="000000"/>
                <w:lang w:val="en-GB" w:eastAsia="en-GB"/>
              </w:rPr>
            </w:pPr>
            <w:proofErr w:type="spellStart"/>
            <w:r w:rsidRPr="00233D6F">
              <w:rPr>
                <w:rFonts w:ascii="Calibri" w:hAnsi="Calibri"/>
                <w:color w:val="000000"/>
              </w:rPr>
              <w:t>Congestion</w:t>
            </w:r>
            <w:proofErr w:type="spellEnd"/>
            <w:r w:rsidRPr="00233D6F">
              <w:rPr>
                <w:rFonts w:ascii="Calibri" w:hAnsi="Calibri"/>
                <w:color w:val="000000"/>
              </w:rPr>
              <w:t xml:space="preserve"> </w:t>
            </w:r>
            <w:proofErr w:type="spellStart"/>
            <w:r w:rsidRPr="00233D6F">
              <w:rPr>
                <w:rFonts w:ascii="Calibri" w:hAnsi="Calibri"/>
                <w:color w:val="000000"/>
              </w:rPr>
              <w:t>charging</w:t>
            </w:r>
            <w:proofErr w:type="spellEnd"/>
          </w:p>
        </w:tc>
        <w:tc>
          <w:tcPr>
            <w:tcW w:w="4253" w:type="dxa"/>
            <w:tcBorders>
              <w:top w:val="nil"/>
              <w:left w:val="nil"/>
              <w:bottom w:val="nil"/>
              <w:right w:val="nil"/>
            </w:tcBorders>
            <w:shd w:val="clear" w:color="auto" w:fill="auto"/>
            <w:noWrap/>
          </w:tcPr>
          <w:p w14:paraId="7DB44900" w14:textId="2BA22C62"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 xml:space="preserve">price,  congest,  road,  </w:t>
            </w:r>
            <w:proofErr w:type="spellStart"/>
            <w:r w:rsidRPr="001E7F7C">
              <w:rPr>
                <w:rFonts w:ascii="Calibri" w:hAnsi="Calibri"/>
                <w:color w:val="000000"/>
                <w:lang w:val="en-GB"/>
              </w:rPr>
              <w:t>charg</w:t>
            </w:r>
            <w:proofErr w:type="spellEnd"/>
            <w:r w:rsidRPr="001E7F7C">
              <w:rPr>
                <w:rFonts w:ascii="Calibri" w:hAnsi="Calibri"/>
                <w:color w:val="000000"/>
                <w:lang w:val="en-GB"/>
              </w:rPr>
              <w:t>,  traffic</w:t>
            </w:r>
          </w:p>
        </w:tc>
        <w:tc>
          <w:tcPr>
            <w:tcW w:w="1722" w:type="dxa"/>
            <w:tcBorders>
              <w:top w:val="nil"/>
              <w:left w:val="nil"/>
              <w:bottom w:val="nil"/>
              <w:right w:val="nil"/>
            </w:tcBorders>
            <w:shd w:val="clear" w:color="auto" w:fill="auto"/>
            <w:noWrap/>
            <w:hideMark/>
          </w:tcPr>
          <w:p w14:paraId="08617938" w14:textId="5ACC572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4.2</w:t>
            </w:r>
          </w:p>
        </w:tc>
      </w:tr>
      <w:tr w:rsidR="00363E27" w:rsidRPr="00BA457F" w14:paraId="39057485" w14:textId="77777777" w:rsidTr="001E7F7C">
        <w:trPr>
          <w:trHeight w:val="227"/>
        </w:trPr>
        <w:tc>
          <w:tcPr>
            <w:tcW w:w="513" w:type="dxa"/>
            <w:tcBorders>
              <w:top w:val="nil"/>
              <w:left w:val="nil"/>
              <w:bottom w:val="nil"/>
              <w:right w:val="nil"/>
            </w:tcBorders>
            <w:shd w:val="clear" w:color="auto" w:fill="auto"/>
            <w:noWrap/>
            <w:hideMark/>
          </w:tcPr>
          <w:p w14:paraId="638A3811"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12</w:t>
            </w:r>
          </w:p>
        </w:tc>
        <w:tc>
          <w:tcPr>
            <w:tcW w:w="2889" w:type="dxa"/>
            <w:tcBorders>
              <w:top w:val="nil"/>
              <w:left w:val="nil"/>
              <w:bottom w:val="nil"/>
              <w:right w:val="nil"/>
            </w:tcBorders>
            <w:shd w:val="clear" w:color="auto" w:fill="auto"/>
            <w:noWrap/>
            <w:hideMark/>
          </w:tcPr>
          <w:p w14:paraId="4895BF10" w14:textId="49CEF64A"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e-</w:t>
            </w:r>
            <w:proofErr w:type="spellStart"/>
            <w:r w:rsidRPr="00233D6F">
              <w:rPr>
                <w:rFonts w:ascii="Calibri" w:hAnsi="Calibri"/>
                <w:color w:val="000000"/>
              </w:rPr>
              <w:t>Vehicles</w:t>
            </w:r>
            <w:proofErr w:type="spellEnd"/>
          </w:p>
        </w:tc>
        <w:tc>
          <w:tcPr>
            <w:tcW w:w="4253" w:type="dxa"/>
            <w:tcBorders>
              <w:top w:val="nil"/>
              <w:left w:val="nil"/>
              <w:bottom w:val="nil"/>
              <w:right w:val="nil"/>
            </w:tcBorders>
            <w:shd w:val="clear" w:color="auto" w:fill="auto"/>
            <w:noWrap/>
          </w:tcPr>
          <w:p w14:paraId="33CFAF51" w14:textId="23CB619B"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lang w:val="en-GB"/>
              </w:rPr>
              <w:t>vehicl</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electr</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charg</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batteri</w:t>
            </w:r>
            <w:proofErr w:type="spellEnd"/>
            <w:r w:rsidRPr="001E7F7C">
              <w:rPr>
                <w:rFonts w:ascii="Calibri" w:hAnsi="Calibri"/>
                <w:color w:val="000000"/>
                <w:lang w:val="en-GB"/>
              </w:rPr>
              <w:t>,  power</w:t>
            </w:r>
          </w:p>
        </w:tc>
        <w:tc>
          <w:tcPr>
            <w:tcW w:w="1722" w:type="dxa"/>
            <w:tcBorders>
              <w:top w:val="nil"/>
              <w:left w:val="nil"/>
              <w:bottom w:val="nil"/>
              <w:right w:val="nil"/>
            </w:tcBorders>
            <w:shd w:val="clear" w:color="auto" w:fill="auto"/>
            <w:noWrap/>
            <w:hideMark/>
          </w:tcPr>
          <w:p w14:paraId="41857C7C" w14:textId="6FEB2D92"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3.4</w:t>
            </w:r>
          </w:p>
        </w:tc>
      </w:tr>
      <w:tr w:rsidR="00363E27" w:rsidRPr="00BA457F" w14:paraId="4D03361C" w14:textId="77777777" w:rsidTr="001E7F7C">
        <w:trPr>
          <w:trHeight w:val="227"/>
        </w:trPr>
        <w:tc>
          <w:tcPr>
            <w:tcW w:w="513" w:type="dxa"/>
            <w:tcBorders>
              <w:top w:val="nil"/>
              <w:left w:val="nil"/>
              <w:bottom w:val="nil"/>
              <w:right w:val="nil"/>
            </w:tcBorders>
            <w:shd w:val="clear" w:color="auto" w:fill="auto"/>
            <w:noWrap/>
            <w:hideMark/>
          </w:tcPr>
          <w:p w14:paraId="2153D322"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13</w:t>
            </w:r>
          </w:p>
        </w:tc>
        <w:tc>
          <w:tcPr>
            <w:tcW w:w="2889" w:type="dxa"/>
            <w:tcBorders>
              <w:top w:val="nil"/>
              <w:left w:val="nil"/>
              <w:bottom w:val="nil"/>
              <w:right w:val="nil"/>
            </w:tcBorders>
            <w:shd w:val="clear" w:color="auto" w:fill="auto"/>
            <w:noWrap/>
            <w:hideMark/>
          </w:tcPr>
          <w:p w14:paraId="27D77766" w14:textId="37F003B8"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 xml:space="preserve">Bus </w:t>
            </w:r>
            <w:proofErr w:type="spellStart"/>
            <w:r w:rsidRPr="00233D6F">
              <w:rPr>
                <w:rFonts w:ascii="Calibri" w:hAnsi="Calibri"/>
                <w:color w:val="000000"/>
              </w:rPr>
              <w:t>services</w:t>
            </w:r>
            <w:proofErr w:type="spellEnd"/>
          </w:p>
        </w:tc>
        <w:tc>
          <w:tcPr>
            <w:tcW w:w="4253" w:type="dxa"/>
            <w:tcBorders>
              <w:top w:val="nil"/>
              <w:left w:val="nil"/>
              <w:bottom w:val="nil"/>
              <w:right w:val="nil"/>
            </w:tcBorders>
            <w:shd w:val="clear" w:color="auto" w:fill="auto"/>
            <w:noWrap/>
          </w:tcPr>
          <w:p w14:paraId="100C58CD" w14:textId="0DCB8EB3"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 xml:space="preserve">bus,  </w:t>
            </w:r>
            <w:proofErr w:type="spellStart"/>
            <w:r w:rsidRPr="001E7F7C">
              <w:rPr>
                <w:rFonts w:ascii="Calibri" w:hAnsi="Calibri"/>
                <w:color w:val="000000"/>
                <w:lang w:val="en-GB"/>
              </w:rPr>
              <w:t>servic</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oper</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passeng</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buse</w:t>
            </w:r>
            <w:proofErr w:type="spellEnd"/>
          </w:p>
        </w:tc>
        <w:tc>
          <w:tcPr>
            <w:tcW w:w="1722" w:type="dxa"/>
            <w:tcBorders>
              <w:top w:val="nil"/>
              <w:left w:val="nil"/>
              <w:bottom w:val="nil"/>
              <w:right w:val="nil"/>
            </w:tcBorders>
            <w:shd w:val="clear" w:color="auto" w:fill="auto"/>
            <w:noWrap/>
            <w:hideMark/>
          </w:tcPr>
          <w:p w14:paraId="44B774A8" w14:textId="67D6F234"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3.4</w:t>
            </w:r>
          </w:p>
        </w:tc>
      </w:tr>
      <w:tr w:rsidR="00363E27" w:rsidRPr="00BA457F" w14:paraId="2B439D6C" w14:textId="77777777" w:rsidTr="001E7F7C">
        <w:trPr>
          <w:trHeight w:val="227"/>
        </w:trPr>
        <w:tc>
          <w:tcPr>
            <w:tcW w:w="513" w:type="dxa"/>
            <w:tcBorders>
              <w:top w:val="nil"/>
              <w:left w:val="nil"/>
              <w:bottom w:val="nil"/>
              <w:right w:val="nil"/>
            </w:tcBorders>
            <w:shd w:val="clear" w:color="auto" w:fill="auto"/>
            <w:noWrap/>
            <w:hideMark/>
          </w:tcPr>
          <w:p w14:paraId="0F3FAB4A"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14</w:t>
            </w:r>
          </w:p>
        </w:tc>
        <w:tc>
          <w:tcPr>
            <w:tcW w:w="2889" w:type="dxa"/>
            <w:tcBorders>
              <w:top w:val="nil"/>
              <w:left w:val="nil"/>
              <w:bottom w:val="nil"/>
              <w:right w:val="nil"/>
            </w:tcBorders>
            <w:shd w:val="clear" w:color="auto" w:fill="auto"/>
            <w:noWrap/>
            <w:hideMark/>
          </w:tcPr>
          <w:p w14:paraId="189AE491" w14:textId="4931E4D0" w:rsidR="00363E27" w:rsidRPr="00233D6F" w:rsidRDefault="00363E27" w:rsidP="00363E27">
            <w:pPr>
              <w:spacing w:after="0" w:line="240" w:lineRule="auto"/>
              <w:rPr>
                <w:rFonts w:ascii="Calibri" w:eastAsia="Times New Roman" w:hAnsi="Calibri" w:cs="Times New Roman"/>
                <w:color w:val="000000"/>
                <w:lang w:val="en-GB" w:eastAsia="en-GB"/>
              </w:rPr>
            </w:pPr>
            <w:proofErr w:type="spellStart"/>
            <w:r w:rsidRPr="00233D6F">
              <w:rPr>
                <w:rFonts w:ascii="Calibri" w:hAnsi="Calibri"/>
                <w:color w:val="000000"/>
              </w:rPr>
              <w:t>Local</w:t>
            </w:r>
            <w:proofErr w:type="spellEnd"/>
            <w:r w:rsidRPr="00233D6F">
              <w:rPr>
                <w:rFonts w:ascii="Calibri" w:hAnsi="Calibri"/>
                <w:color w:val="000000"/>
              </w:rPr>
              <w:t xml:space="preserve"> </w:t>
            </w:r>
            <w:proofErr w:type="spellStart"/>
            <w:r w:rsidRPr="00233D6F">
              <w:rPr>
                <w:rFonts w:ascii="Calibri" w:hAnsi="Calibri"/>
                <w:color w:val="000000"/>
              </w:rPr>
              <w:t>air</w:t>
            </w:r>
            <w:proofErr w:type="spellEnd"/>
            <w:r w:rsidRPr="00233D6F">
              <w:rPr>
                <w:rFonts w:ascii="Calibri" w:hAnsi="Calibri"/>
                <w:color w:val="000000"/>
              </w:rPr>
              <w:t xml:space="preserve"> </w:t>
            </w:r>
            <w:proofErr w:type="spellStart"/>
            <w:r w:rsidRPr="00233D6F">
              <w:rPr>
                <w:rFonts w:ascii="Calibri" w:hAnsi="Calibri"/>
                <w:color w:val="000000"/>
              </w:rPr>
              <w:t>pollution</w:t>
            </w:r>
            <w:proofErr w:type="spellEnd"/>
          </w:p>
        </w:tc>
        <w:tc>
          <w:tcPr>
            <w:tcW w:w="4253" w:type="dxa"/>
            <w:tcBorders>
              <w:top w:val="nil"/>
              <w:left w:val="nil"/>
              <w:bottom w:val="nil"/>
              <w:right w:val="nil"/>
            </w:tcBorders>
            <w:shd w:val="clear" w:color="auto" w:fill="auto"/>
            <w:noWrap/>
          </w:tcPr>
          <w:p w14:paraId="093F4860" w14:textId="1A23CD4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 xml:space="preserve">air,  </w:t>
            </w:r>
            <w:proofErr w:type="spellStart"/>
            <w:r w:rsidRPr="001E7F7C">
              <w:rPr>
                <w:rFonts w:ascii="Calibri" w:hAnsi="Calibri"/>
                <w:color w:val="000000"/>
                <w:lang w:val="en-GB"/>
              </w:rPr>
              <w:t>pollut</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qualiti</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concentr</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exposur</w:t>
            </w:r>
            <w:proofErr w:type="spellEnd"/>
          </w:p>
        </w:tc>
        <w:tc>
          <w:tcPr>
            <w:tcW w:w="1722" w:type="dxa"/>
            <w:tcBorders>
              <w:top w:val="nil"/>
              <w:left w:val="nil"/>
              <w:bottom w:val="nil"/>
              <w:right w:val="nil"/>
            </w:tcBorders>
            <w:shd w:val="clear" w:color="auto" w:fill="auto"/>
            <w:noWrap/>
            <w:hideMark/>
          </w:tcPr>
          <w:p w14:paraId="5BC8391B" w14:textId="41C54775"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3.3</w:t>
            </w:r>
          </w:p>
        </w:tc>
      </w:tr>
      <w:tr w:rsidR="00363E27" w:rsidRPr="00BA457F" w14:paraId="4A1FB439" w14:textId="77777777" w:rsidTr="001E7F7C">
        <w:trPr>
          <w:trHeight w:val="227"/>
        </w:trPr>
        <w:tc>
          <w:tcPr>
            <w:tcW w:w="513" w:type="dxa"/>
            <w:tcBorders>
              <w:top w:val="nil"/>
              <w:left w:val="nil"/>
              <w:bottom w:val="nil"/>
              <w:right w:val="nil"/>
            </w:tcBorders>
            <w:shd w:val="clear" w:color="auto" w:fill="auto"/>
            <w:noWrap/>
            <w:hideMark/>
          </w:tcPr>
          <w:p w14:paraId="5BFAFF31"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15</w:t>
            </w:r>
          </w:p>
        </w:tc>
        <w:tc>
          <w:tcPr>
            <w:tcW w:w="2889" w:type="dxa"/>
            <w:tcBorders>
              <w:top w:val="nil"/>
              <w:left w:val="nil"/>
              <w:bottom w:val="nil"/>
              <w:right w:val="nil"/>
            </w:tcBorders>
            <w:shd w:val="clear" w:color="auto" w:fill="auto"/>
            <w:noWrap/>
            <w:hideMark/>
          </w:tcPr>
          <w:p w14:paraId="471CD52A" w14:textId="3AA8F303" w:rsidR="00363E27" w:rsidRPr="00233D6F" w:rsidRDefault="00363E27" w:rsidP="00363E27">
            <w:pPr>
              <w:spacing w:after="0" w:line="240" w:lineRule="auto"/>
              <w:rPr>
                <w:rFonts w:ascii="Calibri" w:eastAsia="Times New Roman" w:hAnsi="Calibri" w:cs="Times New Roman"/>
                <w:color w:val="000000"/>
                <w:lang w:val="en-GB" w:eastAsia="en-GB"/>
              </w:rPr>
            </w:pPr>
            <w:proofErr w:type="spellStart"/>
            <w:r w:rsidRPr="00233D6F">
              <w:rPr>
                <w:rFonts w:ascii="Calibri" w:hAnsi="Calibri"/>
                <w:color w:val="000000"/>
              </w:rPr>
              <w:t>Waste</w:t>
            </w:r>
            <w:proofErr w:type="spellEnd"/>
            <w:r w:rsidRPr="00233D6F">
              <w:rPr>
                <w:rFonts w:ascii="Calibri" w:hAnsi="Calibri"/>
                <w:color w:val="000000"/>
              </w:rPr>
              <w:t xml:space="preserve"> </w:t>
            </w:r>
            <w:proofErr w:type="spellStart"/>
            <w:r w:rsidRPr="00233D6F">
              <w:rPr>
                <w:rFonts w:ascii="Calibri" w:hAnsi="Calibri"/>
                <w:color w:val="000000"/>
              </w:rPr>
              <w:t>water</w:t>
            </w:r>
            <w:proofErr w:type="spellEnd"/>
          </w:p>
        </w:tc>
        <w:tc>
          <w:tcPr>
            <w:tcW w:w="4253" w:type="dxa"/>
            <w:tcBorders>
              <w:top w:val="nil"/>
              <w:left w:val="nil"/>
              <w:bottom w:val="nil"/>
              <w:right w:val="nil"/>
            </w:tcBorders>
            <w:shd w:val="clear" w:color="auto" w:fill="auto"/>
            <w:noWrap/>
          </w:tcPr>
          <w:p w14:paraId="382A8858" w14:textId="7E7F8683"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 xml:space="preserve">treatment,  </w:t>
            </w:r>
            <w:proofErr w:type="spellStart"/>
            <w:r w:rsidRPr="001E7F7C">
              <w:rPr>
                <w:rFonts w:ascii="Calibri" w:hAnsi="Calibri"/>
                <w:color w:val="000000"/>
                <w:lang w:val="en-GB"/>
              </w:rPr>
              <w:t>wastewat</w:t>
            </w:r>
            <w:proofErr w:type="spellEnd"/>
            <w:r w:rsidRPr="001E7F7C">
              <w:rPr>
                <w:rFonts w:ascii="Calibri" w:hAnsi="Calibri"/>
                <w:color w:val="000000"/>
                <w:lang w:val="en-GB"/>
              </w:rPr>
              <w:t xml:space="preserve">,  plant,  </w:t>
            </w:r>
            <w:proofErr w:type="spellStart"/>
            <w:r w:rsidRPr="001E7F7C">
              <w:rPr>
                <w:rFonts w:ascii="Calibri" w:hAnsi="Calibri"/>
                <w:color w:val="000000"/>
                <w:lang w:val="en-GB"/>
              </w:rPr>
              <w:t>remov</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biolog</w:t>
            </w:r>
            <w:proofErr w:type="spellEnd"/>
          </w:p>
        </w:tc>
        <w:tc>
          <w:tcPr>
            <w:tcW w:w="1722" w:type="dxa"/>
            <w:tcBorders>
              <w:top w:val="nil"/>
              <w:left w:val="nil"/>
              <w:bottom w:val="nil"/>
              <w:right w:val="nil"/>
            </w:tcBorders>
            <w:shd w:val="clear" w:color="auto" w:fill="auto"/>
            <w:noWrap/>
            <w:hideMark/>
          </w:tcPr>
          <w:p w14:paraId="52BD7AE0" w14:textId="418C5E63"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3.2</w:t>
            </w:r>
          </w:p>
        </w:tc>
      </w:tr>
      <w:tr w:rsidR="00363E27" w:rsidRPr="00BA457F" w14:paraId="6E252826" w14:textId="77777777" w:rsidTr="001E7F7C">
        <w:trPr>
          <w:trHeight w:val="227"/>
        </w:trPr>
        <w:tc>
          <w:tcPr>
            <w:tcW w:w="513" w:type="dxa"/>
            <w:tcBorders>
              <w:top w:val="nil"/>
              <w:left w:val="nil"/>
              <w:bottom w:val="nil"/>
              <w:right w:val="nil"/>
            </w:tcBorders>
            <w:shd w:val="clear" w:color="auto" w:fill="auto"/>
            <w:noWrap/>
            <w:hideMark/>
          </w:tcPr>
          <w:p w14:paraId="3D51C82C"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16</w:t>
            </w:r>
          </w:p>
        </w:tc>
        <w:tc>
          <w:tcPr>
            <w:tcW w:w="2889" w:type="dxa"/>
            <w:tcBorders>
              <w:top w:val="nil"/>
              <w:left w:val="nil"/>
              <w:bottom w:val="nil"/>
              <w:right w:val="nil"/>
            </w:tcBorders>
            <w:shd w:val="clear" w:color="auto" w:fill="auto"/>
            <w:noWrap/>
            <w:hideMark/>
          </w:tcPr>
          <w:p w14:paraId="0579152F" w14:textId="4B9388B7" w:rsidR="00363E27" w:rsidRPr="00233D6F" w:rsidRDefault="00363E27" w:rsidP="00363E27">
            <w:pPr>
              <w:spacing w:after="0" w:line="240" w:lineRule="auto"/>
              <w:rPr>
                <w:rFonts w:ascii="Calibri" w:eastAsia="Times New Roman" w:hAnsi="Calibri" w:cs="Times New Roman"/>
                <w:color w:val="000000"/>
                <w:lang w:val="en-GB" w:eastAsia="en-GB"/>
              </w:rPr>
            </w:pPr>
            <w:proofErr w:type="spellStart"/>
            <w:r w:rsidRPr="00233D6F">
              <w:rPr>
                <w:rFonts w:ascii="Calibri" w:hAnsi="Calibri"/>
                <w:color w:val="000000"/>
              </w:rPr>
              <w:t>Rail</w:t>
            </w:r>
            <w:proofErr w:type="spellEnd"/>
            <w:r w:rsidRPr="00233D6F">
              <w:rPr>
                <w:rFonts w:ascii="Calibri" w:hAnsi="Calibri"/>
                <w:color w:val="000000"/>
              </w:rPr>
              <w:t xml:space="preserve"> </w:t>
            </w:r>
            <w:proofErr w:type="spellStart"/>
            <w:r w:rsidRPr="00233D6F">
              <w:rPr>
                <w:rFonts w:ascii="Calibri" w:hAnsi="Calibri"/>
                <w:color w:val="000000"/>
              </w:rPr>
              <w:t>transit</w:t>
            </w:r>
            <w:proofErr w:type="spellEnd"/>
          </w:p>
        </w:tc>
        <w:tc>
          <w:tcPr>
            <w:tcW w:w="4253" w:type="dxa"/>
            <w:tcBorders>
              <w:top w:val="nil"/>
              <w:left w:val="nil"/>
              <w:bottom w:val="nil"/>
              <w:right w:val="nil"/>
            </w:tcBorders>
            <w:shd w:val="clear" w:color="auto" w:fill="auto"/>
            <w:noWrap/>
          </w:tcPr>
          <w:p w14:paraId="112E4D58" w14:textId="75F0A22E"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transit,  rail,  station,  ridership,  system</w:t>
            </w:r>
          </w:p>
        </w:tc>
        <w:tc>
          <w:tcPr>
            <w:tcW w:w="1722" w:type="dxa"/>
            <w:tcBorders>
              <w:top w:val="nil"/>
              <w:left w:val="nil"/>
              <w:bottom w:val="nil"/>
              <w:right w:val="nil"/>
            </w:tcBorders>
            <w:shd w:val="clear" w:color="auto" w:fill="auto"/>
            <w:noWrap/>
            <w:hideMark/>
          </w:tcPr>
          <w:p w14:paraId="3859F552" w14:textId="011EF2F9"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3.2</w:t>
            </w:r>
          </w:p>
        </w:tc>
      </w:tr>
      <w:tr w:rsidR="00363E27" w:rsidRPr="00BA457F" w14:paraId="3125B2DD" w14:textId="77777777" w:rsidTr="001E7F7C">
        <w:trPr>
          <w:trHeight w:val="227"/>
        </w:trPr>
        <w:tc>
          <w:tcPr>
            <w:tcW w:w="513" w:type="dxa"/>
            <w:tcBorders>
              <w:top w:val="nil"/>
              <w:left w:val="nil"/>
              <w:bottom w:val="nil"/>
              <w:right w:val="nil"/>
            </w:tcBorders>
            <w:shd w:val="clear" w:color="auto" w:fill="auto"/>
            <w:noWrap/>
            <w:hideMark/>
          </w:tcPr>
          <w:p w14:paraId="22822015"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17</w:t>
            </w:r>
          </w:p>
        </w:tc>
        <w:tc>
          <w:tcPr>
            <w:tcW w:w="2889" w:type="dxa"/>
            <w:tcBorders>
              <w:top w:val="nil"/>
              <w:left w:val="nil"/>
              <w:bottom w:val="nil"/>
              <w:right w:val="nil"/>
            </w:tcBorders>
            <w:shd w:val="clear" w:color="auto" w:fill="auto"/>
            <w:noWrap/>
            <w:hideMark/>
          </w:tcPr>
          <w:p w14:paraId="75159D38" w14:textId="316D53DE" w:rsidR="00363E27" w:rsidRPr="00233D6F" w:rsidRDefault="00363E27" w:rsidP="00363E27">
            <w:pPr>
              <w:spacing w:after="0" w:line="240" w:lineRule="auto"/>
              <w:rPr>
                <w:rFonts w:ascii="Calibri" w:eastAsia="Times New Roman" w:hAnsi="Calibri" w:cs="Times New Roman"/>
                <w:color w:val="000000"/>
                <w:lang w:val="en-GB" w:eastAsia="en-GB"/>
              </w:rPr>
            </w:pPr>
            <w:proofErr w:type="spellStart"/>
            <w:r w:rsidRPr="00233D6F">
              <w:rPr>
                <w:rFonts w:ascii="Calibri" w:hAnsi="Calibri"/>
                <w:color w:val="000000"/>
              </w:rPr>
              <w:t>Policy</w:t>
            </w:r>
            <w:proofErr w:type="spellEnd"/>
            <w:r w:rsidRPr="00233D6F">
              <w:rPr>
                <w:rFonts w:ascii="Calibri" w:hAnsi="Calibri"/>
                <w:color w:val="000000"/>
              </w:rPr>
              <w:t xml:space="preserve"> </w:t>
            </w:r>
            <w:proofErr w:type="spellStart"/>
            <w:r w:rsidRPr="00233D6F">
              <w:rPr>
                <w:rFonts w:ascii="Calibri" w:hAnsi="Calibri"/>
                <w:color w:val="000000"/>
              </w:rPr>
              <w:t>instruments</w:t>
            </w:r>
            <w:proofErr w:type="spellEnd"/>
          </w:p>
        </w:tc>
        <w:tc>
          <w:tcPr>
            <w:tcW w:w="4253" w:type="dxa"/>
            <w:tcBorders>
              <w:top w:val="nil"/>
              <w:left w:val="nil"/>
              <w:bottom w:val="nil"/>
              <w:right w:val="nil"/>
            </w:tcBorders>
            <w:shd w:val="clear" w:color="auto" w:fill="auto"/>
            <w:noWrap/>
          </w:tcPr>
          <w:p w14:paraId="593D5425" w14:textId="4A374394"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lang w:val="en-GB"/>
              </w:rPr>
              <w:t>polici</w:t>
            </w:r>
            <w:proofErr w:type="spellEnd"/>
            <w:r w:rsidRPr="001E7F7C">
              <w:rPr>
                <w:rFonts w:ascii="Calibri" w:hAnsi="Calibri"/>
                <w:color w:val="000000"/>
                <w:lang w:val="en-GB"/>
              </w:rPr>
              <w:t>,  instrument,  effect,  local,  implement</w:t>
            </w:r>
          </w:p>
        </w:tc>
        <w:tc>
          <w:tcPr>
            <w:tcW w:w="1722" w:type="dxa"/>
            <w:tcBorders>
              <w:top w:val="nil"/>
              <w:left w:val="nil"/>
              <w:bottom w:val="nil"/>
              <w:right w:val="nil"/>
            </w:tcBorders>
            <w:shd w:val="clear" w:color="auto" w:fill="auto"/>
            <w:noWrap/>
            <w:hideMark/>
          </w:tcPr>
          <w:p w14:paraId="20D1F160" w14:textId="36C6D8D8"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3.1</w:t>
            </w:r>
          </w:p>
        </w:tc>
      </w:tr>
      <w:tr w:rsidR="00363E27" w:rsidRPr="00BA457F" w14:paraId="6D0677F5" w14:textId="77777777" w:rsidTr="001E7F7C">
        <w:trPr>
          <w:trHeight w:val="227"/>
        </w:trPr>
        <w:tc>
          <w:tcPr>
            <w:tcW w:w="513" w:type="dxa"/>
            <w:tcBorders>
              <w:top w:val="nil"/>
              <w:left w:val="nil"/>
              <w:bottom w:val="nil"/>
              <w:right w:val="nil"/>
            </w:tcBorders>
            <w:shd w:val="clear" w:color="auto" w:fill="auto"/>
            <w:noWrap/>
            <w:hideMark/>
          </w:tcPr>
          <w:p w14:paraId="0E4B8A9A"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18</w:t>
            </w:r>
          </w:p>
        </w:tc>
        <w:tc>
          <w:tcPr>
            <w:tcW w:w="2889" w:type="dxa"/>
            <w:tcBorders>
              <w:top w:val="nil"/>
              <w:left w:val="nil"/>
              <w:bottom w:val="nil"/>
              <w:right w:val="nil"/>
            </w:tcBorders>
            <w:shd w:val="clear" w:color="auto" w:fill="auto"/>
            <w:noWrap/>
            <w:hideMark/>
          </w:tcPr>
          <w:p w14:paraId="0310DFE9" w14:textId="28A715C9" w:rsidR="00363E27" w:rsidRPr="00763041" w:rsidRDefault="00363E27" w:rsidP="00363E27">
            <w:pPr>
              <w:spacing w:after="0" w:line="240" w:lineRule="auto"/>
              <w:rPr>
                <w:rFonts w:ascii="Calibri" w:eastAsia="Times New Roman" w:hAnsi="Calibri" w:cs="Times New Roman"/>
                <w:color w:val="000000"/>
                <w:lang w:val="en-GB" w:eastAsia="en-GB"/>
              </w:rPr>
            </w:pPr>
            <w:proofErr w:type="spellStart"/>
            <w:r w:rsidRPr="00763041">
              <w:rPr>
                <w:rFonts w:ascii="Calibri" w:hAnsi="Calibri"/>
                <w:color w:val="000000"/>
              </w:rPr>
              <w:t>Climate</w:t>
            </w:r>
            <w:proofErr w:type="spellEnd"/>
            <w:r w:rsidRPr="00763041">
              <w:rPr>
                <w:rFonts w:ascii="Calibri" w:hAnsi="Calibri"/>
                <w:color w:val="000000"/>
              </w:rPr>
              <w:t xml:space="preserve"> </w:t>
            </w:r>
            <w:proofErr w:type="spellStart"/>
            <w:r w:rsidRPr="00763041">
              <w:rPr>
                <w:rFonts w:ascii="Calibri" w:hAnsi="Calibri"/>
                <w:color w:val="000000"/>
              </w:rPr>
              <w:t>change</w:t>
            </w:r>
            <w:proofErr w:type="spellEnd"/>
            <w:r w:rsidRPr="00763041">
              <w:rPr>
                <w:rFonts w:ascii="Calibri" w:hAnsi="Calibri"/>
                <w:color w:val="000000"/>
              </w:rPr>
              <w:t xml:space="preserve"> </w:t>
            </w:r>
            <w:proofErr w:type="spellStart"/>
            <w:r w:rsidRPr="00763041">
              <w:rPr>
                <w:rFonts w:ascii="Calibri" w:hAnsi="Calibri"/>
                <w:color w:val="000000"/>
              </w:rPr>
              <w:t>mitigation</w:t>
            </w:r>
            <w:proofErr w:type="spellEnd"/>
          </w:p>
        </w:tc>
        <w:tc>
          <w:tcPr>
            <w:tcW w:w="4253" w:type="dxa"/>
            <w:tcBorders>
              <w:top w:val="nil"/>
              <w:left w:val="nil"/>
              <w:bottom w:val="nil"/>
              <w:right w:val="nil"/>
            </w:tcBorders>
            <w:shd w:val="clear" w:color="auto" w:fill="auto"/>
            <w:noWrap/>
          </w:tcPr>
          <w:p w14:paraId="396A9655" w14:textId="2CFB93B7"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lang w:val="en-GB"/>
              </w:rPr>
              <w:t>climat</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chang</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mitig</w:t>
            </w:r>
            <w:proofErr w:type="spellEnd"/>
            <w:r w:rsidRPr="001E7F7C">
              <w:rPr>
                <w:rFonts w:ascii="Calibri" w:hAnsi="Calibri"/>
                <w:color w:val="000000"/>
                <w:lang w:val="en-GB"/>
              </w:rPr>
              <w:t>,  local,  govern</w:t>
            </w:r>
          </w:p>
        </w:tc>
        <w:tc>
          <w:tcPr>
            <w:tcW w:w="1722" w:type="dxa"/>
            <w:tcBorders>
              <w:top w:val="nil"/>
              <w:left w:val="nil"/>
              <w:bottom w:val="nil"/>
              <w:right w:val="nil"/>
            </w:tcBorders>
            <w:shd w:val="clear" w:color="auto" w:fill="auto"/>
            <w:noWrap/>
            <w:hideMark/>
          </w:tcPr>
          <w:p w14:paraId="4916068F" w14:textId="2C8DDB93"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2.9</w:t>
            </w:r>
          </w:p>
        </w:tc>
      </w:tr>
      <w:tr w:rsidR="00363E27" w:rsidRPr="00BA457F" w14:paraId="1B053D94" w14:textId="77777777" w:rsidTr="001E7F7C">
        <w:trPr>
          <w:trHeight w:val="227"/>
        </w:trPr>
        <w:tc>
          <w:tcPr>
            <w:tcW w:w="513" w:type="dxa"/>
            <w:tcBorders>
              <w:top w:val="nil"/>
              <w:left w:val="nil"/>
              <w:bottom w:val="nil"/>
              <w:right w:val="nil"/>
            </w:tcBorders>
            <w:shd w:val="clear" w:color="auto" w:fill="auto"/>
            <w:noWrap/>
            <w:hideMark/>
          </w:tcPr>
          <w:p w14:paraId="2C34F44E"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19</w:t>
            </w:r>
          </w:p>
        </w:tc>
        <w:tc>
          <w:tcPr>
            <w:tcW w:w="2889" w:type="dxa"/>
            <w:tcBorders>
              <w:top w:val="nil"/>
              <w:left w:val="nil"/>
              <w:bottom w:val="nil"/>
              <w:right w:val="nil"/>
            </w:tcBorders>
            <w:shd w:val="clear" w:color="auto" w:fill="auto"/>
            <w:noWrap/>
            <w:hideMark/>
          </w:tcPr>
          <w:p w14:paraId="068D2962" w14:textId="3E9F730D" w:rsidR="00363E27" w:rsidRPr="00763041" w:rsidRDefault="00363E27" w:rsidP="00363E27">
            <w:pPr>
              <w:spacing w:after="0" w:line="240" w:lineRule="auto"/>
              <w:rPr>
                <w:rFonts w:ascii="Calibri" w:eastAsia="Times New Roman" w:hAnsi="Calibri" w:cs="Times New Roman"/>
                <w:color w:val="000000"/>
                <w:lang w:val="en-GB" w:eastAsia="en-GB"/>
              </w:rPr>
            </w:pPr>
            <w:r w:rsidRPr="00763041">
              <w:rPr>
                <w:rFonts w:ascii="Calibri" w:hAnsi="Calibri"/>
                <w:color w:val="000000"/>
              </w:rPr>
              <w:t xml:space="preserve">Car </w:t>
            </w:r>
            <w:proofErr w:type="spellStart"/>
            <w:r w:rsidRPr="00763041">
              <w:rPr>
                <w:rFonts w:ascii="Calibri" w:hAnsi="Calibri"/>
                <w:color w:val="000000"/>
              </w:rPr>
              <w:t>parking</w:t>
            </w:r>
            <w:proofErr w:type="spellEnd"/>
          </w:p>
        </w:tc>
        <w:tc>
          <w:tcPr>
            <w:tcW w:w="4253" w:type="dxa"/>
            <w:tcBorders>
              <w:top w:val="nil"/>
              <w:left w:val="nil"/>
              <w:bottom w:val="nil"/>
              <w:right w:val="nil"/>
            </w:tcBorders>
            <w:shd w:val="clear" w:color="auto" w:fill="auto"/>
            <w:noWrap/>
          </w:tcPr>
          <w:p w14:paraId="70794E4B" w14:textId="060D875A"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park,  space,  price,  car,  lot</w:t>
            </w:r>
          </w:p>
        </w:tc>
        <w:tc>
          <w:tcPr>
            <w:tcW w:w="1722" w:type="dxa"/>
            <w:tcBorders>
              <w:top w:val="nil"/>
              <w:left w:val="nil"/>
              <w:bottom w:val="nil"/>
              <w:right w:val="nil"/>
            </w:tcBorders>
            <w:shd w:val="clear" w:color="auto" w:fill="auto"/>
            <w:noWrap/>
            <w:hideMark/>
          </w:tcPr>
          <w:p w14:paraId="78BD8E33" w14:textId="4E094CC2"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2.7</w:t>
            </w:r>
          </w:p>
        </w:tc>
      </w:tr>
      <w:tr w:rsidR="00363E27" w:rsidRPr="00BA457F" w14:paraId="643D6DF0" w14:textId="77777777" w:rsidTr="001E7F7C">
        <w:trPr>
          <w:trHeight w:val="227"/>
        </w:trPr>
        <w:tc>
          <w:tcPr>
            <w:tcW w:w="513" w:type="dxa"/>
            <w:tcBorders>
              <w:top w:val="nil"/>
              <w:left w:val="nil"/>
              <w:bottom w:val="nil"/>
              <w:right w:val="nil"/>
            </w:tcBorders>
            <w:shd w:val="clear" w:color="auto" w:fill="auto"/>
            <w:noWrap/>
            <w:hideMark/>
          </w:tcPr>
          <w:p w14:paraId="331824C4"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20</w:t>
            </w:r>
          </w:p>
        </w:tc>
        <w:tc>
          <w:tcPr>
            <w:tcW w:w="2889" w:type="dxa"/>
            <w:tcBorders>
              <w:top w:val="nil"/>
              <w:left w:val="nil"/>
              <w:bottom w:val="nil"/>
              <w:right w:val="nil"/>
            </w:tcBorders>
            <w:shd w:val="clear" w:color="auto" w:fill="auto"/>
            <w:noWrap/>
            <w:hideMark/>
          </w:tcPr>
          <w:p w14:paraId="4047506A" w14:textId="27CAE97C" w:rsidR="00363E27" w:rsidRPr="00763041" w:rsidRDefault="0053492E" w:rsidP="00363E27">
            <w:pPr>
              <w:spacing w:after="0" w:line="240" w:lineRule="auto"/>
              <w:rPr>
                <w:rFonts w:ascii="Calibri" w:eastAsia="Times New Roman" w:hAnsi="Calibri" w:cs="Times New Roman"/>
                <w:color w:val="000000"/>
                <w:lang w:val="en-GB" w:eastAsia="en-GB"/>
              </w:rPr>
            </w:pPr>
            <w:proofErr w:type="spellStart"/>
            <w:r w:rsidRPr="00763041">
              <w:rPr>
                <w:rFonts w:ascii="Calibri" w:hAnsi="Calibri"/>
                <w:color w:val="000000"/>
              </w:rPr>
              <w:t>Household</w:t>
            </w:r>
            <w:proofErr w:type="spellEnd"/>
            <w:r w:rsidRPr="00763041">
              <w:rPr>
                <w:rFonts w:ascii="Calibri" w:hAnsi="Calibri"/>
                <w:color w:val="000000"/>
              </w:rPr>
              <w:t xml:space="preserve"> </w:t>
            </w:r>
            <w:proofErr w:type="spellStart"/>
            <w:r w:rsidRPr="00763041">
              <w:rPr>
                <w:rFonts w:ascii="Calibri" w:hAnsi="Calibri"/>
                <w:color w:val="000000"/>
              </w:rPr>
              <w:t>r</w:t>
            </w:r>
            <w:r w:rsidR="00363E27" w:rsidRPr="00763041">
              <w:rPr>
                <w:rFonts w:ascii="Calibri" w:hAnsi="Calibri"/>
                <w:color w:val="000000"/>
              </w:rPr>
              <w:t>ecycling</w:t>
            </w:r>
            <w:proofErr w:type="spellEnd"/>
          </w:p>
        </w:tc>
        <w:tc>
          <w:tcPr>
            <w:tcW w:w="4253" w:type="dxa"/>
            <w:tcBorders>
              <w:top w:val="nil"/>
              <w:left w:val="nil"/>
              <w:bottom w:val="nil"/>
              <w:right w:val="nil"/>
            </w:tcBorders>
            <w:shd w:val="clear" w:color="auto" w:fill="auto"/>
            <w:noWrap/>
          </w:tcPr>
          <w:p w14:paraId="0AE4CADA" w14:textId="330EB792"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lang w:val="en-GB"/>
              </w:rPr>
              <w:t>recycl</w:t>
            </w:r>
            <w:proofErr w:type="spellEnd"/>
            <w:r w:rsidRPr="001E7F7C">
              <w:rPr>
                <w:rFonts w:ascii="Calibri" w:hAnsi="Calibri"/>
                <w:color w:val="000000"/>
                <w:lang w:val="en-GB"/>
              </w:rPr>
              <w:t xml:space="preserve">,  household,  collect,  program,  </w:t>
            </w:r>
            <w:proofErr w:type="spellStart"/>
            <w:r w:rsidRPr="001E7F7C">
              <w:rPr>
                <w:rFonts w:ascii="Calibri" w:hAnsi="Calibri"/>
                <w:color w:val="000000"/>
                <w:lang w:val="en-GB"/>
              </w:rPr>
              <w:t>materi</w:t>
            </w:r>
            <w:proofErr w:type="spellEnd"/>
          </w:p>
        </w:tc>
        <w:tc>
          <w:tcPr>
            <w:tcW w:w="1722" w:type="dxa"/>
            <w:tcBorders>
              <w:top w:val="nil"/>
              <w:left w:val="nil"/>
              <w:bottom w:val="nil"/>
              <w:right w:val="nil"/>
            </w:tcBorders>
            <w:shd w:val="clear" w:color="auto" w:fill="auto"/>
            <w:noWrap/>
            <w:hideMark/>
          </w:tcPr>
          <w:p w14:paraId="0646C698" w14:textId="169B9DC1"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2.7</w:t>
            </w:r>
          </w:p>
        </w:tc>
      </w:tr>
      <w:tr w:rsidR="00363E27" w:rsidRPr="00BA457F" w14:paraId="6A0AE53E" w14:textId="77777777" w:rsidTr="001E7F7C">
        <w:trPr>
          <w:trHeight w:val="227"/>
        </w:trPr>
        <w:tc>
          <w:tcPr>
            <w:tcW w:w="513" w:type="dxa"/>
            <w:tcBorders>
              <w:top w:val="nil"/>
              <w:left w:val="nil"/>
              <w:bottom w:val="nil"/>
              <w:right w:val="nil"/>
            </w:tcBorders>
            <w:shd w:val="clear" w:color="auto" w:fill="auto"/>
            <w:noWrap/>
            <w:hideMark/>
          </w:tcPr>
          <w:p w14:paraId="23AF7D49"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21</w:t>
            </w:r>
          </w:p>
        </w:tc>
        <w:tc>
          <w:tcPr>
            <w:tcW w:w="2889" w:type="dxa"/>
            <w:tcBorders>
              <w:top w:val="nil"/>
              <w:left w:val="nil"/>
              <w:bottom w:val="nil"/>
              <w:right w:val="nil"/>
            </w:tcBorders>
            <w:shd w:val="clear" w:color="auto" w:fill="auto"/>
            <w:noWrap/>
            <w:hideMark/>
          </w:tcPr>
          <w:p w14:paraId="1E661EFB" w14:textId="0F749229" w:rsidR="00363E27" w:rsidRPr="00763041" w:rsidRDefault="00363E27" w:rsidP="00363E27">
            <w:pPr>
              <w:spacing w:after="0" w:line="240" w:lineRule="auto"/>
              <w:rPr>
                <w:rFonts w:ascii="Calibri" w:eastAsia="Times New Roman" w:hAnsi="Calibri" w:cs="Times New Roman"/>
                <w:color w:val="000000"/>
                <w:lang w:val="en-GB" w:eastAsia="en-GB"/>
              </w:rPr>
            </w:pPr>
            <w:r w:rsidRPr="00763041">
              <w:rPr>
                <w:rFonts w:ascii="Calibri" w:hAnsi="Calibri"/>
                <w:color w:val="000000"/>
              </w:rPr>
              <w:t xml:space="preserve">Green </w:t>
            </w:r>
            <w:proofErr w:type="spellStart"/>
            <w:r w:rsidR="0085523F" w:rsidRPr="00763041">
              <w:rPr>
                <w:rFonts w:ascii="Calibri" w:hAnsi="Calibri"/>
                <w:color w:val="000000"/>
              </w:rPr>
              <w:t>buildings</w:t>
            </w:r>
            <w:proofErr w:type="spellEnd"/>
            <w:r w:rsidR="0085523F" w:rsidRPr="00763041">
              <w:rPr>
                <w:rFonts w:ascii="Calibri" w:hAnsi="Calibri"/>
                <w:color w:val="000000"/>
              </w:rPr>
              <w:t xml:space="preserve"> </w:t>
            </w:r>
            <w:proofErr w:type="spellStart"/>
            <w:r w:rsidR="0085523F" w:rsidRPr="00763041">
              <w:rPr>
                <w:rFonts w:ascii="Calibri" w:hAnsi="Calibri"/>
                <w:color w:val="000000"/>
              </w:rPr>
              <w:t>and</w:t>
            </w:r>
            <w:proofErr w:type="spellEnd"/>
            <w:r w:rsidR="0085523F" w:rsidRPr="00763041">
              <w:rPr>
                <w:rFonts w:ascii="Calibri" w:hAnsi="Calibri"/>
                <w:color w:val="000000"/>
              </w:rPr>
              <w:t xml:space="preserve"> </w:t>
            </w:r>
            <w:proofErr w:type="spellStart"/>
            <w:r w:rsidRPr="00763041">
              <w:rPr>
                <w:rFonts w:ascii="Calibri" w:hAnsi="Calibri"/>
                <w:color w:val="000000"/>
              </w:rPr>
              <w:t>infrastructure</w:t>
            </w:r>
            <w:proofErr w:type="spellEnd"/>
          </w:p>
        </w:tc>
        <w:tc>
          <w:tcPr>
            <w:tcW w:w="4253" w:type="dxa"/>
            <w:tcBorders>
              <w:top w:val="nil"/>
              <w:left w:val="nil"/>
              <w:bottom w:val="nil"/>
              <w:right w:val="nil"/>
            </w:tcBorders>
            <w:shd w:val="clear" w:color="auto" w:fill="auto"/>
            <w:noWrap/>
          </w:tcPr>
          <w:p w14:paraId="4EBF4545" w14:textId="5314D4F9"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 xml:space="preserve">green,  build,  roof,  </w:t>
            </w:r>
            <w:proofErr w:type="spellStart"/>
            <w:r w:rsidRPr="001E7F7C">
              <w:rPr>
                <w:rFonts w:ascii="Calibri" w:hAnsi="Calibri"/>
                <w:color w:val="000000"/>
                <w:lang w:val="en-GB"/>
              </w:rPr>
              <w:t>infrastructur</w:t>
            </w:r>
            <w:proofErr w:type="spellEnd"/>
            <w:r w:rsidRPr="001E7F7C">
              <w:rPr>
                <w:rFonts w:ascii="Calibri" w:hAnsi="Calibri"/>
                <w:color w:val="000000"/>
                <w:lang w:val="en-GB"/>
              </w:rPr>
              <w:t>,  ecosystem</w:t>
            </w:r>
          </w:p>
        </w:tc>
        <w:tc>
          <w:tcPr>
            <w:tcW w:w="1722" w:type="dxa"/>
            <w:tcBorders>
              <w:top w:val="nil"/>
              <w:left w:val="nil"/>
              <w:bottom w:val="nil"/>
              <w:right w:val="nil"/>
            </w:tcBorders>
            <w:shd w:val="clear" w:color="auto" w:fill="auto"/>
            <w:noWrap/>
            <w:hideMark/>
          </w:tcPr>
          <w:p w14:paraId="1AD149DA" w14:textId="36BC67A9"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2.2</w:t>
            </w:r>
          </w:p>
        </w:tc>
      </w:tr>
      <w:tr w:rsidR="00363E27" w:rsidRPr="00BA457F" w14:paraId="63EE8846" w14:textId="77777777" w:rsidTr="001E7F7C">
        <w:trPr>
          <w:trHeight w:val="227"/>
        </w:trPr>
        <w:tc>
          <w:tcPr>
            <w:tcW w:w="513" w:type="dxa"/>
            <w:tcBorders>
              <w:top w:val="nil"/>
              <w:left w:val="nil"/>
              <w:bottom w:val="nil"/>
              <w:right w:val="nil"/>
            </w:tcBorders>
            <w:shd w:val="clear" w:color="auto" w:fill="auto"/>
            <w:noWrap/>
            <w:hideMark/>
          </w:tcPr>
          <w:p w14:paraId="3F096C71"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22</w:t>
            </w:r>
          </w:p>
        </w:tc>
        <w:tc>
          <w:tcPr>
            <w:tcW w:w="2889" w:type="dxa"/>
            <w:tcBorders>
              <w:top w:val="nil"/>
              <w:left w:val="nil"/>
              <w:bottom w:val="nil"/>
              <w:right w:val="nil"/>
            </w:tcBorders>
            <w:shd w:val="clear" w:color="auto" w:fill="auto"/>
            <w:noWrap/>
            <w:hideMark/>
          </w:tcPr>
          <w:p w14:paraId="6791FA9F" w14:textId="0D7D48C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 xml:space="preserve">Road </w:t>
            </w:r>
            <w:proofErr w:type="spellStart"/>
            <w:r w:rsidRPr="001E7F7C">
              <w:rPr>
                <w:rFonts w:ascii="Calibri" w:hAnsi="Calibri"/>
                <w:color w:val="000000"/>
              </w:rPr>
              <w:t>tolls</w:t>
            </w:r>
            <w:proofErr w:type="spellEnd"/>
          </w:p>
        </w:tc>
        <w:tc>
          <w:tcPr>
            <w:tcW w:w="4253" w:type="dxa"/>
            <w:tcBorders>
              <w:top w:val="nil"/>
              <w:left w:val="nil"/>
              <w:bottom w:val="nil"/>
              <w:right w:val="nil"/>
            </w:tcBorders>
            <w:shd w:val="clear" w:color="auto" w:fill="auto"/>
            <w:noWrap/>
          </w:tcPr>
          <w:p w14:paraId="6648A237" w14:textId="1A5D3D1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 xml:space="preserve">toll,  lane,  link,  </w:t>
            </w:r>
            <w:proofErr w:type="spellStart"/>
            <w:r w:rsidRPr="001E7F7C">
              <w:rPr>
                <w:rFonts w:ascii="Calibri" w:hAnsi="Calibri"/>
                <w:color w:val="000000"/>
                <w:lang w:val="en-GB"/>
              </w:rPr>
              <w:t>revenu</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optim</w:t>
            </w:r>
            <w:proofErr w:type="spellEnd"/>
          </w:p>
        </w:tc>
        <w:tc>
          <w:tcPr>
            <w:tcW w:w="1722" w:type="dxa"/>
            <w:tcBorders>
              <w:top w:val="nil"/>
              <w:left w:val="nil"/>
              <w:bottom w:val="nil"/>
              <w:right w:val="nil"/>
            </w:tcBorders>
            <w:shd w:val="clear" w:color="auto" w:fill="auto"/>
            <w:noWrap/>
            <w:hideMark/>
          </w:tcPr>
          <w:p w14:paraId="0B840CDF" w14:textId="53F951FE"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2.1</w:t>
            </w:r>
          </w:p>
        </w:tc>
      </w:tr>
      <w:tr w:rsidR="00363E27" w:rsidRPr="00BA457F" w14:paraId="0A8D3D84" w14:textId="77777777" w:rsidTr="001E7F7C">
        <w:trPr>
          <w:trHeight w:val="227"/>
        </w:trPr>
        <w:tc>
          <w:tcPr>
            <w:tcW w:w="513" w:type="dxa"/>
            <w:tcBorders>
              <w:top w:val="nil"/>
              <w:left w:val="nil"/>
              <w:bottom w:val="nil"/>
              <w:right w:val="nil"/>
            </w:tcBorders>
            <w:shd w:val="clear" w:color="auto" w:fill="auto"/>
            <w:noWrap/>
            <w:hideMark/>
          </w:tcPr>
          <w:p w14:paraId="50EEC749"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23</w:t>
            </w:r>
          </w:p>
        </w:tc>
        <w:tc>
          <w:tcPr>
            <w:tcW w:w="2889" w:type="dxa"/>
            <w:tcBorders>
              <w:top w:val="nil"/>
              <w:left w:val="nil"/>
              <w:bottom w:val="nil"/>
              <w:right w:val="nil"/>
            </w:tcBorders>
            <w:shd w:val="clear" w:color="auto" w:fill="auto"/>
            <w:noWrap/>
            <w:hideMark/>
          </w:tcPr>
          <w:p w14:paraId="73601DE6" w14:textId="79E8248F"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 xml:space="preserve">Building </w:t>
            </w:r>
            <w:proofErr w:type="spellStart"/>
            <w:r w:rsidRPr="001E7F7C">
              <w:rPr>
                <w:rFonts w:ascii="Calibri" w:hAnsi="Calibri"/>
                <w:color w:val="000000"/>
              </w:rPr>
              <w:t>water</w:t>
            </w:r>
            <w:proofErr w:type="spellEnd"/>
            <w:r w:rsidRPr="001E7F7C">
              <w:rPr>
                <w:rFonts w:ascii="Calibri" w:hAnsi="Calibri"/>
                <w:color w:val="000000"/>
              </w:rPr>
              <w:t xml:space="preserve"> </w:t>
            </w:r>
            <w:proofErr w:type="spellStart"/>
            <w:r w:rsidRPr="001E7F7C">
              <w:rPr>
                <w:rFonts w:ascii="Calibri" w:hAnsi="Calibri"/>
                <w:color w:val="000000"/>
              </w:rPr>
              <w:t>use</w:t>
            </w:r>
            <w:proofErr w:type="spellEnd"/>
          </w:p>
        </w:tc>
        <w:tc>
          <w:tcPr>
            <w:tcW w:w="4253" w:type="dxa"/>
            <w:tcBorders>
              <w:top w:val="nil"/>
              <w:left w:val="nil"/>
              <w:bottom w:val="nil"/>
              <w:right w:val="nil"/>
            </w:tcBorders>
            <w:shd w:val="clear" w:color="auto" w:fill="auto"/>
            <w:noWrap/>
          </w:tcPr>
          <w:p w14:paraId="4967ED5A" w14:textId="59CF6D18"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 xml:space="preserve">water,  heat,  </w:t>
            </w:r>
            <w:proofErr w:type="spellStart"/>
            <w:r w:rsidRPr="001E7F7C">
              <w:rPr>
                <w:rFonts w:ascii="Calibri" w:hAnsi="Calibri"/>
                <w:color w:val="000000"/>
                <w:lang w:val="en-GB"/>
              </w:rPr>
              <w:t>suppli</w:t>
            </w:r>
            <w:proofErr w:type="spellEnd"/>
            <w:r w:rsidRPr="001E7F7C">
              <w:rPr>
                <w:rFonts w:ascii="Calibri" w:hAnsi="Calibri"/>
                <w:color w:val="000000"/>
                <w:lang w:val="en-GB"/>
              </w:rPr>
              <w:t>,  pump,  system</w:t>
            </w:r>
          </w:p>
        </w:tc>
        <w:tc>
          <w:tcPr>
            <w:tcW w:w="1722" w:type="dxa"/>
            <w:tcBorders>
              <w:top w:val="nil"/>
              <w:left w:val="nil"/>
              <w:bottom w:val="nil"/>
              <w:right w:val="nil"/>
            </w:tcBorders>
            <w:shd w:val="clear" w:color="auto" w:fill="auto"/>
            <w:noWrap/>
            <w:hideMark/>
          </w:tcPr>
          <w:p w14:paraId="330965A5" w14:textId="21DEA169"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w:t>
            </w:r>
            <w:r w:rsidR="001E7F7C" w:rsidRPr="001E7F7C">
              <w:rPr>
                <w:rFonts w:ascii="Calibri" w:hAnsi="Calibri"/>
                <w:color w:val="000000"/>
              </w:rPr>
              <w:t>.0</w:t>
            </w:r>
          </w:p>
        </w:tc>
      </w:tr>
      <w:tr w:rsidR="00363E27" w:rsidRPr="00BA457F" w14:paraId="79D8283C" w14:textId="77777777" w:rsidTr="001E7F7C">
        <w:trPr>
          <w:trHeight w:val="227"/>
        </w:trPr>
        <w:tc>
          <w:tcPr>
            <w:tcW w:w="513" w:type="dxa"/>
            <w:tcBorders>
              <w:top w:val="nil"/>
              <w:left w:val="nil"/>
              <w:right w:val="nil"/>
            </w:tcBorders>
            <w:shd w:val="clear" w:color="auto" w:fill="auto"/>
            <w:noWrap/>
            <w:hideMark/>
          </w:tcPr>
          <w:p w14:paraId="677DAADF"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24</w:t>
            </w:r>
          </w:p>
        </w:tc>
        <w:tc>
          <w:tcPr>
            <w:tcW w:w="2889" w:type="dxa"/>
            <w:tcBorders>
              <w:top w:val="nil"/>
              <w:left w:val="nil"/>
              <w:right w:val="nil"/>
            </w:tcBorders>
            <w:shd w:val="clear" w:color="auto" w:fill="auto"/>
            <w:noWrap/>
            <w:hideMark/>
          </w:tcPr>
          <w:p w14:paraId="5B111682" w14:textId="30877B42"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rPr>
              <w:t>Cycling</w:t>
            </w:r>
            <w:proofErr w:type="spellEnd"/>
          </w:p>
        </w:tc>
        <w:tc>
          <w:tcPr>
            <w:tcW w:w="4253" w:type="dxa"/>
            <w:tcBorders>
              <w:top w:val="nil"/>
              <w:left w:val="nil"/>
              <w:right w:val="nil"/>
            </w:tcBorders>
            <w:shd w:val="clear" w:color="auto" w:fill="auto"/>
            <w:noWrap/>
          </w:tcPr>
          <w:p w14:paraId="39996FD7" w14:textId="58905523"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lang w:val="en-GB"/>
              </w:rPr>
              <w:t>bicycl</w:t>
            </w:r>
            <w:proofErr w:type="spellEnd"/>
            <w:r w:rsidRPr="001E7F7C">
              <w:rPr>
                <w:rFonts w:ascii="Calibri" w:hAnsi="Calibri"/>
                <w:color w:val="000000"/>
                <w:lang w:val="en-GB"/>
              </w:rPr>
              <w:t xml:space="preserve">,  </w:t>
            </w:r>
            <w:proofErr w:type="spellStart"/>
            <w:r w:rsidRPr="001E7F7C">
              <w:rPr>
                <w:rFonts w:ascii="Calibri" w:hAnsi="Calibri"/>
                <w:color w:val="000000"/>
                <w:lang w:val="en-GB"/>
              </w:rPr>
              <w:t>cycl</w:t>
            </w:r>
            <w:proofErr w:type="spellEnd"/>
            <w:r w:rsidRPr="001E7F7C">
              <w:rPr>
                <w:rFonts w:ascii="Calibri" w:hAnsi="Calibri"/>
                <w:color w:val="000000"/>
                <w:lang w:val="en-GB"/>
              </w:rPr>
              <w:t>,  cyclist,  pedestrian,  lane</w:t>
            </w:r>
          </w:p>
        </w:tc>
        <w:tc>
          <w:tcPr>
            <w:tcW w:w="1722" w:type="dxa"/>
            <w:tcBorders>
              <w:top w:val="nil"/>
              <w:left w:val="nil"/>
              <w:right w:val="nil"/>
            </w:tcBorders>
            <w:shd w:val="clear" w:color="auto" w:fill="auto"/>
            <w:noWrap/>
            <w:hideMark/>
          </w:tcPr>
          <w:p w14:paraId="4E645330" w14:textId="25949486"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1.9</w:t>
            </w:r>
          </w:p>
        </w:tc>
      </w:tr>
      <w:tr w:rsidR="00363E27" w:rsidRPr="00BA457F" w14:paraId="2B70092A" w14:textId="77777777" w:rsidTr="001E7F7C">
        <w:trPr>
          <w:trHeight w:val="227"/>
        </w:trPr>
        <w:tc>
          <w:tcPr>
            <w:tcW w:w="513" w:type="dxa"/>
            <w:tcBorders>
              <w:top w:val="nil"/>
              <w:left w:val="nil"/>
              <w:bottom w:val="single" w:sz="4" w:space="0" w:color="auto"/>
              <w:right w:val="nil"/>
            </w:tcBorders>
            <w:shd w:val="clear" w:color="auto" w:fill="auto"/>
            <w:noWrap/>
            <w:hideMark/>
          </w:tcPr>
          <w:p w14:paraId="748C70CB"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25</w:t>
            </w:r>
          </w:p>
        </w:tc>
        <w:tc>
          <w:tcPr>
            <w:tcW w:w="2889" w:type="dxa"/>
            <w:tcBorders>
              <w:top w:val="nil"/>
              <w:left w:val="nil"/>
              <w:bottom w:val="single" w:sz="4" w:space="0" w:color="auto"/>
              <w:right w:val="nil"/>
            </w:tcBorders>
            <w:shd w:val="clear" w:color="auto" w:fill="auto"/>
            <w:noWrap/>
            <w:hideMark/>
          </w:tcPr>
          <w:p w14:paraId="4AD00445" w14:textId="761B63B9"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 xml:space="preserve">Bus rapid </w:t>
            </w:r>
            <w:proofErr w:type="spellStart"/>
            <w:r w:rsidRPr="001E7F7C">
              <w:rPr>
                <w:rFonts w:ascii="Calibri" w:hAnsi="Calibri"/>
                <w:color w:val="000000"/>
              </w:rPr>
              <w:t>transit</w:t>
            </w:r>
            <w:proofErr w:type="spellEnd"/>
          </w:p>
        </w:tc>
        <w:tc>
          <w:tcPr>
            <w:tcW w:w="4253" w:type="dxa"/>
            <w:tcBorders>
              <w:top w:val="nil"/>
              <w:left w:val="nil"/>
              <w:bottom w:val="single" w:sz="4" w:space="0" w:color="auto"/>
              <w:right w:val="nil"/>
            </w:tcBorders>
            <w:shd w:val="clear" w:color="auto" w:fill="auto"/>
            <w:noWrap/>
          </w:tcPr>
          <w:p w14:paraId="2940B3E5" w14:textId="13CD9810" w:rsidR="00363E27" w:rsidRPr="001E7F7C" w:rsidRDefault="00363E27" w:rsidP="00363E27">
            <w:pPr>
              <w:spacing w:after="0" w:line="240" w:lineRule="auto"/>
              <w:rPr>
                <w:rFonts w:ascii="Calibri" w:eastAsia="Times New Roman" w:hAnsi="Calibri" w:cs="Times New Roman"/>
                <w:color w:val="000000"/>
                <w:lang w:val="en-GB" w:eastAsia="en-GB"/>
              </w:rPr>
            </w:pPr>
            <w:proofErr w:type="spellStart"/>
            <w:r w:rsidRPr="001E7F7C">
              <w:rPr>
                <w:rFonts w:ascii="Calibri" w:hAnsi="Calibri"/>
                <w:color w:val="000000"/>
                <w:lang w:val="en-GB"/>
              </w:rPr>
              <w:t>brt</w:t>
            </w:r>
            <w:proofErr w:type="spellEnd"/>
            <w:r w:rsidRPr="001E7F7C">
              <w:rPr>
                <w:rFonts w:ascii="Calibri" w:hAnsi="Calibri"/>
                <w:color w:val="000000"/>
                <w:lang w:val="en-GB"/>
              </w:rPr>
              <w:t>,  bus,  system,  rapid,  corridor</w:t>
            </w:r>
          </w:p>
        </w:tc>
        <w:tc>
          <w:tcPr>
            <w:tcW w:w="1722" w:type="dxa"/>
            <w:tcBorders>
              <w:top w:val="nil"/>
              <w:left w:val="nil"/>
              <w:bottom w:val="single" w:sz="4" w:space="0" w:color="auto"/>
              <w:right w:val="nil"/>
            </w:tcBorders>
            <w:shd w:val="clear" w:color="auto" w:fill="auto"/>
            <w:noWrap/>
            <w:hideMark/>
          </w:tcPr>
          <w:p w14:paraId="32421017" w14:textId="6989E59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1.1</w:t>
            </w:r>
          </w:p>
        </w:tc>
      </w:tr>
    </w:tbl>
    <w:p w14:paraId="14C449CD" w14:textId="77777777" w:rsidR="00435256" w:rsidRDefault="00435256" w:rsidP="00BA457F">
      <w:pPr>
        <w:pStyle w:val="Caption"/>
        <w:rPr>
          <w:b/>
          <w:sz w:val="20"/>
          <w:lang w:val="en-GB"/>
        </w:rPr>
      </w:pPr>
    </w:p>
    <w:tbl>
      <w:tblPr>
        <w:tblW w:w="9072" w:type="dxa"/>
        <w:tblLook w:val="04A0" w:firstRow="1" w:lastRow="0" w:firstColumn="1" w:lastColumn="0" w:noHBand="0" w:noVBand="1"/>
      </w:tblPr>
      <w:tblGrid>
        <w:gridCol w:w="567"/>
        <w:gridCol w:w="2552"/>
        <w:gridCol w:w="4254"/>
        <w:gridCol w:w="284"/>
        <w:gridCol w:w="1415"/>
      </w:tblGrid>
      <w:tr w:rsidR="00435256" w:rsidRPr="00435256" w14:paraId="0B2BC7E5" w14:textId="77777777" w:rsidTr="00435256">
        <w:trPr>
          <w:trHeight w:val="615"/>
        </w:trPr>
        <w:tc>
          <w:tcPr>
            <w:tcW w:w="567" w:type="dxa"/>
            <w:tcBorders>
              <w:top w:val="single" w:sz="4" w:space="0" w:color="auto"/>
              <w:left w:val="nil"/>
              <w:bottom w:val="single" w:sz="4" w:space="0" w:color="auto"/>
              <w:right w:val="nil"/>
            </w:tcBorders>
            <w:shd w:val="clear" w:color="auto" w:fill="auto"/>
            <w:noWrap/>
            <w:vAlign w:val="bottom"/>
            <w:hideMark/>
          </w:tcPr>
          <w:p w14:paraId="31BEE522" w14:textId="41B1C1C3" w:rsidR="00435256" w:rsidRPr="00435256" w:rsidRDefault="00435256" w:rsidP="00435256">
            <w:pPr>
              <w:spacing w:after="0" w:line="240" w:lineRule="auto"/>
              <w:rPr>
                <w:rFonts w:ascii="Calibri" w:eastAsia="Times New Roman" w:hAnsi="Calibri" w:cs="Calibri"/>
                <w:b/>
                <w:bCs/>
                <w:color w:val="000000"/>
                <w:lang w:val="en-GB" w:eastAsia="en-GB"/>
              </w:rPr>
            </w:pPr>
            <w:bookmarkStart w:id="149" w:name="RANGE!A1:D28"/>
            <w:r>
              <w:rPr>
                <w:rFonts w:ascii="Calibri" w:eastAsia="Times New Roman" w:hAnsi="Calibri" w:cs="Calibri"/>
                <w:b/>
                <w:bCs/>
                <w:color w:val="000000"/>
                <w:lang w:val="en-GB" w:eastAsia="en-GB"/>
              </w:rPr>
              <w:t>I</w:t>
            </w:r>
            <w:r w:rsidRPr="00435256">
              <w:rPr>
                <w:rFonts w:ascii="Calibri" w:eastAsia="Times New Roman" w:hAnsi="Calibri" w:cs="Calibri"/>
                <w:b/>
                <w:bCs/>
                <w:color w:val="000000"/>
                <w:lang w:val="en-GB" w:eastAsia="en-GB"/>
              </w:rPr>
              <w:t>D</w:t>
            </w:r>
            <w:bookmarkEnd w:id="149"/>
          </w:p>
        </w:tc>
        <w:tc>
          <w:tcPr>
            <w:tcW w:w="2552" w:type="dxa"/>
            <w:tcBorders>
              <w:top w:val="single" w:sz="4" w:space="0" w:color="auto"/>
              <w:left w:val="nil"/>
              <w:bottom w:val="single" w:sz="4" w:space="0" w:color="auto"/>
              <w:right w:val="nil"/>
            </w:tcBorders>
            <w:shd w:val="clear" w:color="auto" w:fill="auto"/>
            <w:noWrap/>
            <w:vAlign w:val="bottom"/>
            <w:hideMark/>
          </w:tcPr>
          <w:p w14:paraId="03690D17"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Topic Name</w:t>
            </w:r>
          </w:p>
        </w:tc>
        <w:tc>
          <w:tcPr>
            <w:tcW w:w="4254" w:type="dxa"/>
            <w:tcBorders>
              <w:top w:val="single" w:sz="4" w:space="0" w:color="auto"/>
              <w:left w:val="nil"/>
              <w:bottom w:val="single" w:sz="4" w:space="0" w:color="auto"/>
              <w:right w:val="nil"/>
            </w:tcBorders>
            <w:shd w:val="clear" w:color="auto" w:fill="auto"/>
            <w:noWrap/>
            <w:vAlign w:val="bottom"/>
            <w:hideMark/>
          </w:tcPr>
          <w:p w14:paraId="7027E69F"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Stemmed Keywords</w:t>
            </w:r>
          </w:p>
        </w:tc>
        <w:tc>
          <w:tcPr>
            <w:tcW w:w="1699" w:type="dxa"/>
            <w:gridSpan w:val="2"/>
            <w:tcBorders>
              <w:top w:val="single" w:sz="4" w:space="0" w:color="auto"/>
              <w:left w:val="nil"/>
              <w:bottom w:val="single" w:sz="4" w:space="0" w:color="auto"/>
              <w:right w:val="nil"/>
            </w:tcBorders>
            <w:shd w:val="clear" w:color="auto" w:fill="auto"/>
            <w:vAlign w:val="bottom"/>
            <w:hideMark/>
          </w:tcPr>
          <w:p w14:paraId="45C7559A" w14:textId="77777777" w:rsidR="00435256" w:rsidRPr="00435256" w:rsidRDefault="00435256" w:rsidP="00435256">
            <w:pPr>
              <w:spacing w:after="0" w:line="240" w:lineRule="auto"/>
              <w:jc w:val="right"/>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Marginal Topic Distribution (%)</w:t>
            </w:r>
          </w:p>
        </w:tc>
      </w:tr>
      <w:tr w:rsidR="00435256" w:rsidRPr="00435256" w14:paraId="71A3F5C4" w14:textId="77777777" w:rsidTr="00435256">
        <w:trPr>
          <w:trHeight w:val="300"/>
        </w:trPr>
        <w:tc>
          <w:tcPr>
            <w:tcW w:w="567" w:type="dxa"/>
            <w:tcBorders>
              <w:top w:val="single" w:sz="4" w:space="0" w:color="auto"/>
              <w:left w:val="nil"/>
              <w:bottom w:val="nil"/>
              <w:right w:val="nil"/>
            </w:tcBorders>
            <w:shd w:val="clear" w:color="auto" w:fill="auto"/>
            <w:noWrap/>
            <w:hideMark/>
          </w:tcPr>
          <w:p w14:paraId="29A052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w:t>
            </w:r>
          </w:p>
        </w:tc>
        <w:tc>
          <w:tcPr>
            <w:tcW w:w="2552" w:type="dxa"/>
            <w:tcBorders>
              <w:top w:val="single" w:sz="4" w:space="0" w:color="auto"/>
              <w:left w:val="nil"/>
              <w:bottom w:val="nil"/>
              <w:right w:val="nil"/>
            </w:tcBorders>
            <w:shd w:val="clear" w:color="auto" w:fill="auto"/>
            <w:noWrap/>
            <w:hideMark/>
          </w:tcPr>
          <w:p w14:paraId="068D3FC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Planning &amp; governance</w:t>
            </w:r>
          </w:p>
        </w:tc>
        <w:tc>
          <w:tcPr>
            <w:tcW w:w="4538" w:type="dxa"/>
            <w:gridSpan w:val="2"/>
            <w:tcBorders>
              <w:top w:val="single" w:sz="4" w:space="0" w:color="auto"/>
              <w:left w:val="nil"/>
              <w:bottom w:val="nil"/>
              <w:right w:val="nil"/>
            </w:tcBorders>
            <w:shd w:val="clear" w:color="auto" w:fill="auto"/>
            <w:noWrap/>
            <w:hideMark/>
          </w:tcPr>
          <w:p w14:paraId="73D37AD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develop,  sustain,  govern,  </w:t>
            </w:r>
            <w:proofErr w:type="spellStart"/>
            <w:r w:rsidRPr="00435256">
              <w:rPr>
                <w:rFonts w:ascii="Calibri" w:eastAsia="Times New Roman" w:hAnsi="Calibri" w:cs="Calibri"/>
                <w:color w:val="000000"/>
                <w:lang w:val="en-GB" w:eastAsia="en-GB"/>
              </w:rPr>
              <w:t>polici</w:t>
            </w:r>
            <w:proofErr w:type="spellEnd"/>
            <w:r w:rsidRPr="00435256">
              <w:rPr>
                <w:rFonts w:ascii="Calibri" w:eastAsia="Times New Roman" w:hAnsi="Calibri" w:cs="Calibri"/>
                <w:color w:val="000000"/>
                <w:lang w:val="en-GB" w:eastAsia="en-GB"/>
              </w:rPr>
              <w:t>,  project</w:t>
            </w:r>
          </w:p>
        </w:tc>
        <w:tc>
          <w:tcPr>
            <w:tcW w:w="1415" w:type="dxa"/>
            <w:tcBorders>
              <w:top w:val="single" w:sz="4" w:space="0" w:color="auto"/>
              <w:left w:val="nil"/>
              <w:bottom w:val="nil"/>
              <w:right w:val="nil"/>
            </w:tcBorders>
            <w:shd w:val="clear" w:color="auto" w:fill="auto"/>
            <w:noWrap/>
            <w:vAlign w:val="bottom"/>
            <w:hideMark/>
          </w:tcPr>
          <w:p w14:paraId="131D99DA"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9.7</w:t>
            </w:r>
          </w:p>
        </w:tc>
      </w:tr>
      <w:tr w:rsidR="00435256" w:rsidRPr="00435256" w14:paraId="35C6CD07" w14:textId="77777777" w:rsidTr="00435256">
        <w:trPr>
          <w:trHeight w:val="300"/>
        </w:trPr>
        <w:tc>
          <w:tcPr>
            <w:tcW w:w="567" w:type="dxa"/>
            <w:tcBorders>
              <w:top w:val="nil"/>
              <w:left w:val="nil"/>
              <w:bottom w:val="nil"/>
              <w:right w:val="nil"/>
            </w:tcBorders>
            <w:shd w:val="clear" w:color="auto" w:fill="auto"/>
            <w:noWrap/>
            <w:hideMark/>
          </w:tcPr>
          <w:p w14:paraId="3A185B8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w:t>
            </w:r>
          </w:p>
        </w:tc>
        <w:tc>
          <w:tcPr>
            <w:tcW w:w="2552" w:type="dxa"/>
            <w:tcBorders>
              <w:top w:val="nil"/>
              <w:left w:val="nil"/>
              <w:bottom w:val="nil"/>
              <w:right w:val="nil"/>
            </w:tcBorders>
            <w:shd w:val="clear" w:color="auto" w:fill="auto"/>
            <w:noWrap/>
            <w:hideMark/>
          </w:tcPr>
          <w:p w14:paraId="537C700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Active travel</w:t>
            </w:r>
          </w:p>
        </w:tc>
        <w:tc>
          <w:tcPr>
            <w:tcW w:w="4538" w:type="dxa"/>
            <w:gridSpan w:val="2"/>
            <w:tcBorders>
              <w:top w:val="nil"/>
              <w:left w:val="nil"/>
              <w:bottom w:val="nil"/>
              <w:right w:val="nil"/>
            </w:tcBorders>
            <w:shd w:val="clear" w:color="auto" w:fill="auto"/>
            <w:noWrap/>
            <w:hideMark/>
          </w:tcPr>
          <w:p w14:paraId="67E1E360"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activ</w:t>
            </w:r>
            <w:proofErr w:type="spellEnd"/>
            <w:r w:rsidRPr="00435256">
              <w:rPr>
                <w:rFonts w:ascii="Calibri" w:eastAsia="Times New Roman" w:hAnsi="Calibri" w:cs="Calibri"/>
                <w:color w:val="000000"/>
                <w:lang w:val="en-GB" w:eastAsia="en-GB"/>
              </w:rPr>
              <w:t>,  health,  household,  school,  walk</w:t>
            </w:r>
          </w:p>
        </w:tc>
        <w:tc>
          <w:tcPr>
            <w:tcW w:w="1415" w:type="dxa"/>
            <w:tcBorders>
              <w:top w:val="nil"/>
              <w:left w:val="nil"/>
              <w:bottom w:val="nil"/>
              <w:right w:val="nil"/>
            </w:tcBorders>
            <w:shd w:val="clear" w:color="auto" w:fill="auto"/>
            <w:noWrap/>
            <w:vAlign w:val="bottom"/>
            <w:hideMark/>
          </w:tcPr>
          <w:p w14:paraId="5FDCD43B"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6.5</w:t>
            </w:r>
          </w:p>
        </w:tc>
      </w:tr>
      <w:tr w:rsidR="00435256" w:rsidRPr="00435256" w14:paraId="35A8E806" w14:textId="77777777" w:rsidTr="00435256">
        <w:trPr>
          <w:trHeight w:val="300"/>
        </w:trPr>
        <w:tc>
          <w:tcPr>
            <w:tcW w:w="567" w:type="dxa"/>
            <w:tcBorders>
              <w:top w:val="nil"/>
              <w:left w:val="nil"/>
              <w:bottom w:val="nil"/>
              <w:right w:val="nil"/>
            </w:tcBorders>
            <w:shd w:val="clear" w:color="auto" w:fill="auto"/>
            <w:noWrap/>
            <w:hideMark/>
          </w:tcPr>
          <w:p w14:paraId="26B4471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w:t>
            </w:r>
          </w:p>
        </w:tc>
        <w:tc>
          <w:tcPr>
            <w:tcW w:w="2552" w:type="dxa"/>
            <w:tcBorders>
              <w:top w:val="nil"/>
              <w:left w:val="nil"/>
              <w:bottom w:val="nil"/>
              <w:right w:val="nil"/>
            </w:tcBorders>
            <w:shd w:val="clear" w:color="auto" w:fill="auto"/>
            <w:noWrap/>
            <w:hideMark/>
          </w:tcPr>
          <w:p w14:paraId="6D18AE2C" w14:textId="77777777" w:rsidR="00435256" w:rsidRPr="00435256" w:rsidRDefault="00435256" w:rsidP="00435256">
            <w:pPr>
              <w:spacing w:after="0" w:line="240" w:lineRule="auto"/>
              <w:rPr>
                <w:rFonts w:ascii="Calibri" w:eastAsia="Times New Roman" w:hAnsi="Calibri" w:cs="Calibri"/>
                <w:color w:val="FFC000"/>
                <w:lang w:val="en-GB" w:eastAsia="en-GB"/>
              </w:rPr>
            </w:pPr>
            <w:r w:rsidRPr="00435256">
              <w:rPr>
                <w:rFonts w:ascii="Calibri" w:eastAsia="Times New Roman" w:hAnsi="Calibri" w:cs="Calibri"/>
                <w:color w:val="FFC000"/>
                <w:lang w:val="en-GB" w:eastAsia="en-GB"/>
              </w:rPr>
              <w:t>Network optimisation</w:t>
            </w:r>
          </w:p>
        </w:tc>
        <w:tc>
          <w:tcPr>
            <w:tcW w:w="4538" w:type="dxa"/>
            <w:gridSpan w:val="2"/>
            <w:tcBorders>
              <w:top w:val="nil"/>
              <w:left w:val="nil"/>
              <w:bottom w:val="nil"/>
              <w:right w:val="nil"/>
            </w:tcBorders>
            <w:shd w:val="clear" w:color="auto" w:fill="auto"/>
            <w:noWrap/>
            <w:hideMark/>
          </w:tcPr>
          <w:p w14:paraId="66DEC63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model,  network,  </w:t>
            </w:r>
            <w:proofErr w:type="spellStart"/>
            <w:r w:rsidRPr="00435256">
              <w:rPr>
                <w:rFonts w:ascii="Calibri" w:eastAsia="Times New Roman" w:hAnsi="Calibri" w:cs="Calibri"/>
                <w:color w:val="000000"/>
                <w:lang w:val="en-GB" w:eastAsia="en-GB"/>
              </w:rPr>
              <w:t>optim</w:t>
            </w:r>
            <w:proofErr w:type="spellEnd"/>
            <w:r w:rsidRPr="00435256">
              <w:rPr>
                <w:rFonts w:ascii="Calibri" w:eastAsia="Times New Roman" w:hAnsi="Calibri" w:cs="Calibri"/>
                <w:color w:val="000000"/>
                <w:lang w:val="en-GB" w:eastAsia="en-GB"/>
              </w:rPr>
              <w:t>,  propos,  problem</w:t>
            </w:r>
          </w:p>
        </w:tc>
        <w:tc>
          <w:tcPr>
            <w:tcW w:w="1415" w:type="dxa"/>
            <w:tcBorders>
              <w:top w:val="nil"/>
              <w:left w:val="nil"/>
              <w:bottom w:val="nil"/>
              <w:right w:val="nil"/>
            </w:tcBorders>
            <w:shd w:val="clear" w:color="auto" w:fill="auto"/>
            <w:noWrap/>
            <w:vAlign w:val="bottom"/>
            <w:hideMark/>
          </w:tcPr>
          <w:p w14:paraId="0B6826E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6.2</w:t>
            </w:r>
          </w:p>
        </w:tc>
      </w:tr>
      <w:tr w:rsidR="00435256" w:rsidRPr="00435256" w14:paraId="3A6F0DA6" w14:textId="77777777" w:rsidTr="00435256">
        <w:trPr>
          <w:trHeight w:val="300"/>
        </w:trPr>
        <w:tc>
          <w:tcPr>
            <w:tcW w:w="567" w:type="dxa"/>
            <w:tcBorders>
              <w:top w:val="nil"/>
              <w:left w:val="nil"/>
              <w:bottom w:val="nil"/>
              <w:right w:val="nil"/>
            </w:tcBorders>
            <w:shd w:val="clear" w:color="auto" w:fill="auto"/>
            <w:noWrap/>
            <w:hideMark/>
          </w:tcPr>
          <w:p w14:paraId="2BD9F6F0"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w:t>
            </w:r>
          </w:p>
        </w:tc>
        <w:tc>
          <w:tcPr>
            <w:tcW w:w="2552" w:type="dxa"/>
            <w:tcBorders>
              <w:top w:val="nil"/>
              <w:left w:val="nil"/>
              <w:bottom w:val="nil"/>
              <w:right w:val="nil"/>
            </w:tcBorders>
            <w:shd w:val="clear" w:color="auto" w:fill="auto"/>
            <w:noWrap/>
            <w:hideMark/>
          </w:tcPr>
          <w:p w14:paraId="63E316F9"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Energy efficiency &amp; consumption</w:t>
            </w:r>
          </w:p>
        </w:tc>
        <w:tc>
          <w:tcPr>
            <w:tcW w:w="4538" w:type="dxa"/>
            <w:gridSpan w:val="2"/>
            <w:tcBorders>
              <w:top w:val="nil"/>
              <w:left w:val="nil"/>
              <w:bottom w:val="nil"/>
              <w:right w:val="nil"/>
            </w:tcBorders>
            <w:shd w:val="clear" w:color="auto" w:fill="auto"/>
            <w:noWrap/>
            <w:hideMark/>
          </w:tcPr>
          <w:p w14:paraId="19F53ABB"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energi</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effici</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consumpt</w:t>
            </w:r>
            <w:proofErr w:type="spellEnd"/>
            <w:r w:rsidRPr="00435256">
              <w:rPr>
                <w:rFonts w:ascii="Calibri" w:eastAsia="Times New Roman" w:hAnsi="Calibri" w:cs="Calibri"/>
                <w:color w:val="000000"/>
                <w:lang w:val="en-GB" w:eastAsia="en-GB"/>
              </w:rPr>
              <w:t>,  save,  household</w:t>
            </w:r>
          </w:p>
        </w:tc>
        <w:tc>
          <w:tcPr>
            <w:tcW w:w="1415" w:type="dxa"/>
            <w:tcBorders>
              <w:top w:val="nil"/>
              <w:left w:val="nil"/>
              <w:bottom w:val="nil"/>
              <w:right w:val="nil"/>
            </w:tcBorders>
            <w:shd w:val="clear" w:color="auto" w:fill="auto"/>
            <w:noWrap/>
            <w:vAlign w:val="bottom"/>
            <w:hideMark/>
          </w:tcPr>
          <w:p w14:paraId="6FDADD7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6.0</w:t>
            </w:r>
          </w:p>
        </w:tc>
      </w:tr>
      <w:tr w:rsidR="00435256" w:rsidRPr="00435256" w14:paraId="1C2CF218" w14:textId="77777777" w:rsidTr="00435256">
        <w:trPr>
          <w:trHeight w:val="300"/>
        </w:trPr>
        <w:tc>
          <w:tcPr>
            <w:tcW w:w="567" w:type="dxa"/>
            <w:tcBorders>
              <w:top w:val="nil"/>
              <w:left w:val="nil"/>
              <w:bottom w:val="nil"/>
              <w:right w:val="nil"/>
            </w:tcBorders>
            <w:shd w:val="clear" w:color="auto" w:fill="auto"/>
            <w:noWrap/>
            <w:hideMark/>
          </w:tcPr>
          <w:p w14:paraId="516B77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w:t>
            </w:r>
          </w:p>
        </w:tc>
        <w:tc>
          <w:tcPr>
            <w:tcW w:w="2552" w:type="dxa"/>
            <w:tcBorders>
              <w:top w:val="nil"/>
              <w:left w:val="nil"/>
              <w:bottom w:val="nil"/>
              <w:right w:val="nil"/>
            </w:tcBorders>
            <w:shd w:val="clear" w:color="auto" w:fill="auto"/>
            <w:noWrap/>
            <w:hideMark/>
          </w:tcPr>
          <w:p w14:paraId="22C29D64" w14:textId="238F46BB" w:rsidR="00435256" w:rsidRPr="00435256" w:rsidRDefault="00435256" w:rsidP="00C74998">
            <w:pPr>
              <w:spacing w:after="0" w:line="240" w:lineRule="auto"/>
              <w:rPr>
                <w:rFonts w:ascii="Calibri" w:eastAsia="Times New Roman" w:hAnsi="Calibri" w:cs="Calibri"/>
                <w:color w:val="FFC000"/>
                <w:lang w:val="en-GB" w:eastAsia="en-GB"/>
              </w:rPr>
            </w:pPr>
            <w:r w:rsidRPr="00435256">
              <w:rPr>
                <w:rFonts w:ascii="Calibri" w:eastAsia="Times New Roman" w:hAnsi="Calibri" w:cs="Calibri"/>
                <w:color w:val="FFC000"/>
                <w:lang w:val="en-GB" w:eastAsia="en-GB"/>
              </w:rPr>
              <w:t>Building energy standards</w:t>
            </w:r>
          </w:p>
        </w:tc>
        <w:tc>
          <w:tcPr>
            <w:tcW w:w="4538" w:type="dxa"/>
            <w:gridSpan w:val="2"/>
            <w:tcBorders>
              <w:top w:val="nil"/>
              <w:left w:val="nil"/>
              <w:bottom w:val="nil"/>
              <w:right w:val="nil"/>
            </w:tcBorders>
            <w:shd w:val="clear" w:color="auto" w:fill="auto"/>
            <w:noWrap/>
            <w:hideMark/>
          </w:tcPr>
          <w:p w14:paraId="1F1CC83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build,  </w:t>
            </w:r>
            <w:proofErr w:type="spellStart"/>
            <w:r w:rsidRPr="00435256">
              <w:rPr>
                <w:rFonts w:ascii="Calibri" w:eastAsia="Times New Roman" w:hAnsi="Calibri" w:cs="Calibri"/>
                <w:color w:val="000000"/>
                <w:lang w:val="en-GB" w:eastAsia="en-GB"/>
              </w:rPr>
              <w:t>energi</w:t>
            </w:r>
            <w:proofErr w:type="spellEnd"/>
            <w:r w:rsidRPr="00435256">
              <w:rPr>
                <w:rFonts w:ascii="Calibri" w:eastAsia="Times New Roman" w:hAnsi="Calibri" w:cs="Calibri"/>
                <w:color w:val="000000"/>
                <w:lang w:val="en-GB" w:eastAsia="en-GB"/>
              </w:rPr>
              <w:t>,  perform,  green,  design</w:t>
            </w:r>
          </w:p>
        </w:tc>
        <w:tc>
          <w:tcPr>
            <w:tcW w:w="1415" w:type="dxa"/>
            <w:tcBorders>
              <w:top w:val="nil"/>
              <w:left w:val="nil"/>
              <w:bottom w:val="nil"/>
              <w:right w:val="nil"/>
            </w:tcBorders>
            <w:shd w:val="clear" w:color="auto" w:fill="auto"/>
            <w:noWrap/>
            <w:vAlign w:val="bottom"/>
            <w:hideMark/>
          </w:tcPr>
          <w:p w14:paraId="2E3AADDE"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5.0</w:t>
            </w:r>
          </w:p>
        </w:tc>
      </w:tr>
      <w:tr w:rsidR="00435256" w:rsidRPr="00435256" w14:paraId="136286EA" w14:textId="77777777" w:rsidTr="00435256">
        <w:trPr>
          <w:trHeight w:val="300"/>
        </w:trPr>
        <w:tc>
          <w:tcPr>
            <w:tcW w:w="567" w:type="dxa"/>
            <w:tcBorders>
              <w:top w:val="nil"/>
              <w:left w:val="nil"/>
              <w:bottom w:val="nil"/>
              <w:right w:val="nil"/>
            </w:tcBorders>
            <w:shd w:val="clear" w:color="auto" w:fill="auto"/>
            <w:noWrap/>
            <w:hideMark/>
          </w:tcPr>
          <w:p w14:paraId="0350516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w:t>
            </w:r>
          </w:p>
        </w:tc>
        <w:tc>
          <w:tcPr>
            <w:tcW w:w="2552" w:type="dxa"/>
            <w:tcBorders>
              <w:top w:val="nil"/>
              <w:left w:val="nil"/>
              <w:bottom w:val="nil"/>
              <w:right w:val="nil"/>
            </w:tcBorders>
            <w:shd w:val="clear" w:color="auto" w:fill="auto"/>
            <w:noWrap/>
            <w:hideMark/>
          </w:tcPr>
          <w:p w14:paraId="3B4F5EE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Urban form</w:t>
            </w:r>
          </w:p>
        </w:tc>
        <w:tc>
          <w:tcPr>
            <w:tcW w:w="4538" w:type="dxa"/>
            <w:gridSpan w:val="2"/>
            <w:tcBorders>
              <w:top w:val="nil"/>
              <w:left w:val="nil"/>
              <w:bottom w:val="nil"/>
              <w:right w:val="nil"/>
            </w:tcBorders>
            <w:shd w:val="clear" w:color="auto" w:fill="auto"/>
            <w:noWrap/>
            <w:hideMark/>
          </w:tcPr>
          <w:p w14:paraId="6EF82A7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urban,  </w:t>
            </w:r>
            <w:proofErr w:type="spellStart"/>
            <w:r w:rsidRPr="00435256">
              <w:rPr>
                <w:rFonts w:ascii="Calibri" w:eastAsia="Times New Roman" w:hAnsi="Calibri" w:cs="Calibri"/>
                <w:color w:val="000000"/>
                <w:lang w:val="en-GB" w:eastAsia="en-GB"/>
              </w:rPr>
              <w:t>citi</w:t>
            </w:r>
            <w:proofErr w:type="spellEnd"/>
            <w:r w:rsidRPr="00435256">
              <w:rPr>
                <w:rFonts w:ascii="Calibri" w:eastAsia="Times New Roman" w:hAnsi="Calibri" w:cs="Calibri"/>
                <w:color w:val="000000"/>
                <w:lang w:val="en-GB" w:eastAsia="en-GB"/>
              </w:rPr>
              <w:t>,  land,  area,  green</w:t>
            </w:r>
          </w:p>
        </w:tc>
        <w:tc>
          <w:tcPr>
            <w:tcW w:w="1415" w:type="dxa"/>
            <w:tcBorders>
              <w:top w:val="nil"/>
              <w:left w:val="nil"/>
              <w:bottom w:val="nil"/>
              <w:right w:val="nil"/>
            </w:tcBorders>
            <w:shd w:val="clear" w:color="auto" w:fill="auto"/>
            <w:noWrap/>
            <w:vAlign w:val="bottom"/>
            <w:hideMark/>
          </w:tcPr>
          <w:p w14:paraId="41812B2F"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4.5</w:t>
            </w:r>
          </w:p>
        </w:tc>
      </w:tr>
      <w:tr w:rsidR="00435256" w:rsidRPr="00435256" w14:paraId="0B7677E7" w14:textId="77777777" w:rsidTr="00435256">
        <w:trPr>
          <w:trHeight w:val="300"/>
        </w:trPr>
        <w:tc>
          <w:tcPr>
            <w:tcW w:w="567" w:type="dxa"/>
            <w:tcBorders>
              <w:top w:val="nil"/>
              <w:left w:val="nil"/>
              <w:bottom w:val="nil"/>
              <w:right w:val="nil"/>
            </w:tcBorders>
            <w:shd w:val="clear" w:color="auto" w:fill="auto"/>
            <w:noWrap/>
            <w:hideMark/>
          </w:tcPr>
          <w:p w14:paraId="45DE748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7</w:t>
            </w:r>
          </w:p>
        </w:tc>
        <w:tc>
          <w:tcPr>
            <w:tcW w:w="2552" w:type="dxa"/>
            <w:tcBorders>
              <w:top w:val="nil"/>
              <w:left w:val="nil"/>
              <w:bottom w:val="nil"/>
              <w:right w:val="nil"/>
            </w:tcBorders>
            <w:shd w:val="clear" w:color="auto" w:fill="auto"/>
            <w:noWrap/>
            <w:hideMark/>
          </w:tcPr>
          <w:p w14:paraId="02286D3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GHG emissions</w:t>
            </w:r>
          </w:p>
        </w:tc>
        <w:tc>
          <w:tcPr>
            <w:tcW w:w="4538" w:type="dxa"/>
            <w:gridSpan w:val="2"/>
            <w:tcBorders>
              <w:top w:val="nil"/>
              <w:left w:val="nil"/>
              <w:bottom w:val="nil"/>
              <w:right w:val="nil"/>
            </w:tcBorders>
            <w:shd w:val="clear" w:color="auto" w:fill="auto"/>
            <w:noWrap/>
            <w:hideMark/>
          </w:tcPr>
          <w:p w14:paraId="63F32747"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emiss</w:t>
            </w:r>
            <w:proofErr w:type="spellEnd"/>
            <w:r w:rsidRPr="00435256">
              <w:rPr>
                <w:rFonts w:ascii="Calibri" w:eastAsia="Times New Roman" w:hAnsi="Calibri" w:cs="Calibri"/>
                <w:color w:val="000000"/>
                <w:lang w:val="en-GB" w:eastAsia="en-GB"/>
              </w:rPr>
              <w:t xml:space="preserve">,  carbon,  </w:t>
            </w:r>
            <w:proofErr w:type="spellStart"/>
            <w:r w:rsidRPr="00435256">
              <w:rPr>
                <w:rFonts w:ascii="Calibri" w:eastAsia="Times New Roman" w:hAnsi="Calibri" w:cs="Calibri"/>
                <w:color w:val="000000"/>
                <w:lang w:val="en-GB" w:eastAsia="en-GB"/>
              </w:rPr>
              <w:t>ghg</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reduct</w:t>
            </w:r>
            <w:proofErr w:type="spellEnd"/>
            <w:r w:rsidRPr="00435256">
              <w:rPr>
                <w:rFonts w:ascii="Calibri" w:eastAsia="Times New Roman" w:hAnsi="Calibri" w:cs="Calibri"/>
                <w:color w:val="000000"/>
                <w:lang w:val="en-GB" w:eastAsia="en-GB"/>
              </w:rPr>
              <w:t>,  gas</w:t>
            </w:r>
          </w:p>
        </w:tc>
        <w:tc>
          <w:tcPr>
            <w:tcW w:w="1415" w:type="dxa"/>
            <w:tcBorders>
              <w:top w:val="nil"/>
              <w:left w:val="nil"/>
              <w:bottom w:val="nil"/>
              <w:right w:val="nil"/>
            </w:tcBorders>
            <w:shd w:val="clear" w:color="auto" w:fill="auto"/>
            <w:noWrap/>
            <w:vAlign w:val="bottom"/>
            <w:hideMark/>
          </w:tcPr>
          <w:p w14:paraId="0236CD81"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599AE4DA" w14:textId="77777777" w:rsidTr="00435256">
        <w:trPr>
          <w:trHeight w:val="300"/>
        </w:trPr>
        <w:tc>
          <w:tcPr>
            <w:tcW w:w="567" w:type="dxa"/>
            <w:tcBorders>
              <w:top w:val="nil"/>
              <w:left w:val="nil"/>
              <w:bottom w:val="nil"/>
              <w:right w:val="nil"/>
            </w:tcBorders>
            <w:shd w:val="clear" w:color="auto" w:fill="auto"/>
            <w:noWrap/>
            <w:hideMark/>
          </w:tcPr>
          <w:p w14:paraId="5AE2889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8</w:t>
            </w:r>
          </w:p>
        </w:tc>
        <w:tc>
          <w:tcPr>
            <w:tcW w:w="2552" w:type="dxa"/>
            <w:tcBorders>
              <w:top w:val="nil"/>
              <w:left w:val="nil"/>
              <w:bottom w:val="nil"/>
              <w:right w:val="nil"/>
            </w:tcBorders>
            <w:shd w:val="clear" w:color="auto" w:fill="auto"/>
            <w:noWrap/>
            <w:hideMark/>
          </w:tcPr>
          <w:p w14:paraId="3F9E4DF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Waste management</w:t>
            </w:r>
          </w:p>
        </w:tc>
        <w:tc>
          <w:tcPr>
            <w:tcW w:w="4538" w:type="dxa"/>
            <w:gridSpan w:val="2"/>
            <w:tcBorders>
              <w:top w:val="nil"/>
              <w:left w:val="nil"/>
              <w:bottom w:val="nil"/>
              <w:right w:val="nil"/>
            </w:tcBorders>
            <w:shd w:val="clear" w:color="auto" w:fill="auto"/>
            <w:noWrap/>
            <w:hideMark/>
          </w:tcPr>
          <w:p w14:paraId="37215D09"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wast</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manag</w:t>
            </w:r>
            <w:proofErr w:type="spellEnd"/>
            <w:r w:rsidRPr="00435256">
              <w:rPr>
                <w:rFonts w:ascii="Calibri" w:eastAsia="Times New Roman" w:hAnsi="Calibri" w:cs="Calibri"/>
                <w:color w:val="000000"/>
                <w:lang w:val="en-GB" w:eastAsia="en-GB"/>
              </w:rPr>
              <w:t xml:space="preserve">,  solid,  </w:t>
            </w:r>
            <w:proofErr w:type="spellStart"/>
            <w:r w:rsidRPr="00435256">
              <w:rPr>
                <w:rFonts w:ascii="Calibri" w:eastAsia="Times New Roman" w:hAnsi="Calibri" w:cs="Calibri"/>
                <w:color w:val="000000"/>
                <w:lang w:val="en-GB" w:eastAsia="en-GB"/>
              </w:rPr>
              <w:t>landfil</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municip</w:t>
            </w:r>
            <w:proofErr w:type="spellEnd"/>
          </w:p>
        </w:tc>
        <w:tc>
          <w:tcPr>
            <w:tcW w:w="1415" w:type="dxa"/>
            <w:tcBorders>
              <w:top w:val="nil"/>
              <w:left w:val="nil"/>
              <w:bottom w:val="nil"/>
              <w:right w:val="nil"/>
            </w:tcBorders>
            <w:shd w:val="clear" w:color="auto" w:fill="auto"/>
            <w:noWrap/>
            <w:vAlign w:val="bottom"/>
            <w:hideMark/>
          </w:tcPr>
          <w:p w14:paraId="15FB027B"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669C342F" w14:textId="77777777" w:rsidTr="00435256">
        <w:trPr>
          <w:trHeight w:val="300"/>
        </w:trPr>
        <w:tc>
          <w:tcPr>
            <w:tcW w:w="567" w:type="dxa"/>
            <w:tcBorders>
              <w:top w:val="nil"/>
              <w:left w:val="nil"/>
              <w:bottom w:val="nil"/>
              <w:right w:val="nil"/>
            </w:tcBorders>
            <w:shd w:val="clear" w:color="auto" w:fill="auto"/>
            <w:noWrap/>
            <w:hideMark/>
          </w:tcPr>
          <w:p w14:paraId="264A53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w:t>
            </w:r>
          </w:p>
        </w:tc>
        <w:tc>
          <w:tcPr>
            <w:tcW w:w="2552" w:type="dxa"/>
            <w:tcBorders>
              <w:top w:val="nil"/>
              <w:left w:val="nil"/>
              <w:bottom w:val="nil"/>
              <w:right w:val="nil"/>
            </w:tcBorders>
            <w:shd w:val="clear" w:color="auto" w:fill="auto"/>
            <w:noWrap/>
            <w:hideMark/>
          </w:tcPr>
          <w:p w14:paraId="0C74A96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Public transport</w:t>
            </w:r>
          </w:p>
        </w:tc>
        <w:tc>
          <w:tcPr>
            <w:tcW w:w="4538" w:type="dxa"/>
            <w:gridSpan w:val="2"/>
            <w:tcBorders>
              <w:top w:val="nil"/>
              <w:left w:val="nil"/>
              <w:bottom w:val="nil"/>
              <w:right w:val="nil"/>
            </w:tcBorders>
            <w:shd w:val="clear" w:color="auto" w:fill="auto"/>
            <w:noWrap/>
            <w:hideMark/>
          </w:tcPr>
          <w:p w14:paraId="7292E7E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transport,  public,  car,  access,  </w:t>
            </w:r>
            <w:proofErr w:type="spellStart"/>
            <w:r w:rsidRPr="00435256">
              <w:rPr>
                <w:rFonts w:ascii="Calibri" w:eastAsia="Times New Roman" w:hAnsi="Calibri" w:cs="Calibri"/>
                <w:color w:val="000000"/>
                <w:lang w:val="en-GB" w:eastAsia="en-GB"/>
              </w:rPr>
              <w:t>polici</w:t>
            </w:r>
            <w:proofErr w:type="spellEnd"/>
          </w:p>
        </w:tc>
        <w:tc>
          <w:tcPr>
            <w:tcW w:w="1415" w:type="dxa"/>
            <w:tcBorders>
              <w:top w:val="nil"/>
              <w:left w:val="nil"/>
              <w:bottom w:val="nil"/>
              <w:right w:val="nil"/>
            </w:tcBorders>
            <w:shd w:val="clear" w:color="auto" w:fill="auto"/>
            <w:noWrap/>
            <w:vAlign w:val="bottom"/>
            <w:hideMark/>
          </w:tcPr>
          <w:p w14:paraId="08D821FA"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4.3</w:t>
            </w:r>
          </w:p>
        </w:tc>
      </w:tr>
      <w:tr w:rsidR="00435256" w:rsidRPr="00435256" w14:paraId="2F251A46" w14:textId="77777777" w:rsidTr="00435256">
        <w:trPr>
          <w:trHeight w:val="300"/>
        </w:trPr>
        <w:tc>
          <w:tcPr>
            <w:tcW w:w="567" w:type="dxa"/>
            <w:tcBorders>
              <w:top w:val="nil"/>
              <w:left w:val="nil"/>
              <w:bottom w:val="nil"/>
              <w:right w:val="nil"/>
            </w:tcBorders>
            <w:shd w:val="clear" w:color="auto" w:fill="auto"/>
            <w:noWrap/>
            <w:hideMark/>
          </w:tcPr>
          <w:p w14:paraId="118ACA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10</w:t>
            </w:r>
          </w:p>
        </w:tc>
        <w:tc>
          <w:tcPr>
            <w:tcW w:w="2552" w:type="dxa"/>
            <w:tcBorders>
              <w:top w:val="nil"/>
              <w:left w:val="nil"/>
              <w:bottom w:val="nil"/>
              <w:right w:val="nil"/>
            </w:tcBorders>
            <w:shd w:val="clear" w:color="auto" w:fill="auto"/>
            <w:noWrap/>
            <w:hideMark/>
          </w:tcPr>
          <w:p w14:paraId="1475A8B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Congestion charging</w:t>
            </w:r>
          </w:p>
        </w:tc>
        <w:tc>
          <w:tcPr>
            <w:tcW w:w="4538" w:type="dxa"/>
            <w:gridSpan w:val="2"/>
            <w:tcBorders>
              <w:top w:val="nil"/>
              <w:left w:val="nil"/>
              <w:bottom w:val="nil"/>
              <w:right w:val="nil"/>
            </w:tcBorders>
            <w:shd w:val="clear" w:color="auto" w:fill="auto"/>
            <w:noWrap/>
            <w:hideMark/>
          </w:tcPr>
          <w:p w14:paraId="00D742F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price,  congest,  road,  traffic,  cost</w:t>
            </w:r>
          </w:p>
        </w:tc>
        <w:tc>
          <w:tcPr>
            <w:tcW w:w="1415" w:type="dxa"/>
            <w:tcBorders>
              <w:top w:val="nil"/>
              <w:left w:val="nil"/>
              <w:bottom w:val="nil"/>
              <w:right w:val="nil"/>
            </w:tcBorders>
            <w:shd w:val="clear" w:color="auto" w:fill="auto"/>
            <w:noWrap/>
            <w:vAlign w:val="bottom"/>
            <w:hideMark/>
          </w:tcPr>
          <w:p w14:paraId="5D30AB36"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3.8</w:t>
            </w:r>
          </w:p>
        </w:tc>
      </w:tr>
      <w:tr w:rsidR="00435256" w:rsidRPr="00435256" w14:paraId="21BD1186" w14:textId="77777777" w:rsidTr="00435256">
        <w:trPr>
          <w:trHeight w:val="300"/>
        </w:trPr>
        <w:tc>
          <w:tcPr>
            <w:tcW w:w="567" w:type="dxa"/>
            <w:tcBorders>
              <w:top w:val="nil"/>
              <w:left w:val="nil"/>
              <w:bottom w:val="nil"/>
              <w:right w:val="nil"/>
            </w:tcBorders>
            <w:shd w:val="clear" w:color="auto" w:fill="auto"/>
            <w:noWrap/>
            <w:hideMark/>
          </w:tcPr>
          <w:p w14:paraId="3D6DC4B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11</w:t>
            </w:r>
          </w:p>
        </w:tc>
        <w:tc>
          <w:tcPr>
            <w:tcW w:w="2552" w:type="dxa"/>
            <w:tcBorders>
              <w:top w:val="nil"/>
              <w:left w:val="nil"/>
              <w:bottom w:val="nil"/>
              <w:right w:val="nil"/>
            </w:tcBorders>
            <w:shd w:val="clear" w:color="auto" w:fill="auto"/>
            <w:noWrap/>
            <w:hideMark/>
          </w:tcPr>
          <w:p w14:paraId="371FD5A1"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System design</w:t>
            </w:r>
          </w:p>
        </w:tc>
        <w:tc>
          <w:tcPr>
            <w:tcW w:w="4538" w:type="dxa"/>
            <w:gridSpan w:val="2"/>
            <w:tcBorders>
              <w:top w:val="nil"/>
              <w:left w:val="nil"/>
              <w:bottom w:val="nil"/>
              <w:right w:val="nil"/>
            </w:tcBorders>
            <w:shd w:val="clear" w:color="auto" w:fill="auto"/>
            <w:noWrap/>
            <w:hideMark/>
          </w:tcPr>
          <w:p w14:paraId="5B5349B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system,  </w:t>
            </w:r>
            <w:proofErr w:type="spellStart"/>
            <w:r w:rsidRPr="00435256">
              <w:rPr>
                <w:rFonts w:ascii="Calibri" w:eastAsia="Times New Roman" w:hAnsi="Calibri" w:cs="Calibri"/>
                <w:color w:val="000000"/>
                <w:lang w:val="en-GB" w:eastAsia="en-GB"/>
              </w:rPr>
              <w:t>oper</w:t>
            </w:r>
            <w:proofErr w:type="spellEnd"/>
            <w:r w:rsidRPr="00435256">
              <w:rPr>
                <w:rFonts w:ascii="Calibri" w:eastAsia="Times New Roman" w:hAnsi="Calibri" w:cs="Calibri"/>
                <w:color w:val="000000"/>
                <w:lang w:val="en-GB" w:eastAsia="en-GB"/>
              </w:rPr>
              <w:t>,  cost,  control,  perform</w:t>
            </w:r>
          </w:p>
        </w:tc>
        <w:tc>
          <w:tcPr>
            <w:tcW w:w="1415" w:type="dxa"/>
            <w:tcBorders>
              <w:top w:val="nil"/>
              <w:left w:val="nil"/>
              <w:bottom w:val="nil"/>
              <w:right w:val="nil"/>
            </w:tcBorders>
            <w:shd w:val="clear" w:color="auto" w:fill="auto"/>
            <w:noWrap/>
            <w:vAlign w:val="bottom"/>
            <w:hideMark/>
          </w:tcPr>
          <w:p w14:paraId="253FF59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3.7</w:t>
            </w:r>
          </w:p>
        </w:tc>
      </w:tr>
      <w:tr w:rsidR="00435256" w:rsidRPr="00435256" w14:paraId="4791DA5E" w14:textId="77777777" w:rsidTr="00435256">
        <w:trPr>
          <w:trHeight w:val="300"/>
        </w:trPr>
        <w:tc>
          <w:tcPr>
            <w:tcW w:w="567" w:type="dxa"/>
            <w:tcBorders>
              <w:top w:val="nil"/>
              <w:left w:val="nil"/>
              <w:bottom w:val="nil"/>
              <w:right w:val="nil"/>
            </w:tcBorders>
            <w:shd w:val="clear" w:color="auto" w:fill="auto"/>
            <w:noWrap/>
            <w:hideMark/>
          </w:tcPr>
          <w:p w14:paraId="6D5604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12</w:t>
            </w:r>
          </w:p>
        </w:tc>
        <w:tc>
          <w:tcPr>
            <w:tcW w:w="2552" w:type="dxa"/>
            <w:tcBorders>
              <w:top w:val="nil"/>
              <w:left w:val="nil"/>
              <w:bottom w:val="nil"/>
              <w:right w:val="nil"/>
            </w:tcBorders>
            <w:shd w:val="clear" w:color="auto" w:fill="auto"/>
            <w:noWrap/>
            <w:hideMark/>
          </w:tcPr>
          <w:p w14:paraId="17FAF6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Travel behaviour</w:t>
            </w:r>
          </w:p>
        </w:tc>
        <w:tc>
          <w:tcPr>
            <w:tcW w:w="4538" w:type="dxa"/>
            <w:gridSpan w:val="2"/>
            <w:tcBorders>
              <w:top w:val="nil"/>
              <w:left w:val="nil"/>
              <w:bottom w:val="nil"/>
              <w:right w:val="nil"/>
            </w:tcBorders>
            <w:shd w:val="clear" w:color="auto" w:fill="auto"/>
            <w:noWrap/>
            <w:hideMark/>
          </w:tcPr>
          <w:p w14:paraId="11D1C6C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travel,  mode,  </w:t>
            </w:r>
            <w:proofErr w:type="spellStart"/>
            <w:r w:rsidRPr="00435256">
              <w:rPr>
                <w:rFonts w:ascii="Calibri" w:eastAsia="Times New Roman" w:hAnsi="Calibri" w:cs="Calibri"/>
                <w:color w:val="000000"/>
                <w:lang w:val="en-GB" w:eastAsia="en-GB"/>
              </w:rPr>
              <w:t>choic</w:t>
            </w:r>
            <w:proofErr w:type="spellEnd"/>
            <w:r w:rsidRPr="00435256">
              <w:rPr>
                <w:rFonts w:ascii="Calibri" w:eastAsia="Times New Roman" w:hAnsi="Calibri" w:cs="Calibri"/>
                <w:color w:val="000000"/>
                <w:lang w:val="en-GB" w:eastAsia="en-GB"/>
              </w:rPr>
              <w:t>,  car,  time</w:t>
            </w:r>
          </w:p>
        </w:tc>
        <w:tc>
          <w:tcPr>
            <w:tcW w:w="1415" w:type="dxa"/>
            <w:tcBorders>
              <w:top w:val="nil"/>
              <w:left w:val="nil"/>
              <w:bottom w:val="nil"/>
              <w:right w:val="nil"/>
            </w:tcBorders>
            <w:shd w:val="clear" w:color="auto" w:fill="auto"/>
            <w:noWrap/>
            <w:vAlign w:val="bottom"/>
            <w:hideMark/>
          </w:tcPr>
          <w:p w14:paraId="37C2CF2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3.4</w:t>
            </w:r>
          </w:p>
        </w:tc>
      </w:tr>
      <w:tr w:rsidR="00435256" w:rsidRPr="00435256" w14:paraId="444312E2" w14:textId="77777777" w:rsidTr="00435256">
        <w:trPr>
          <w:trHeight w:val="300"/>
        </w:trPr>
        <w:tc>
          <w:tcPr>
            <w:tcW w:w="567" w:type="dxa"/>
            <w:tcBorders>
              <w:top w:val="nil"/>
              <w:left w:val="nil"/>
              <w:bottom w:val="nil"/>
              <w:right w:val="nil"/>
            </w:tcBorders>
            <w:shd w:val="clear" w:color="auto" w:fill="auto"/>
            <w:noWrap/>
            <w:hideMark/>
          </w:tcPr>
          <w:p w14:paraId="417321C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13</w:t>
            </w:r>
          </w:p>
        </w:tc>
        <w:tc>
          <w:tcPr>
            <w:tcW w:w="2552" w:type="dxa"/>
            <w:tcBorders>
              <w:top w:val="nil"/>
              <w:left w:val="nil"/>
              <w:bottom w:val="nil"/>
              <w:right w:val="nil"/>
            </w:tcBorders>
            <w:shd w:val="clear" w:color="auto" w:fill="auto"/>
            <w:noWrap/>
            <w:hideMark/>
          </w:tcPr>
          <w:p w14:paraId="78E318F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Thermal comfort</w:t>
            </w:r>
          </w:p>
        </w:tc>
        <w:tc>
          <w:tcPr>
            <w:tcW w:w="4538" w:type="dxa"/>
            <w:gridSpan w:val="2"/>
            <w:tcBorders>
              <w:top w:val="nil"/>
              <w:left w:val="nil"/>
              <w:bottom w:val="nil"/>
              <w:right w:val="nil"/>
            </w:tcBorders>
            <w:shd w:val="clear" w:color="auto" w:fill="auto"/>
            <w:noWrap/>
            <w:hideMark/>
          </w:tcPr>
          <w:p w14:paraId="3B41C7D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thermal,  comfort,  </w:t>
            </w:r>
            <w:proofErr w:type="spellStart"/>
            <w:r w:rsidRPr="00435256">
              <w:rPr>
                <w:rFonts w:ascii="Calibri" w:eastAsia="Times New Roman" w:hAnsi="Calibri" w:cs="Calibri"/>
                <w:color w:val="000000"/>
                <w:lang w:val="en-GB" w:eastAsia="en-GB"/>
              </w:rPr>
              <w:t>temperatur</w:t>
            </w:r>
            <w:proofErr w:type="spellEnd"/>
            <w:r w:rsidRPr="00435256">
              <w:rPr>
                <w:rFonts w:ascii="Calibri" w:eastAsia="Times New Roman" w:hAnsi="Calibri" w:cs="Calibri"/>
                <w:color w:val="000000"/>
                <w:lang w:val="en-GB" w:eastAsia="en-GB"/>
              </w:rPr>
              <w:t xml:space="preserve">,  indoor,  </w:t>
            </w:r>
            <w:proofErr w:type="spellStart"/>
            <w:r w:rsidRPr="00435256">
              <w:rPr>
                <w:rFonts w:ascii="Calibri" w:eastAsia="Times New Roman" w:hAnsi="Calibri" w:cs="Calibri"/>
                <w:color w:val="000000"/>
                <w:lang w:val="en-GB" w:eastAsia="en-GB"/>
              </w:rPr>
              <w:t>occup</w:t>
            </w:r>
            <w:proofErr w:type="spellEnd"/>
          </w:p>
        </w:tc>
        <w:tc>
          <w:tcPr>
            <w:tcW w:w="1415" w:type="dxa"/>
            <w:tcBorders>
              <w:top w:val="nil"/>
              <w:left w:val="nil"/>
              <w:bottom w:val="nil"/>
              <w:right w:val="nil"/>
            </w:tcBorders>
            <w:shd w:val="clear" w:color="auto" w:fill="auto"/>
            <w:noWrap/>
            <w:vAlign w:val="bottom"/>
            <w:hideMark/>
          </w:tcPr>
          <w:p w14:paraId="659C9D1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2BC200A" w14:textId="77777777" w:rsidTr="00435256">
        <w:trPr>
          <w:trHeight w:val="300"/>
        </w:trPr>
        <w:tc>
          <w:tcPr>
            <w:tcW w:w="567" w:type="dxa"/>
            <w:tcBorders>
              <w:top w:val="nil"/>
              <w:left w:val="nil"/>
              <w:bottom w:val="nil"/>
              <w:right w:val="nil"/>
            </w:tcBorders>
            <w:shd w:val="clear" w:color="auto" w:fill="auto"/>
            <w:noWrap/>
            <w:hideMark/>
          </w:tcPr>
          <w:p w14:paraId="5C38434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14</w:t>
            </w:r>
          </w:p>
        </w:tc>
        <w:tc>
          <w:tcPr>
            <w:tcW w:w="2552" w:type="dxa"/>
            <w:tcBorders>
              <w:top w:val="nil"/>
              <w:left w:val="nil"/>
              <w:bottom w:val="nil"/>
              <w:right w:val="nil"/>
            </w:tcBorders>
            <w:shd w:val="clear" w:color="auto" w:fill="auto"/>
            <w:noWrap/>
            <w:hideMark/>
          </w:tcPr>
          <w:p w14:paraId="757A49E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e-Vehicles</w:t>
            </w:r>
          </w:p>
        </w:tc>
        <w:tc>
          <w:tcPr>
            <w:tcW w:w="4538" w:type="dxa"/>
            <w:gridSpan w:val="2"/>
            <w:tcBorders>
              <w:top w:val="nil"/>
              <w:left w:val="nil"/>
              <w:bottom w:val="nil"/>
              <w:right w:val="nil"/>
            </w:tcBorders>
            <w:shd w:val="clear" w:color="auto" w:fill="auto"/>
            <w:noWrap/>
            <w:hideMark/>
          </w:tcPr>
          <w:p w14:paraId="6F71B220"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vehicl</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electr</w:t>
            </w:r>
            <w:proofErr w:type="spellEnd"/>
            <w:r w:rsidRPr="00435256">
              <w:rPr>
                <w:rFonts w:ascii="Calibri" w:eastAsia="Times New Roman" w:hAnsi="Calibri" w:cs="Calibri"/>
                <w:color w:val="000000"/>
                <w:lang w:val="en-GB" w:eastAsia="en-GB"/>
              </w:rPr>
              <w:t xml:space="preserve">,  fuel,  </w:t>
            </w:r>
            <w:proofErr w:type="spellStart"/>
            <w:r w:rsidRPr="00435256">
              <w:rPr>
                <w:rFonts w:ascii="Calibri" w:eastAsia="Times New Roman" w:hAnsi="Calibri" w:cs="Calibri"/>
                <w:color w:val="000000"/>
                <w:lang w:val="en-GB" w:eastAsia="en-GB"/>
              </w:rPr>
              <w:t>batteri</w:t>
            </w:r>
            <w:proofErr w:type="spellEnd"/>
            <w:r w:rsidRPr="00435256">
              <w:rPr>
                <w:rFonts w:ascii="Calibri" w:eastAsia="Times New Roman" w:hAnsi="Calibri" w:cs="Calibri"/>
                <w:color w:val="000000"/>
                <w:lang w:val="en-GB" w:eastAsia="en-GB"/>
              </w:rPr>
              <w:t>,  power</w:t>
            </w:r>
          </w:p>
        </w:tc>
        <w:tc>
          <w:tcPr>
            <w:tcW w:w="1415" w:type="dxa"/>
            <w:tcBorders>
              <w:top w:val="nil"/>
              <w:left w:val="nil"/>
              <w:bottom w:val="nil"/>
              <w:right w:val="nil"/>
            </w:tcBorders>
            <w:shd w:val="clear" w:color="auto" w:fill="auto"/>
            <w:noWrap/>
            <w:vAlign w:val="bottom"/>
            <w:hideMark/>
          </w:tcPr>
          <w:p w14:paraId="77CB710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F68DA56" w14:textId="77777777" w:rsidTr="00435256">
        <w:trPr>
          <w:trHeight w:val="300"/>
        </w:trPr>
        <w:tc>
          <w:tcPr>
            <w:tcW w:w="567" w:type="dxa"/>
            <w:tcBorders>
              <w:top w:val="nil"/>
              <w:left w:val="nil"/>
              <w:bottom w:val="nil"/>
              <w:right w:val="nil"/>
            </w:tcBorders>
            <w:shd w:val="clear" w:color="auto" w:fill="auto"/>
            <w:noWrap/>
            <w:hideMark/>
          </w:tcPr>
          <w:p w14:paraId="1625FB4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15</w:t>
            </w:r>
          </w:p>
        </w:tc>
        <w:tc>
          <w:tcPr>
            <w:tcW w:w="2552" w:type="dxa"/>
            <w:tcBorders>
              <w:top w:val="nil"/>
              <w:left w:val="nil"/>
              <w:bottom w:val="nil"/>
              <w:right w:val="nil"/>
            </w:tcBorders>
            <w:shd w:val="clear" w:color="auto" w:fill="auto"/>
            <w:noWrap/>
            <w:hideMark/>
          </w:tcPr>
          <w:p w14:paraId="4A25658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Waste water</w:t>
            </w:r>
          </w:p>
        </w:tc>
        <w:tc>
          <w:tcPr>
            <w:tcW w:w="4538" w:type="dxa"/>
            <w:gridSpan w:val="2"/>
            <w:tcBorders>
              <w:top w:val="nil"/>
              <w:left w:val="nil"/>
              <w:bottom w:val="nil"/>
              <w:right w:val="nil"/>
            </w:tcBorders>
            <w:shd w:val="clear" w:color="auto" w:fill="auto"/>
            <w:noWrap/>
            <w:hideMark/>
          </w:tcPr>
          <w:p w14:paraId="17B4AF4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treatment,  </w:t>
            </w:r>
            <w:proofErr w:type="spellStart"/>
            <w:r w:rsidRPr="00435256">
              <w:rPr>
                <w:rFonts w:ascii="Calibri" w:eastAsia="Times New Roman" w:hAnsi="Calibri" w:cs="Calibri"/>
                <w:color w:val="000000"/>
                <w:lang w:val="en-GB" w:eastAsia="en-GB"/>
              </w:rPr>
              <w:t>wastewat</w:t>
            </w:r>
            <w:proofErr w:type="spellEnd"/>
            <w:r w:rsidRPr="00435256">
              <w:rPr>
                <w:rFonts w:ascii="Calibri" w:eastAsia="Times New Roman" w:hAnsi="Calibri" w:cs="Calibri"/>
                <w:color w:val="000000"/>
                <w:lang w:val="en-GB" w:eastAsia="en-GB"/>
              </w:rPr>
              <w:t xml:space="preserve">,  plant,  </w:t>
            </w:r>
            <w:proofErr w:type="spellStart"/>
            <w:r w:rsidRPr="00435256">
              <w:rPr>
                <w:rFonts w:ascii="Calibri" w:eastAsia="Times New Roman" w:hAnsi="Calibri" w:cs="Calibri"/>
                <w:color w:val="000000"/>
                <w:lang w:val="en-GB" w:eastAsia="en-GB"/>
              </w:rPr>
              <w:t>remov</w:t>
            </w:r>
            <w:proofErr w:type="spellEnd"/>
            <w:r w:rsidRPr="00435256">
              <w:rPr>
                <w:rFonts w:ascii="Calibri" w:eastAsia="Times New Roman" w:hAnsi="Calibri" w:cs="Calibri"/>
                <w:color w:val="000000"/>
                <w:lang w:val="en-GB" w:eastAsia="en-GB"/>
              </w:rPr>
              <w:t>,  compost</w:t>
            </w:r>
          </w:p>
        </w:tc>
        <w:tc>
          <w:tcPr>
            <w:tcW w:w="1415" w:type="dxa"/>
            <w:tcBorders>
              <w:top w:val="nil"/>
              <w:left w:val="nil"/>
              <w:bottom w:val="nil"/>
              <w:right w:val="nil"/>
            </w:tcBorders>
            <w:shd w:val="clear" w:color="auto" w:fill="auto"/>
            <w:noWrap/>
            <w:vAlign w:val="bottom"/>
            <w:hideMark/>
          </w:tcPr>
          <w:p w14:paraId="09B427D5"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2B57282B" w14:textId="77777777" w:rsidTr="00435256">
        <w:trPr>
          <w:trHeight w:val="300"/>
        </w:trPr>
        <w:tc>
          <w:tcPr>
            <w:tcW w:w="567" w:type="dxa"/>
            <w:tcBorders>
              <w:top w:val="nil"/>
              <w:left w:val="nil"/>
              <w:bottom w:val="nil"/>
              <w:right w:val="nil"/>
            </w:tcBorders>
            <w:shd w:val="clear" w:color="auto" w:fill="auto"/>
            <w:noWrap/>
            <w:hideMark/>
          </w:tcPr>
          <w:p w14:paraId="548D0BC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16</w:t>
            </w:r>
          </w:p>
        </w:tc>
        <w:tc>
          <w:tcPr>
            <w:tcW w:w="2552" w:type="dxa"/>
            <w:tcBorders>
              <w:top w:val="nil"/>
              <w:left w:val="nil"/>
              <w:bottom w:val="nil"/>
              <w:right w:val="nil"/>
            </w:tcBorders>
            <w:shd w:val="clear" w:color="auto" w:fill="auto"/>
            <w:noWrap/>
            <w:hideMark/>
          </w:tcPr>
          <w:p w14:paraId="4209B8C5"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Rail transit</w:t>
            </w:r>
          </w:p>
        </w:tc>
        <w:tc>
          <w:tcPr>
            <w:tcW w:w="4538" w:type="dxa"/>
            <w:gridSpan w:val="2"/>
            <w:tcBorders>
              <w:top w:val="nil"/>
              <w:left w:val="nil"/>
              <w:bottom w:val="nil"/>
              <w:right w:val="nil"/>
            </w:tcBorders>
            <w:shd w:val="clear" w:color="auto" w:fill="auto"/>
            <w:noWrap/>
            <w:hideMark/>
          </w:tcPr>
          <w:p w14:paraId="0A02317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transit,  rail,  station,  ridership,  access</w:t>
            </w:r>
          </w:p>
        </w:tc>
        <w:tc>
          <w:tcPr>
            <w:tcW w:w="1415" w:type="dxa"/>
            <w:tcBorders>
              <w:top w:val="nil"/>
              <w:left w:val="nil"/>
              <w:bottom w:val="nil"/>
              <w:right w:val="nil"/>
            </w:tcBorders>
            <w:shd w:val="clear" w:color="auto" w:fill="auto"/>
            <w:noWrap/>
            <w:vAlign w:val="bottom"/>
            <w:hideMark/>
          </w:tcPr>
          <w:p w14:paraId="11314CAC"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0D61742A" w14:textId="77777777" w:rsidTr="00435256">
        <w:trPr>
          <w:trHeight w:val="300"/>
        </w:trPr>
        <w:tc>
          <w:tcPr>
            <w:tcW w:w="567" w:type="dxa"/>
            <w:tcBorders>
              <w:top w:val="nil"/>
              <w:left w:val="nil"/>
              <w:bottom w:val="nil"/>
              <w:right w:val="nil"/>
            </w:tcBorders>
            <w:shd w:val="clear" w:color="auto" w:fill="auto"/>
            <w:noWrap/>
            <w:hideMark/>
          </w:tcPr>
          <w:p w14:paraId="49ACD09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17</w:t>
            </w:r>
          </w:p>
        </w:tc>
        <w:tc>
          <w:tcPr>
            <w:tcW w:w="2552" w:type="dxa"/>
            <w:tcBorders>
              <w:top w:val="nil"/>
              <w:left w:val="nil"/>
              <w:bottom w:val="nil"/>
              <w:right w:val="nil"/>
            </w:tcBorders>
            <w:shd w:val="clear" w:color="auto" w:fill="auto"/>
            <w:noWrap/>
            <w:hideMark/>
          </w:tcPr>
          <w:p w14:paraId="05CBEC75"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Air quality</w:t>
            </w:r>
          </w:p>
        </w:tc>
        <w:tc>
          <w:tcPr>
            <w:tcW w:w="4538" w:type="dxa"/>
            <w:gridSpan w:val="2"/>
            <w:tcBorders>
              <w:top w:val="nil"/>
              <w:left w:val="nil"/>
              <w:bottom w:val="nil"/>
              <w:right w:val="nil"/>
            </w:tcBorders>
            <w:shd w:val="clear" w:color="auto" w:fill="auto"/>
            <w:noWrap/>
            <w:hideMark/>
          </w:tcPr>
          <w:p w14:paraId="7B3AFAAC"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air,  </w:t>
            </w:r>
            <w:proofErr w:type="spellStart"/>
            <w:r w:rsidRPr="00435256">
              <w:rPr>
                <w:rFonts w:ascii="Calibri" w:eastAsia="Times New Roman" w:hAnsi="Calibri" w:cs="Calibri"/>
                <w:color w:val="000000"/>
                <w:lang w:val="en-GB" w:eastAsia="en-GB"/>
              </w:rPr>
              <w:t>pollut</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ventil</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qualiti</w:t>
            </w:r>
            <w:proofErr w:type="spellEnd"/>
            <w:r w:rsidRPr="00435256">
              <w:rPr>
                <w:rFonts w:ascii="Calibri" w:eastAsia="Times New Roman" w:hAnsi="Calibri" w:cs="Calibri"/>
                <w:color w:val="000000"/>
                <w:lang w:val="en-GB" w:eastAsia="en-GB"/>
              </w:rPr>
              <w:t>,  indoor</w:t>
            </w:r>
          </w:p>
        </w:tc>
        <w:tc>
          <w:tcPr>
            <w:tcW w:w="1415" w:type="dxa"/>
            <w:tcBorders>
              <w:top w:val="nil"/>
              <w:left w:val="nil"/>
              <w:bottom w:val="nil"/>
              <w:right w:val="nil"/>
            </w:tcBorders>
            <w:shd w:val="clear" w:color="auto" w:fill="auto"/>
            <w:noWrap/>
            <w:vAlign w:val="bottom"/>
            <w:hideMark/>
          </w:tcPr>
          <w:p w14:paraId="20AFA534"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2.9</w:t>
            </w:r>
          </w:p>
        </w:tc>
      </w:tr>
      <w:tr w:rsidR="00435256" w:rsidRPr="00435256" w14:paraId="66143AEE" w14:textId="77777777" w:rsidTr="00435256">
        <w:trPr>
          <w:trHeight w:val="300"/>
        </w:trPr>
        <w:tc>
          <w:tcPr>
            <w:tcW w:w="567" w:type="dxa"/>
            <w:tcBorders>
              <w:top w:val="nil"/>
              <w:left w:val="nil"/>
              <w:bottom w:val="nil"/>
              <w:right w:val="nil"/>
            </w:tcBorders>
            <w:shd w:val="clear" w:color="auto" w:fill="auto"/>
            <w:noWrap/>
            <w:hideMark/>
          </w:tcPr>
          <w:p w14:paraId="6EB2328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c>
          <w:tcPr>
            <w:tcW w:w="2552" w:type="dxa"/>
            <w:tcBorders>
              <w:top w:val="nil"/>
              <w:left w:val="nil"/>
              <w:bottom w:val="nil"/>
              <w:right w:val="nil"/>
            </w:tcBorders>
            <w:shd w:val="clear" w:color="auto" w:fill="auto"/>
            <w:noWrap/>
            <w:hideMark/>
          </w:tcPr>
          <w:p w14:paraId="4549DCAE"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Climate change mitigation</w:t>
            </w:r>
          </w:p>
        </w:tc>
        <w:tc>
          <w:tcPr>
            <w:tcW w:w="4538" w:type="dxa"/>
            <w:gridSpan w:val="2"/>
            <w:tcBorders>
              <w:top w:val="nil"/>
              <w:left w:val="nil"/>
              <w:bottom w:val="nil"/>
              <w:right w:val="nil"/>
            </w:tcBorders>
            <w:shd w:val="clear" w:color="auto" w:fill="auto"/>
            <w:noWrap/>
            <w:hideMark/>
          </w:tcPr>
          <w:p w14:paraId="3DA3E57D"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climat</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chang</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mitig</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polici</w:t>
            </w:r>
            <w:proofErr w:type="spellEnd"/>
            <w:r w:rsidRPr="00435256">
              <w:rPr>
                <w:rFonts w:ascii="Calibri" w:eastAsia="Times New Roman" w:hAnsi="Calibri" w:cs="Calibri"/>
                <w:color w:val="000000"/>
                <w:lang w:val="en-GB" w:eastAsia="en-GB"/>
              </w:rPr>
              <w:t>,  local</w:t>
            </w:r>
          </w:p>
        </w:tc>
        <w:tc>
          <w:tcPr>
            <w:tcW w:w="1415" w:type="dxa"/>
            <w:tcBorders>
              <w:top w:val="nil"/>
              <w:left w:val="nil"/>
              <w:bottom w:val="nil"/>
              <w:right w:val="nil"/>
            </w:tcBorders>
            <w:shd w:val="clear" w:color="auto" w:fill="auto"/>
            <w:noWrap/>
            <w:vAlign w:val="bottom"/>
            <w:hideMark/>
          </w:tcPr>
          <w:p w14:paraId="53A7C3ED"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40061FB5" w14:textId="77777777" w:rsidTr="00435256">
        <w:trPr>
          <w:trHeight w:val="300"/>
        </w:trPr>
        <w:tc>
          <w:tcPr>
            <w:tcW w:w="567" w:type="dxa"/>
            <w:tcBorders>
              <w:top w:val="nil"/>
              <w:left w:val="nil"/>
              <w:bottom w:val="nil"/>
              <w:right w:val="nil"/>
            </w:tcBorders>
            <w:shd w:val="clear" w:color="auto" w:fill="auto"/>
            <w:noWrap/>
            <w:hideMark/>
          </w:tcPr>
          <w:p w14:paraId="3125A28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c>
          <w:tcPr>
            <w:tcW w:w="2552" w:type="dxa"/>
            <w:tcBorders>
              <w:top w:val="nil"/>
              <w:left w:val="nil"/>
              <w:bottom w:val="nil"/>
              <w:right w:val="nil"/>
            </w:tcBorders>
            <w:shd w:val="clear" w:color="auto" w:fill="auto"/>
            <w:noWrap/>
            <w:hideMark/>
          </w:tcPr>
          <w:p w14:paraId="0BD86491"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Heating &amp; cooling systems</w:t>
            </w:r>
          </w:p>
        </w:tc>
        <w:tc>
          <w:tcPr>
            <w:tcW w:w="4538" w:type="dxa"/>
            <w:gridSpan w:val="2"/>
            <w:tcBorders>
              <w:top w:val="nil"/>
              <w:left w:val="nil"/>
              <w:bottom w:val="nil"/>
              <w:right w:val="nil"/>
            </w:tcBorders>
            <w:shd w:val="clear" w:color="auto" w:fill="auto"/>
            <w:noWrap/>
            <w:hideMark/>
          </w:tcPr>
          <w:p w14:paraId="0796D48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heat,  </w:t>
            </w:r>
            <w:proofErr w:type="spellStart"/>
            <w:r w:rsidRPr="00435256">
              <w:rPr>
                <w:rFonts w:ascii="Calibri" w:eastAsia="Times New Roman" w:hAnsi="Calibri" w:cs="Calibri"/>
                <w:color w:val="000000"/>
                <w:lang w:val="en-GB" w:eastAsia="en-GB"/>
              </w:rPr>
              <w:t>hous</w:t>
            </w:r>
            <w:proofErr w:type="spellEnd"/>
            <w:r w:rsidRPr="00435256">
              <w:rPr>
                <w:rFonts w:ascii="Calibri" w:eastAsia="Times New Roman" w:hAnsi="Calibri" w:cs="Calibri"/>
                <w:color w:val="000000"/>
                <w:lang w:val="en-GB" w:eastAsia="en-GB"/>
              </w:rPr>
              <w:t>,  pump,  cool,  district</w:t>
            </w:r>
          </w:p>
        </w:tc>
        <w:tc>
          <w:tcPr>
            <w:tcW w:w="1415" w:type="dxa"/>
            <w:tcBorders>
              <w:top w:val="nil"/>
              <w:left w:val="nil"/>
              <w:bottom w:val="nil"/>
              <w:right w:val="nil"/>
            </w:tcBorders>
            <w:shd w:val="clear" w:color="auto" w:fill="auto"/>
            <w:noWrap/>
            <w:vAlign w:val="bottom"/>
            <w:hideMark/>
          </w:tcPr>
          <w:p w14:paraId="40636428"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27B8A1C4" w14:textId="77777777" w:rsidTr="00435256">
        <w:trPr>
          <w:trHeight w:val="300"/>
        </w:trPr>
        <w:tc>
          <w:tcPr>
            <w:tcW w:w="567" w:type="dxa"/>
            <w:tcBorders>
              <w:top w:val="nil"/>
              <w:left w:val="nil"/>
              <w:bottom w:val="nil"/>
              <w:right w:val="nil"/>
            </w:tcBorders>
            <w:shd w:val="clear" w:color="auto" w:fill="auto"/>
            <w:noWrap/>
            <w:hideMark/>
          </w:tcPr>
          <w:p w14:paraId="45FB40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20</w:t>
            </w:r>
          </w:p>
        </w:tc>
        <w:tc>
          <w:tcPr>
            <w:tcW w:w="2552" w:type="dxa"/>
            <w:tcBorders>
              <w:top w:val="nil"/>
              <w:left w:val="nil"/>
              <w:bottom w:val="nil"/>
              <w:right w:val="nil"/>
            </w:tcBorders>
            <w:shd w:val="clear" w:color="auto" w:fill="auto"/>
            <w:noWrap/>
            <w:hideMark/>
          </w:tcPr>
          <w:p w14:paraId="52D49EF1" w14:textId="77777777" w:rsidR="00435256" w:rsidRPr="00435256" w:rsidRDefault="00435256" w:rsidP="00435256">
            <w:pPr>
              <w:spacing w:after="0" w:line="240" w:lineRule="auto"/>
              <w:rPr>
                <w:rFonts w:ascii="Calibri" w:eastAsia="Times New Roman" w:hAnsi="Calibri" w:cs="Calibri"/>
                <w:color w:val="FFC000"/>
                <w:lang w:val="en-GB" w:eastAsia="en-GB"/>
              </w:rPr>
            </w:pPr>
            <w:r w:rsidRPr="00435256">
              <w:rPr>
                <w:rFonts w:ascii="Calibri" w:eastAsia="Times New Roman" w:hAnsi="Calibri" w:cs="Calibri"/>
                <w:color w:val="FFC000"/>
                <w:lang w:val="en-GB" w:eastAsia="en-GB"/>
              </w:rPr>
              <w:t>Transport services &amp; provisioning</w:t>
            </w:r>
          </w:p>
        </w:tc>
        <w:tc>
          <w:tcPr>
            <w:tcW w:w="4538" w:type="dxa"/>
            <w:gridSpan w:val="2"/>
            <w:tcBorders>
              <w:top w:val="nil"/>
              <w:left w:val="nil"/>
              <w:bottom w:val="nil"/>
              <w:right w:val="nil"/>
            </w:tcBorders>
            <w:shd w:val="clear" w:color="auto" w:fill="auto"/>
            <w:noWrap/>
            <w:hideMark/>
          </w:tcPr>
          <w:p w14:paraId="41E25F30"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servic</w:t>
            </w:r>
            <w:proofErr w:type="spellEnd"/>
            <w:r w:rsidRPr="00435256">
              <w:rPr>
                <w:rFonts w:ascii="Calibri" w:eastAsia="Times New Roman" w:hAnsi="Calibri" w:cs="Calibri"/>
                <w:color w:val="000000"/>
                <w:lang w:val="en-GB" w:eastAsia="en-GB"/>
              </w:rPr>
              <w:t xml:space="preserve">,  ecosystem,  </w:t>
            </w:r>
            <w:proofErr w:type="spellStart"/>
            <w:r w:rsidRPr="00435256">
              <w:rPr>
                <w:rFonts w:ascii="Calibri" w:eastAsia="Times New Roman" w:hAnsi="Calibri" w:cs="Calibri"/>
                <w:color w:val="000000"/>
                <w:lang w:val="en-GB" w:eastAsia="en-GB"/>
              </w:rPr>
              <w:t>oper</w:t>
            </w:r>
            <w:proofErr w:type="spellEnd"/>
            <w:r w:rsidRPr="00435256">
              <w:rPr>
                <w:rFonts w:ascii="Calibri" w:eastAsia="Times New Roman" w:hAnsi="Calibri" w:cs="Calibri"/>
                <w:color w:val="000000"/>
                <w:lang w:val="en-GB" w:eastAsia="en-GB"/>
              </w:rPr>
              <w:t xml:space="preserve">,  public,  </w:t>
            </w:r>
            <w:proofErr w:type="spellStart"/>
            <w:r w:rsidRPr="00435256">
              <w:rPr>
                <w:rFonts w:ascii="Calibri" w:eastAsia="Times New Roman" w:hAnsi="Calibri" w:cs="Calibri"/>
                <w:color w:val="000000"/>
                <w:lang w:val="en-GB" w:eastAsia="en-GB"/>
              </w:rPr>
              <w:t>provid</w:t>
            </w:r>
            <w:proofErr w:type="spellEnd"/>
          </w:p>
        </w:tc>
        <w:tc>
          <w:tcPr>
            <w:tcW w:w="1415" w:type="dxa"/>
            <w:tcBorders>
              <w:top w:val="nil"/>
              <w:left w:val="nil"/>
              <w:bottom w:val="nil"/>
              <w:right w:val="nil"/>
            </w:tcBorders>
            <w:shd w:val="clear" w:color="auto" w:fill="auto"/>
            <w:noWrap/>
            <w:vAlign w:val="bottom"/>
            <w:hideMark/>
          </w:tcPr>
          <w:p w14:paraId="246A93E6"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r>
      <w:tr w:rsidR="00435256" w:rsidRPr="00435256" w14:paraId="4A1252A7" w14:textId="77777777" w:rsidTr="00435256">
        <w:trPr>
          <w:trHeight w:val="300"/>
        </w:trPr>
        <w:tc>
          <w:tcPr>
            <w:tcW w:w="567" w:type="dxa"/>
            <w:tcBorders>
              <w:top w:val="nil"/>
              <w:left w:val="nil"/>
              <w:bottom w:val="nil"/>
              <w:right w:val="nil"/>
            </w:tcBorders>
            <w:shd w:val="clear" w:color="auto" w:fill="auto"/>
            <w:noWrap/>
            <w:hideMark/>
          </w:tcPr>
          <w:p w14:paraId="7122B36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21</w:t>
            </w:r>
          </w:p>
        </w:tc>
        <w:tc>
          <w:tcPr>
            <w:tcW w:w="2552" w:type="dxa"/>
            <w:tcBorders>
              <w:top w:val="nil"/>
              <w:left w:val="nil"/>
              <w:bottom w:val="nil"/>
              <w:right w:val="nil"/>
            </w:tcBorders>
            <w:shd w:val="clear" w:color="auto" w:fill="auto"/>
            <w:noWrap/>
            <w:hideMark/>
          </w:tcPr>
          <w:p w14:paraId="5B49FA3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Car parking</w:t>
            </w:r>
          </w:p>
        </w:tc>
        <w:tc>
          <w:tcPr>
            <w:tcW w:w="4538" w:type="dxa"/>
            <w:gridSpan w:val="2"/>
            <w:tcBorders>
              <w:top w:val="nil"/>
              <w:left w:val="nil"/>
              <w:bottom w:val="nil"/>
              <w:right w:val="nil"/>
            </w:tcBorders>
            <w:shd w:val="clear" w:color="auto" w:fill="auto"/>
            <w:noWrap/>
            <w:hideMark/>
          </w:tcPr>
          <w:p w14:paraId="4010206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park,  space,  car,  price,  </w:t>
            </w:r>
            <w:proofErr w:type="spellStart"/>
            <w:r w:rsidRPr="00435256">
              <w:rPr>
                <w:rFonts w:ascii="Calibri" w:eastAsia="Times New Roman" w:hAnsi="Calibri" w:cs="Calibri"/>
                <w:color w:val="000000"/>
                <w:lang w:val="en-GB" w:eastAsia="en-GB"/>
              </w:rPr>
              <w:t>polici</w:t>
            </w:r>
            <w:proofErr w:type="spellEnd"/>
          </w:p>
        </w:tc>
        <w:tc>
          <w:tcPr>
            <w:tcW w:w="1415" w:type="dxa"/>
            <w:tcBorders>
              <w:top w:val="nil"/>
              <w:left w:val="nil"/>
              <w:bottom w:val="nil"/>
              <w:right w:val="nil"/>
            </w:tcBorders>
            <w:shd w:val="clear" w:color="auto" w:fill="auto"/>
            <w:noWrap/>
            <w:vAlign w:val="bottom"/>
            <w:hideMark/>
          </w:tcPr>
          <w:p w14:paraId="45B84A97"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r>
      <w:tr w:rsidR="00435256" w:rsidRPr="00435256" w14:paraId="39E93813" w14:textId="77777777" w:rsidTr="00435256">
        <w:trPr>
          <w:trHeight w:val="300"/>
        </w:trPr>
        <w:tc>
          <w:tcPr>
            <w:tcW w:w="567" w:type="dxa"/>
            <w:tcBorders>
              <w:top w:val="nil"/>
              <w:left w:val="nil"/>
              <w:bottom w:val="nil"/>
              <w:right w:val="nil"/>
            </w:tcBorders>
            <w:shd w:val="clear" w:color="auto" w:fill="auto"/>
            <w:noWrap/>
            <w:hideMark/>
          </w:tcPr>
          <w:p w14:paraId="3BF9BBA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22</w:t>
            </w:r>
          </w:p>
        </w:tc>
        <w:tc>
          <w:tcPr>
            <w:tcW w:w="2552" w:type="dxa"/>
            <w:tcBorders>
              <w:top w:val="nil"/>
              <w:left w:val="nil"/>
              <w:bottom w:val="nil"/>
              <w:right w:val="nil"/>
            </w:tcBorders>
            <w:shd w:val="clear" w:color="auto" w:fill="auto"/>
            <w:noWrap/>
            <w:hideMark/>
          </w:tcPr>
          <w:p w14:paraId="76A1514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Bus rapid transit</w:t>
            </w:r>
          </w:p>
        </w:tc>
        <w:tc>
          <w:tcPr>
            <w:tcW w:w="4538" w:type="dxa"/>
            <w:gridSpan w:val="2"/>
            <w:tcBorders>
              <w:top w:val="nil"/>
              <w:left w:val="nil"/>
              <w:bottom w:val="nil"/>
              <w:right w:val="nil"/>
            </w:tcBorders>
            <w:shd w:val="clear" w:color="auto" w:fill="auto"/>
            <w:noWrap/>
            <w:hideMark/>
          </w:tcPr>
          <w:p w14:paraId="25B81FE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bus,  </w:t>
            </w:r>
            <w:proofErr w:type="spellStart"/>
            <w:r w:rsidRPr="00435256">
              <w:rPr>
                <w:rFonts w:ascii="Calibri" w:eastAsia="Times New Roman" w:hAnsi="Calibri" w:cs="Calibri"/>
                <w:color w:val="000000"/>
                <w:lang w:val="en-GB" w:eastAsia="en-GB"/>
              </w:rPr>
              <w:t>brt</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buse</w:t>
            </w:r>
            <w:proofErr w:type="spellEnd"/>
            <w:r w:rsidRPr="00435256">
              <w:rPr>
                <w:rFonts w:ascii="Calibri" w:eastAsia="Times New Roman" w:hAnsi="Calibri" w:cs="Calibri"/>
                <w:color w:val="000000"/>
                <w:lang w:val="en-GB" w:eastAsia="en-GB"/>
              </w:rPr>
              <w:t>,  rout,  stop</w:t>
            </w:r>
          </w:p>
        </w:tc>
        <w:tc>
          <w:tcPr>
            <w:tcW w:w="1415" w:type="dxa"/>
            <w:tcBorders>
              <w:top w:val="nil"/>
              <w:left w:val="nil"/>
              <w:bottom w:val="nil"/>
              <w:right w:val="nil"/>
            </w:tcBorders>
            <w:shd w:val="clear" w:color="auto" w:fill="auto"/>
            <w:noWrap/>
            <w:vAlign w:val="bottom"/>
            <w:hideMark/>
          </w:tcPr>
          <w:p w14:paraId="23ACDEBA"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65212F54" w14:textId="77777777" w:rsidTr="00435256">
        <w:trPr>
          <w:trHeight w:val="300"/>
        </w:trPr>
        <w:tc>
          <w:tcPr>
            <w:tcW w:w="567" w:type="dxa"/>
            <w:tcBorders>
              <w:top w:val="nil"/>
              <w:left w:val="nil"/>
              <w:bottom w:val="nil"/>
              <w:right w:val="nil"/>
            </w:tcBorders>
            <w:shd w:val="clear" w:color="auto" w:fill="auto"/>
            <w:noWrap/>
            <w:hideMark/>
          </w:tcPr>
          <w:p w14:paraId="4318F4B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c>
          <w:tcPr>
            <w:tcW w:w="2552" w:type="dxa"/>
            <w:tcBorders>
              <w:top w:val="nil"/>
              <w:left w:val="nil"/>
              <w:bottom w:val="nil"/>
              <w:right w:val="nil"/>
            </w:tcBorders>
            <w:shd w:val="clear" w:color="auto" w:fill="auto"/>
            <w:noWrap/>
            <w:hideMark/>
          </w:tcPr>
          <w:p w14:paraId="2F70D2B8"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Household recycling</w:t>
            </w:r>
          </w:p>
        </w:tc>
        <w:tc>
          <w:tcPr>
            <w:tcW w:w="4538" w:type="dxa"/>
            <w:gridSpan w:val="2"/>
            <w:tcBorders>
              <w:top w:val="nil"/>
              <w:left w:val="nil"/>
              <w:bottom w:val="nil"/>
              <w:right w:val="nil"/>
            </w:tcBorders>
            <w:shd w:val="clear" w:color="auto" w:fill="auto"/>
            <w:noWrap/>
            <w:hideMark/>
          </w:tcPr>
          <w:p w14:paraId="1650A634"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recycl</w:t>
            </w:r>
            <w:proofErr w:type="spellEnd"/>
            <w:r w:rsidRPr="00435256">
              <w:rPr>
                <w:rFonts w:ascii="Calibri" w:eastAsia="Times New Roman" w:hAnsi="Calibri" w:cs="Calibri"/>
                <w:color w:val="000000"/>
                <w:lang w:val="en-GB" w:eastAsia="en-GB"/>
              </w:rPr>
              <w:t xml:space="preserve">,  household,  collect,  </w:t>
            </w:r>
            <w:proofErr w:type="spellStart"/>
            <w:r w:rsidRPr="00435256">
              <w:rPr>
                <w:rFonts w:ascii="Calibri" w:eastAsia="Times New Roman" w:hAnsi="Calibri" w:cs="Calibri"/>
                <w:color w:val="000000"/>
                <w:lang w:val="en-GB" w:eastAsia="en-GB"/>
              </w:rPr>
              <w:t>materi</w:t>
            </w:r>
            <w:proofErr w:type="spellEnd"/>
            <w:r w:rsidRPr="00435256">
              <w:rPr>
                <w:rFonts w:ascii="Calibri" w:eastAsia="Times New Roman" w:hAnsi="Calibri" w:cs="Calibri"/>
                <w:color w:val="000000"/>
                <w:lang w:val="en-GB" w:eastAsia="en-GB"/>
              </w:rPr>
              <w:t>,  program</w:t>
            </w:r>
          </w:p>
        </w:tc>
        <w:tc>
          <w:tcPr>
            <w:tcW w:w="1415" w:type="dxa"/>
            <w:tcBorders>
              <w:top w:val="nil"/>
              <w:left w:val="nil"/>
              <w:bottom w:val="nil"/>
              <w:right w:val="nil"/>
            </w:tcBorders>
            <w:shd w:val="clear" w:color="auto" w:fill="auto"/>
            <w:noWrap/>
            <w:vAlign w:val="bottom"/>
            <w:hideMark/>
          </w:tcPr>
          <w:p w14:paraId="2F04C5B3"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73F68FAD" w14:textId="77777777" w:rsidTr="00435256">
        <w:trPr>
          <w:trHeight w:val="300"/>
        </w:trPr>
        <w:tc>
          <w:tcPr>
            <w:tcW w:w="567" w:type="dxa"/>
            <w:tcBorders>
              <w:top w:val="nil"/>
              <w:left w:val="nil"/>
              <w:bottom w:val="nil"/>
              <w:right w:val="nil"/>
            </w:tcBorders>
            <w:shd w:val="clear" w:color="auto" w:fill="auto"/>
            <w:noWrap/>
            <w:hideMark/>
          </w:tcPr>
          <w:p w14:paraId="4521986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c>
          <w:tcPr>
            <w:tcW w:w="2552" w:type="dxa"/>
            <w:tcBorders>
              <w:top w:val="nil"/>
              <w:left w:val="nil"/>
              <w:bottom w:val="nil"/>
              <w:right w:val="nil"/>
            </w:tcBorders>
            <w:shd w:val="clear" w:color="auto" w:fill="auto"/>
            <w:noWrap/>
            <w:hideMark/>
          </w:tcPr>
          <w:p w14:paraId="34E0C76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Road tolls</w:t>
            </w:r>
          </w:p>
        </w:tc>
        <w:tc>
          <w:tcPr>
            <w:tcW w:w="4538" w:type="dxa"/>
            <w:gridSpan w:val="2"/>
            <w:tcBorders>
              <w:top w:val="nil"/>
              <w:left w:val="nil"/>
              <w:bottom w:val="nil"/>
              <w:right w:val="nil"/>
            </w:tcBorders>
            <w:shd w:val="clear" w:color="auto" w:fill="auto"/>
            <w:noWrap/>
            <w:hideMark/>
          </w:tcPr>
          <w:p w14:paraId="2E4E199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toll,  lane,  road,  traffic,  congest</w:t>
            </w:r>
          </w:p>
        </w:tc>
        <w:tc>
          <w:tcPr>
            <w:tcW w:w="1415" w:type="dxa"/>
            <w:tcBorders>
              <w:top w:val="nil"/>
              <w:left w:val="nil"/>
              <w:bottom w:val="nil"/>
              <w:right w:val="nil"/>
            </w:tcBorders>
            <w:shd w:val="clear" w:color="auto" w:fill="auto"/>
            <w:noWrap/>
            <w:vAlign w:val="bottom"/>
            <w:hideMark/>
          </w:tcPr>
          <w:p w14:paraId="0538ED5C"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213258E7" w14:textId="77777777" w:rsidTr="00435256">
        <w:trPr>
          <w:trHeight w:val="315"/>
        </w:trPr>
        <w:tc>
          <w:tcPr>
            <w:tcW w:w="567" w:type="dxa"/>
            <w:tcBorders>
              <w:top w:val="nil"/>
              <w:left w:val="nil"/>
              <w:bottom w:val="nil"/>
              <w:right w:val="nil"/>
            </w:tcBorders>
            <w:shd w:val="clear" w:color="auto" w:fill="auto"/>
            <w:noWrap/>
            <w:hideMark/>
          </w:tcPr>
          <w:p w14:paraId="54F2D4F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25</w:t>
            </w:r>
          </w:p>
        </w:tc>
        <w:tc>
          <w:tcPr>
            <w:tcW w:w="2552" w:type="dxa"/>
            <w:tcBorders>
              <w:top w:val="nil"/>
              <w:left w:val="nil"/>
              <w:bottom w:val="nil"/>
              <w:right w:val="nil"/>
            </w:tcBorders>
            <w:shd w:val="clear" w:color="auto" w:fill="auto"/>
            <w:noWrap/>
            <w:hideMark/>
          </w:tcPr>
          <w:p w14:paraId="02E0B79D" w14:textId="77777777" w:rsidR="00435256" w:rsidRPr="00435256" w:rsidRDefault="00435256" w:rsidP="00435256">
            <w:pPr>
              <w:spacing w:after="0" w:line="240" w:lineRule="auto"/>
              <w:rPr>
                <w:rFonts w:ascii="Calibri" w:eastAsia="Times New Roman" w:hAnsi="Calibri" w:cs="Calibri"/>
                <w:color w:val="FF0000"/>
                <w:lang w:val="en-GB" w:eastAsia="en-GB"/>
              </w:rPr>
            </w:pPr>
            <w:r w:rsidRPr="00435256">
              <w:rPr>
                <w:rFonts w:ascii="Calibri" w:eastAsia="Times New Roman" w:hAnsi="Calibri" w:cs="Calibri"/>
                <w:color w:val="FF0000"/>
                <w:lang w:val="en-GB" w:eastAsia="en-GB"/>
              </w:rPr>
              <w:t>Charging stations</w:t>
            </w:r>
          </w:p>
        </w:tc>
        <w:tc>
          <w:tcPr>
            <w:tcW w:w="4538" w:type="dxa"/>
            <w:gridSpan w:val="2"/>
            <w:tcBorders>
              <w:top w:val="nil"/>
              <w:left w:val="nil"/>
              <w:bottom w:val="nil"/>
              <w:right w:val="nil"/>
            </w:tcBorders>
            <w:shd w:val="clear" w:color="auto" w:fill="auto"/>
            <w:noWrap/>
            <w:hideMark/>
          </w:tcPr>
          <w:p w14:paraId="01F0B823"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charg</w:t>
            </w:r>
            <w:proofErr w:type="spellEnd"/>
            <w:r w:rsidRPr="00435256">
              <w:rPr>
                <w:rFonts w:ascii="Calibri" w:eastAsia="Times New Roman" w:hAnsi="Calibri" w:cs="Calibri"/>
                <w:color w:val="000000"/>
                <w:lang w:val="en-GB" w:eastAsia="en-GB"/>
              </w:rPr>
              <w:t xml:space="preserve">,  station,  congest,  </w:t>
            </w:r>
            <w:proofErr w:type="spellStart"/>
            <w:r w:rsidRPr="00435256">
              <w:rPr>
                <w:rFonts w:ascii="Calibri" w:eastAsia="Times New Roman" w:hAnsi="Calibri" w:cs="Calibri"/>
                <w:color w:val="000000"/>
                <w:lang w:val="en-GB" w:eastAsia="en-GB"/>
              </w:rPr>
              <w:t>ev</w:t>
            </w:r>
            <w:proofErr w:type="spellEnd"/>
            <w:r w:rsidRPr="00435256">
              <w:rPr>
                <w:rFonts w:ascii="Calibri" w:eastAsia="Times New Roman" w:hAnsi="Calibri" w:cs="Calibri"/>
                <w:color w:val="000000"/>
                <w:lang w:val="en-GB" w:eastAsia="en-GB"/>
              </w:rPr>
              <w:t>,  scheme</w:t>
            </w:r>
          </w:p>
        </w:tc>
        <w:tc>
          <w:tcPr>
            <w:tcW w:w="1415" w:type="dxa"/>
            <w:tcBorders>
              <w:top w:val="nil"/>
              <w:left w:val="nil"/>
              <w:bottom w:val="nil"/>
              <w:right w:val="nil"/>
            </w:tcBorders>
            <w:shd w:val="clear" w:color="auto" w:fill="auto"/>
            <w:noWrap/>
            <w:vAlign w:val="bottom"/>
            <w:hideMark/>
          </w:tcPr>
          <w:p w14:paraId="0AD4CFBE"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5809F3F7" w14:textId="77777777" w:rsidTr="00435256">
        <w:trPr>
          <w:trHeight w:val="300"/>
        </w:trPr>
        <w:tc>
          <w:tcPr>
            <w:tcW w:w="567" w:type="dxa"/>
            <w:tcBorders>
              <w:top w:val="nil"/>
              <w:left w:val="nil"/>
              <w:right w:val="nil"/>
            </w:tcBorders>
            <w:shd w:val="clear" w:color="auto" w:fill="auto"/>
            <w:noWrap/>
            <w:hideMark/>
          </w:tcPr>
          <w:p w14:paraId="238960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26</w:t>
            </w:r>
          </w:p>
        </w:tc>
        <w:tc>
          <w:tcPr>
            <w:tcW w:w="2552" w:type="dxa"/>
            <w:tcBorders>
              <w:top w:val="nil"/>
              <w:left w:val="nil"/>
              <w:right w:val="nil"/>
            </w:tcBorders>
            <w:shd w:val="clear" w:color="auto" w:fill="auto"/>
            <w:noWrap/>
            <w:hideMark/>
          </w:tcPr>
          <w:p w14:paraId="684A6959" w14:textId="77777777" w:rsidR="00435256" w:rsidRPr="00435256" w:rsidRDefault="00435256" w:rsidP="00435256">
            <w:pPr>
              <w:spacing w:after="0" w:line="240" w:lineRule="auto"/>
              <w:rPr>
                <w:rFonts w:ascii="Calibri" w:eastAsia="Times New Roman" w:hAnsi="Calibri" w:cs="Calibri"/>
                <w:color w:val="F79646"/>
                <w:lang w:val="en-GB" w:eastAsia="en-GB"/>
              </w:rPr>
            </w:pPr>
            <w:r w:rsidRPr="00435256">
              <w:rPr>
                <w:rFonts w:ascii="Calibri" w:eastAsia="Times New Roman" w:hAnsi="Calibri" w:cs="Calibri"/>
                <w:color w:val="F79646"/>
                <w:lang w:val="en-GB" w:eastAsia="en-GB"/>
              </w:rPr>
              <w:t>Building water use</w:t>
            </w:r>
          </w:p>
        </w:tc>
        <w:tc>
          <w:tcPr>
            <w:tcW w:w="4538" w:type="dxa"/>
            <w:gridSpan w:val="2"/>
            <w:tcBorders>
              <w:top w:val="nil"/>
              <w:left w:val="nil"/>
              <w:right w:val="nil"/>
            </w:tcBorders>
            <w:shd w:val="clear" w:color="auto" w:fill="auto"/>
            <w:noWrap/>
            <w:hideMark/>
          </w:tcPr>
          <w:p w14:paraId="09B870E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water,  </w:t>
            </w:r>
            <w:proofErr w:type="spellStart"/>
            <w:r w:rsidRPr="00435256">
              <w:rPr>
                <w:rFonts w:ascii="Calibri" w:eastAsia="Times New Roman" w:hAnsi="Calibri" w:cs="Calibri"/>
                <w:color w:val="000000"/>
                <w:lang w:val="en-GB" w:eastAsia="en-GB"/>
              </w:rPr>
              <w:t>suppli</w:t>
            </w:r>
            <w:proofErr w:type="spellEnd"/>
            <w:r w:rsidRPr="00435256">
              <w:rPr>
                <w:rFonts w:ascii="Calibri" w:eastAsia="Times New Roman" w:hAnsi="Calibri" w:cs="Calibri"/>
                <w:color w:val="000000"/>
                <w:lang w:val="en-GB" w:eastAsia="en-GB"/>
              </w:rPr>
              <w:t>,  hot,  solar,  heater</w:t>
            </w:r>
          </w:p>
        </w:tc>
        <w:tc>
          <w:tcPr>
            <w:tcW w:w="1415" w:type="dxa"/>
            <w:tcBorders>
              <w:top w:val="nil"/>
              <w:left w:val="nil"/>
              <w:right w:val="nil"/>
            </w:tcBorders>
            <w:shd w:val="clear" w:color="auto" w:fill="auto"/>
            <w:noWrap/>
            <w:vAlign w:val="bottom"/>
            <w:hideMark/>
          </w:tcPr>
          <w:p w14:paraId="03CFDACF"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r w:rsidR="00435256" w:rsidRPr="00435256" w14:paraId="26FFABA4" w14:textId="77777777" w:rsidTr="00435256">
        <w:trPr>
          <w:trHeight w:val="300"/>
        </w:trPr>
        <w:tc>
          <w:tcPr>
            <w:tcW w:w="567" w:type="dxa"/>
            <w:tcBorders>
              <w:top w:val="nil"/>
              <w:left w:val="nil"/>
              <w:bottom w:val="single" w:sz="4" w:space="0" w:color="auto"/>
              <w:right w:val="nil"/>
            </w:tcBorders>
            <w:shd w:val="clear" w:color="auto" w:fill="auto"/>
            <w:noWrap/>
            <w:hideMark/>
          </w:tcPr>
          <w:p w14:paraId="10E1307C"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c>
          <w:tcPr>
            <w:tcW w:w="2552" w:type="dxa"/>
            <w:tcBorders>
              <w:top w:val="nil"/>
              <w:left w:val="nil"/>
              <w:bottom w:val="single" w:sz="4" w:space="0" w:color="auto"/>
              <w:right w:val="nil"/>
            </w:tcBorders>
            <w:shd w:val="clear" w:color="auto" w:fill="auto"/>
            <w:noWrap/>
            <w:hideMark/>
          </w:tcPr>
          <w:p w14:paraId="2A0DD22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Cycling</w:t>
            </w:r>
          </w:p>
        </w:tc>
        <w:tc>
          <w:tcPr>
            <w:tcW w:w="4538" w:type="dxa"/>
            <w:gridSpan w:val="2"/>
            <w:tcBorders>
              <w:top w:val="nil"/>
              <w:left w:val="nil"/>
              <w:bottom w:val="single" w:sz="4" w:space="0" w:color="auto"/>
              <w:right w:val="nil"/>
            </w:tcBorders>
            <w:shd w:val="clear" w:color="auto" w:fill="auto"/>
            <w:noWrap/>
            <w:hideMark/>
          </w:tcPr>
          <w:p w14:paraId="6F43D21F" w14:textId="77777777" w:rsidR="00435256" w:rsidRPr="00435256" w:rsidRDefault="00435256" w:rsidP="00435256">
            <w:pPr>
              <w:spacing w:after="0" w:line="240" w:lineRule="auto"/>
              <w:rPr>
                <w:rFonts w:ascii="Calibri" w:eastAsia="Times New Roman" w:hAnsi="Calibri" w:cs="Calibri"/>
                <w:color w:val="000000"/>
                <w:lang w:val="en-GB" w:eastAsia="en-GB"/>
              </w:rPr>
            </w:pPr>
            <w:proofErr w:type="spellStart"/>
            <w:r w:rsidRPr="00435256">
              <w:rPr>
                <w:rFonts w:ascii="Calibri" w:eastAsia="Times New Roman" w:hAnsi="Calibri" w:cs="Calibri"/>
                <w:color w:val="000000"/>
                <w:lang w:val="en-GB" w:eastAsia="en-GB"/>
              </w:rPr>
              <w:t>bicycl</w:t>
            </w:r>
            <w:proofErr w:type="spellEnd"/>
            <w:r w:rsidRPr="00435256">
              <w:rPr>
                <w:rFonts w:ascii="Calibri" w:eastAsia="Times New Roman" w:hAnsi="Calibri" w:cs="Calibri"/>
                <w:color w:val="000000"/>
                <w:lang w:val="en-GB" w:eastAsia="en-GB"/>
              </w:rPr>
              <w:t xml:space="preserve">,  </w:t>
            </w:r>
            <w:proofErr w:type="spellStart"/>
            <w:r w:rsidRPr="00435256">
              <w:rPr>
                <w:rFonts w:ascii="Calibri" w:eastAsia="Times New Roman" w:hAnsi="Calibri" w:cs="Calibri"/>
                <w:color w:val="000000"/>
                <w:lang w:val="en-GB" w:eastAsia="en-GB"/>
              </w:rPr>
              <w:t>cycl</w:t>
            </w:r>
            <w:proofErr w:type="spellEnd"/>
            <w:r w:rsidRPr="00435256">
              <w:rPr>
                <w:rFonts w:ascii="Calibri" w:eastAsia="Times New Roman" w:hAnsi="Calibri" w:cs="Calibri"/>
                <w:color w:val="000000"/>
                <w:lang w:val="en-GB" w:eastAsia="en-GB"/>
              </w:rPr>
              <w:t>,  cyclist,  pedestrian,  lane</w:t>
            </w:r>
          </w:p>
        </w:tc>
        <w:tc>
          <w:tcPr>
            <w:tcW w:w="1415" w:type="dxa"/>
            <w:tcBorders>
              <w:top w:val="nil"/>
              <w:left w:val="nil"/>
              <w:bottom w:val="single" w:sz="4" w:space="0" w:color="auto"/>
              <w:right w:val="nil"/>
            </w:tcBorders>
            <w:shd w:val="clear" w:color="auto" w:fill="auto"/>
            <w:noWrap/>
            <w:vAlign w:val="bottom"/>
            <w:hideMark/>
          </w:tcPr>
          <w:p w14:paraId="17E0D2B2" w14:textId="77777777" w:rsidR="00435256" w:rsidRPr="00435256" w:rsidRDefault="00435256" w:rsidP="00435256">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bl>
    <w:p w14:paraId="70754C9F" w14:textId="77777777" w:rsidR="00435256" w:rsidRDefault="00435256" w:rsidP="00BA457F">
      <w:pPr>
        <w:pStyle w:val="Caption"/>
        <w:rPr>
          <w:b/>
          <w:sz w:val="20"/>
          <w:lang w:val="en-GB"/>
        </w:rPr>
      </w:pPr>
    </w:p>
    <w:p w14:paraId="041C5CB0" w14:textId="483C2E12" w:rsidR="00BA457F" w:rsidRPr="00762040" w:rsidRDefault="00BA457F" w:rsidP="00BA457F">
      <w:pPr>
        <w:pStyle w:val="Caption"/>
        <w:rPr>
          <w:sz w:val="20"/>
          <w:lang w:val="en-GB"/>
        </w:rPr>
      </w:pPr>
      <w:r w:rsidRPr="00762040">
        <w:rPr>
          <w:b/>
          <w:sz w:val="20"/>
          <w:lang w:val="en-GB"/>
        </w:rPr>
        <w:t xml:space="preserve">Table </w:t>
      </w:r>
      <w:r w:rsidRPr="00762040">
        <w:rPr>
          <w:b/>
          <w:sz w:val="20"/>
        </w:rPr>
        <w:fldChar w:fldCharType="begin"/>
      </w:r>
      <w:r w:rsidRPr="00762040">
        <w:rPr>
          <w:b/>
          <w:sz w:val="20"/>
          <w:lang w:val="en-GB"/>
        </w:rPr>
        <w:instrText xml:space="preserve"> SEQ Table \* ARABIC </w:instrText>
      </w:r>
      <w:r w:rsidRPr="00762040">
        <w:rPr>
          <w:b/>
          <w:sz w:val="20"/>
        </w:rPr>
        <w:fldChar w:fldCharType="separate"/>
      </w:r>
      <w:r w:rsidRPr="00762040">
        <w:rPr>
          <w:b/>
          <w:noProof/>
          <w:sz w:val="20"/>
          <w:lang w:val="en-GB"/>
        </w:rPr>
        <w:t>1</w:t>
      </w:r>
      <w:r w:rsidRPr="00762040">
        <w:rPr>
          <w:b/>
          <w:sz w:val="20"/>
        </w:rPr>
        <w:fldChar w:fldCharType="end"/>
      </w:r>
      <w:r w:rsidRPr="00762040">
        <w:rPr>
          <w:b/>
          <w:sz w:val="20"/>
          <w:lang w:val="en-GB"/>
        </w:rPr>
        <w:t>: List of topics and their keywords</w:t>
      </w:r>
      <w:r w:rsidR="00670781" w:rsidRPr="00762040">
        <w:rPr>
          <w:sz w:val="20"/>
          <w:lang w:val="en-GB"/>
        </w:rPr>
        <w:t xml:space="preserve">. Topics are estimated based on the systematic co-occurrence of words within document abstracts using non-negative matrix factorisation </w:t>
      </w:r>
      <w:r w:rsidR="00670781" w:rsidRPr="00762040">
        <w:rPr>
          <w:sz w:val="20"/>
          <w:lang w:val="en-GB"/>
        </w:rPr>
        <w:fldChar w:fldCharType="begin" w:fldLock="1"/>
      </w:r>
      <w:r w:rsidR="00E021B6">
        <w:rPr>
          <w:sz w:val="20"/>
          <w:lang w:val="en-GB"/>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"[40]", "plainTextFormattedCitation" : "[40]", "previouslyFormattedCitation" : "[40]" }, "properties" : { "noteIndex" : 0 }, "schema" : "https://github.com/citation-style-language/schema/raw/master/csl-citation.json" }</w:instrText>
      </w:r>
      <w:r w:rsidR="00670781" w:rsidRPr="00762040">
        <w:rPr>
          <w:sz w:val="20"/>
          <w:lang w:val="en-GB"/>
        </w:rPr>
        <w:fldChar w:fldCharType="separate"/>
      </w:r>
      <w:r w:rsidR="003002DF" w:rsidRPr="003002DF">
        <w:rPr>
          <w:i w:val="0"/>
          <w:noProof/>
          <w:sz w:val="20"/>
          <w:lang w:val="en-GB"/>
        </w:rPr>
        <w:t>[40]</w:t>
      </w:r>
      <w:r w:rsidR="00670781" w:rsidRPr="00762040">
        <w:rPr>
          <w:sz w:val="20"/>
          <w:lang w:val="en-GB"/>
        </w:rPr>
        <w:fldChar w:fldCharType="end"/>
      </w:r>
      <w:r w:rsidR="00670781" w:rsidRPr="00762040">
        <w:rPr>
          <w:sz w:val="20"/>
          <w:lang w:val="en-GB"/>
        </w:rPr>
        <w:t xml:space="preserve">. Each topic consists of a series of keywords (stemmed to capture multiple word variations), a topic name (assigned by us on manual inspection of keywords and correlated documents), and a marginal </w:t>
      </w:r>
      <w:r w:rsidR="005456AF" w:rsidRPr="00762040">
        <w:rPr>
          <w:sz w:val="20"/>
          <w:lang w:val="en-GB"/>
        </w:rPr>
        <w:t xml:space="preserve">topic </w:t>
      </w:r>
      <w:r w:rsidR="00670781" w:rsidRPr="00762040">
        <w:rPr>
          <w:sz w:val="20"/>
          <w:lang w:val="en-GB"/>
        </w:rPr>
        <w:t xml:space="preserve">distribution (describing the percentage of the corpus represented by a topic). </w:t>
      </w:r>
      <w:r w:rsidR="00762040">
        <w:rPr>
          <w:sz w:val="20"/>
          <w:lang w:val="en-GB"/>
        </w:rPr>
        <w:t xml:space="preserve">Each document may consist of multiple topics, hence topics are correlated to one another (Figure 3), and may be highly similar in some cases owing to different nomenclature within the same </w:t>
      </w:r>
      <w:r w:rsidR="00E10A08">
        <w:rPr>
          <w:sz w:val="20"/>
          <w:lang w:val="en-GB"/>
        </w:rPr>
        <w:t xml:space="preserve">subject area </w:t>
      </w:r>
      <w:r w:rsidR="00762040">
        <w:rPr>
          <w:sz w:val="20"/>
          <w:lang w:val="en-GB"/>
        </w:rPr>
        <w:t>(e.g. bus rapid transit vs. bus services).</w:t>
      </w:r>
    </w:p>
    <w:p w14:paraId="39CC2749" w14:textId="0049DB96" w:rsidR="0037617C" w:rsidRDefault="0037617C" w:rsidP="0037617C">
      <w:pPr>
        <w:rPr>
          <w:lang w:val="en-US"/>
        </w:rPr>
      </w:pPr>
      <w:r>
        <w:rPr>
          <w:lang w:val="en-US"/>
        </w:rPr>
        <w:t>A surprising feature of the correlation network is the relative</w:t>
      </w:r>
      <w:r w:rsidR="00762040">
        <w:rPr>
          <w:lang w:val="en-US"/>
        </w:rPr>
        <w:t>ly</w:t>
      </w:r>
      <w:r>
        <w:rPr>
          <w:lang w:val="en-US"/>
        </w:rPr>
        <w:t xml:space="preserve"> </w:t>
      </w:r>
      <w:r w:rsidR="00E022A9">
        <w:rPr>
          <w:lang w:val="en-US"/>
        </w:rPr>
        <w:t xml:space="preserve">weak </w:t>
      </w:r>
      <w:r>
        <w:rPr>
          <w:lang w:val="en-US"/>
        </w:rPr>
        <w:t xml:space="preserve">policy and behavior oriented discourses in the buildings literature, compared to transportation and waste research. A closer look at the documents and keywords highly correlated with building energy performance (#2) shows a consistent theme of energy performance assessment in relation to national building standards and codes. Thermal comfort (#7) is similarly technical in scope, focusing predominantly on the </w:t>
      </w:r>
      <w:r>
        <w:rPr>
          <w:lang w:val="en-US"/>
        </w:rPr>
        <w:lastRenderedPageBreak/>
        <w:t xml:space="preserve">assessment of heating demand and supply systems. Neither topics include a strong behavioral aspect, nor are they </w:t>
      </w:r>
      <w:r w:rsidR="003710A7">
        <w:rPr>
          <w:lang w:val="en-US"/>
        </w:rPr>
        <w:t xml:space="preserve">predominantly </w:t>
      </w:r>
      <w:r>
        <w:rPr>
          <w:lang w:val="en-US"/>
        </w:rPr>
        <w:t>connected to topics such as planning and governance (#1) or policy instruments (#17).</w:t>
      </w:r>
    </w:p>
    <w:p w14:paraId="5470F3E0" w14:textId="01A824D5" w:rsidR="00C27830" w:rsidRPr="00B7244F" w:rsidRDefault="00D540CC" w:rsidP="00B7244F">
      <w:pPr>
        <w:keepNext/>
        <w:rPr>
          <w:lang w:val="en-GB"/>
        </w:rPr>
      </w:pPr>
      <w:del w:id="150" w:author="William Lamb" w:date="2017-10-13T14:56:00Z">
        <w:r w:rsidDel="00435256">
          <w:rPr>
            <w:noProof/>
            <w:lang w:val="en-GB" w:eastAsia="en-GB"/>
          </w:rPr>
          <w:drawing>
            <wp:inline distT="0" distB="0" distL="0" distR="0" wp14:anchorId="02BD1C93" wp14:editId="0BF70A16">
              <wp:extent cx="5760720" cy="270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ic correla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del>
      <w:r w:rsidR="00C74998">
        <w:rPr>
          <w:noProof/>
          <w:lang w:val="en-GB" w:eastAsia="en-GB"/>
        </w:rPr>
        <w:drawing>
          <wp:inline distT="0" distB="0" distL="0" distR="0" wp14:anchorId="2A99B3C1" wp14:editId="7E697711">
            <wp:extent cx="5760720" cy="3616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networ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5D9094C7" w14:textId="6226AEC9" w:rsidR="00FC7BCF" w:rsidRPr="00762040" w:rsidRDefault="00C27830" w:rsidP="00B7244F">
      <w:pPr>
        <w:pStyle w:val="Caption"/>
        <w:rPr>
          <w:sz w:val="20"/>
          <w:szCs w:val="20"/>
          <w:lang w:val="en-GB"/>
        </w:rPr>
      </w:pPr>
      <w:r w:rsidRPr="00762040">
        <w:rPr>
          <w:b/>
          <w:sz w:val="20"/>
          <w:szCs w:val="20"/>
          <w:lang w:val="en-GB"/>
        </w:rPr>
        <w:t xml:space="preserve">Figure </w:t>
      </w:r>
      <w:r w:rsidRPr="00762040">
        <w:rPr>
          <w:b/>
          <w:sz w:val="20"/>
          <w:szCs w:val="20"/>
        </w:rPr>
        <w:fldChar w:fldCharType="begin"/>
      </w:r>
      <w:r w:rsidRPr="00762040">
        <w:rPr>
          <w:b/>
          <w:sz w:val="20"/>
          <w:szCs w:val="20"/>
          <w:lang w:val="en-GB"/>
        </w:rPr>
        <w:instrText xml:space="preserve"> SEQ Figure \* ARABIC </w:instrText>
      </w:r>
      <w:r w:rsidRPr="00762040">
        <w:rPr>
          <w:b/>
          <w:sz w:val="20"/>
          <w:szCs w:val="20"/>
        </w:rPr>
        <w:fldChar w:fldCharType="separate"/>
      </w:r>
      <w:r w:rsidR="00DF2488">
        <w:rPr>
          <w:b/>
          <w:noProof/>
          <w:sz w:val="20"/>
          <w:szCs w:val="20"/>
          <w:lang w:val="en-GB"/>
        </w:rPr>
        <w:t>3</w:t>
      </w:r>
      <w:r w:rsidRPr="00762040">
        <w:rPr>
          <w:b/>
          <w:sz w:val="20"/>
          <w:szCs w:val="20"/>
        </w:rPr>
        <w:fldChar w:fldCharType="end"/>
      </w:r>
      <w:r w:rsidRPr="00762040">
        <w:rPr>
          <w:b/>
          <w:sz w:val="20"/>
          <w:szCs w:val="20"/>
          <w:lang w:val="en-GB"/>
        </w:rPr>
        <w:t xml:space="preserve">: </w:t>
      </w:r>
      <w:r w:rsidR="00A97ACC" w:rsidRPr="00762040">
        <w:rPr>
          <w:b/>
          <w:sz w:val="20"/>
          <w:szCs w:val="20"/>
          <w:lang w:val="en-GB"/>
        </w:rPr>
        <w:t>Correlation structure of urban mitigation topics.</w:t>
      </w:r>
      <w:r w:rsidR="00A97ACC" w:rsidRPr="00762040">
        <w:rPr>
          <w:sz w:val="20"/>
          <w:szCs w:val="20"/>
          <w:lang w:val="en-GB"/>
        </w:rPr>
        <w:t xml:space="preserve"> Each node is a topic, scaled by the marginal distribution (see Table 1); each line represents a correlation, based on the co-occurrence of two topics within</w:t>
      </w:r>
      <w:r w:rsidR="00A97ACC" w:rsidRPr="00781B0D">
        <w:rPr>
          <w:sz w:val="20"/>
          <w:szCs w:val="20"/>
          <w:lang w:val="en-GB"/>
        </w:rPr>
        <w:t xml:space="preserve"> document abstracts</w:t>
      </w:r>
      <w:r w:rsidR="00A97ACC" w:rsidRPr="00762040">
        <w:rPr>
          <w:sz w:val="20"/>
          <w:szCs w:val="20"/>
          <w:lang w:val="en-GB"/>
        </w:rPr>
        <w:t xml:space="preserve">. The highest correlation is 0.3 (between thermal comfort and building energy performance); the lowest is 0.025 (between climate change mitigation and green infrastructure). The visualisation is generated using the </w:t>
      </w:r>
      <w:r w:rsidR="00A97ACC" w:rsidRPr="00781B0D">
        <w:rPr>
          <w:sz w:val="20"/>
          <w:szCs w:val="20"/>
          <w:lang w:val="en-GB"/>
        </w:rPr>
        <w:t>force-</w:t>
      </w:r>
      <w:r w:rsidR="00A97ACC" w:rsidRPr="00762040">
        <w:rPr>
          <w:sz w:val="20"/>
          <w:szCs w:val="20"/>
          <w:lang w:val="en-GB"/>
        </w:rPr>
        <w:t xml:space="preserve">directed algorithm ForceAtlas2 in </w:t>
      </w:r>
      <w:proofErr w:type="spellStart"/>
      <w:r w:rsidR="00A97ACC" w:rsidRPr="00762040">
        <w:rPr>
          <w:sz w:val="20"/>
          <w:szCs w:val="20"/>
          <w:lang w:val="en-GB"/>
        </w:rPr>
        <w:t>Gephi</w:t>
      </w:r>
      <w:proofErr w:type="spellEnd"/>
      <w:r w:rsidR="00A97ACC" w:rsidRPr="00762040">
        <w:rPr>
          <w:sz w:val="20"/>
          <w:szCs w:val="20"/>
          <w:lang w:val="en-GB"/>
        </w:rPr>
        <w:t xml:space="preserve"> </w:t>
      </w:r>
      <w:r w:rsidR="00A97ACC" w:rsidRPr="00762040">
        <w:rPr>
          <w:sz w:val="20"/>
          <w:szCs w:val="20"/>
          <w:lang w:val="en-GB"/>
        </w:rPr>
        <w:fldChar w:fldCharType="begin" w:fldLock="1"/>
      </w:r>
      <w:r w:rsidR="00E021B6">
        <w:rPr>
          <w:sz w:val="20"/>
          <w:szCs w:val="20"/>
          <w:lang w:val="en-GB"/>
        </w:rPr>
        <w:instrText>ADDIN CSL_CITATION { "citationItems" : [ { "id" : "ITEM-1", "itemData" : { "DOI" : "10.1371/journal.pone.0098679", "ISBN" : "10.1371/journal.pone.0098679", "ISSN" : "19326203", "PMID" : "24914678", "abstract" : "Gephi is a network visualization software used in various disciplines (social network analysis, biology, genomics...). One of its key features is the ability to display the spatialization process, aiming at transforming the network into a map, and ForceAtlas2 is its default layout algorithm. The latter is developed by the Gephi team as an all-around solution to Gephi users' typical networks (scale-free, 10 to 10,000 nodes). We present here for the first time its functioning and settings. ForceAtlas2 is a force-directed layout close to other algorithms used for network spatialization. We do not claim a theoretical advance but an attempt to integrate different techniques such as the Barnes Hut simulation, degree-dependent repulsive force, and local and global adaptive temperatures. It is designed for the Gephi user experience (it is a continuous algorithm), and we explain which constraints it implies. The algorithm benefits from much feedback and is developed in order to provide many possibilities through its settings. We lay out its complete functioning for the users who need a precise understanding of its behaviour, from the formulas to graphic illustration of the result. We propose a benchmark for our compromise between performance and quality. We also explain why we integrated its various features and discuss our design choices.", "author" : [ { "dropping-particle" : "", "family" : "Jacomy", "given" : "Mathieu", "non-dropping-particle" : "", "parse-names" : false, "suffix" : "" }, { "dropping-particle" : "", "family" : "Venturini", "given" : "Tommaso", "non-dropping-particle" : "", "parse-names" : false, "suffix" : "" }, { "dropping-particle" : "", "family" : "Heymann", "given" : "Sebastien", "non-dropping-particle" : "", "parse-names" : false, "suffix" : "" }, { "dropping-particle" : "", "family" : "Bastian", "given" : "Mathieu", "non-dropping-particle" : "", "parse-names" : false, "suffix" : "" } ], "container-title" : "PLoS ONE", "id" : "ITEM-1", "issue" : "6", "issued" : { "date-parts" : [ [ "2014" ] ] }, "page" : "1-12", "title" : "ForceAtlas2, a continuous graph layout algorithm for handy network visualization designed for the Gephi software", "type" : "article-journal", "volume" : "9" }, "uris" : [ "http://www.mendeley.com/documents/?uuid=de978305-1790-4b74-9128-609941baea46" ] } ], "mendeley" : { "formattedCitation" : "[41]", "plainTextFormattedCitation" : "[41]", "previouslyFormattedCitation" : "[41]" }, "properties" : { "noteIndex" : 0 }, "schema" : "https://github.com/citation-style-language/schema/raw/master/csl-citation.json" }</w:instrText>
      </w:r>
      <w:r w:rsidR="00A97ACC" w:rsidRPr="00762040">
        <w:rPr>
          <w:sz w:val="20"/>
          <w:szCs w:val="20"/>
          <w:lang w:val="en-GB"/>
        </w:rPr>
        <w:fldChar w:fldCharType="separate"/>
      </w:r>
      <w:r w:rsidR="003002DF" w:rsidRPr="003002DF">
        <w:rPr>
          <w:i w:val="0"/>
          <w:noProof/>
          <w:sz w:val="20"/>
          <w:szCs w:val="20"/>
          <w:lang w:val="en-GB"/>
        </w:rPr>
        <w:t>[41]</w:t>
      </w:r>
      <w:r w:rsidR="00A97ACC" w:rsidRPr="00762040">
        <w:rPr>
          <w:sz w:val="20"/>
          <w:szCs w:val="20"/>
          <w:lang w:val="en-GB"/>
        </w:rPr>
        <w:fldChar w:fldCharType="end"/>
      </w:r>
      <w:r w:rsidR="00A97ACC" w:rsidRPr="00762040">
        <w:rPr>
          <w:sz w:val="20"/>
          <w:szCs w:val="20"/>
          <w:lang w:val="en-GB"/>
        </w:rPr>
        <w:t xml:space="preserve">.  </w:t>
      </w:r>
      <w:r w:rsidR="005456AF" w:rsidRPr="00762040">
        <w:rPr>
          <w:sz w:val="20"/>
          <w:szCs w:val="20"/>
          <w:lang w:val="en-GB"/>
        </w:rPr>
        <w:t xml:space="preserve"> </w:t>
      </w:r>
    </w:p>
    <w:p w14:paraId="7CA6B0EE" w14:textId="2BF77822" w:rsidR="001E7F7C" w:rsidRDefault="001E7F7C" w:rsidP="001E7F7C">
      <w:pPr>
        <w:rPr>
          <w:lang w:val="en-US"/>
        </w:rPr>
      </w:pPr>
      <w:r>
        <w:rPr>
          <w:lang w:val="en-US"/>
        </w:rPr>
        <w:t xml:space="preserve">It is further interesting to note the position and predominance of the topics that directly reference climate issues: </w:t>
      </w:r>
      <w:r w:rsidR="00706462">
        <w:rPr>
          <w:lang w:val="en-US"/>
        </w:rPr>
        <w:t>climate change mitigation (#</w:t>
      </w:r>
      <w:r>
        <w:rPr>
          <w:lang w:val="en-US"/>
        </w:rPr>
        <w:t>18</w:t>
      </w:r>
      <w:r w:rsidR="00706462">
        <w:rPr>
          <w:lang w:val="en-US"/>
        </w:rPr>
        <w:t>)</w:t>
      </w:r>
      <w:r>
        <w:rPr>
          <w:lang w:val="en-US"/>
        </w:rPr>
        <w:t xml:space="preserve"> and GHG emissions </w:t>
      </w:r>
      <w:r w:rsidR="00706462">
        <w:rPr>
          <w:lang w:val="en-US"/>
        </w:rPr>
        <w:t>(#</w:t>
      </w:r>
      <w:r>
        <w:rPr>
          <w:lang w:val="en-US"/>
        </w:rPr>
        <w:t>10</w:t>
      </w:r>
      <w:r w:rsidR="00706462">
        <w:rPr>
          <w:lang w:val="en-US"/>
        </w:rPr>
        <w:t>)</w:t>
      </w:r>
      <w:r>
        <w:rPr>
          <w:lang w:val="en-US"/>
        </w:rPr>
        <w:t>. The former is st</w:t>
      </w:r>
      <w:r w:rsidR="00706462">
        <w:rPr>
          <w:lang w:val="en-US"/>
        </w:rPr>
        <w:t>rongly connected to urban form (#</w:t>
      </w:r>
      <w:r>
        <w:rPr>
          <w:lang w:val="en-US"/>
        </w:rPr>
        <w:t>6</w:t>
      </w:r>
      <w:r w:rsidR="00706462">
        <w:rPr>
          <w:lang w:val="en-US"/>
        </w:rPr>
        <w:t>)</w:t>
      </w:r>
      <w:r>
        <w:rPr>
          <w:lang w:val="en-US"/>
        </w:rPr>
        <w:t>, planning and governance</w:t>
      </w:r>
      <w:r w:rsidR="00706462">
        <w:rPr>
          <w:lang w:val="en-US"/>
        </w:rPr>
        <w:t xml:space="preserve"> (#</w:t>
      </w:r>
      <w:r>
        <w:rPr>
          <w:lang w:val="en-US"/>
        </w:rPr>
        <w:t>1</w:t>
      </w:r>
      <w:r w:rsidR="00706462">
        <w:rPr>
          <w:lang w:val="en-US"/>
        </w:rPr>
        <w:t>), and policy instruments (#</w:t>
      </w:r>
      <w:r>
        <w:rPr>
          <w:lang w:val="en-US"/>
        </w:rPr>
        <w:t>17</w:t>
      </w:r>
      <w:r w:rsidR="00706462">
        <w:rPr>
          <w:lang w:val="en-US"/>
        </w:rPr>
        <w:t>)</w:t>
      </w:r>
      <w:r>
        <w:rPr>
          <w:lang w:val="en-US"/>
        </w:rPr>
        <w:t xml:space="preserve">, but remains relatively abstracted from specific transportation options, waste management, and the </w:t>
      </w:r>
      <w:r>
        <w:rPr>
          <w:lang w:val="en-US"/>
        </w:rPr>
        <w:lastRenderedPageBreak/>
        <w:t xml:space="preserve">buildings literature (although the latter is indeed correlated with building energy performance). This likely reflects a range of competing discourses and priorities in these research areas: for instance, traffic congestion and cost-efficiency in the case of transportation, public health concerns in the case of active travel </w:t>
      </w:r>
      <w:r w:rsidR="00706462">
        <w:rPr>
          <w:lang w:val="en-US"/>
        </w:rPr>
        <w:t>(#</w:t>
      </w:r>
      <w:r>
        <w:rPr>
          <w:lang w:val="en-US"/>
        </w:rPr>
        <w:t>8</w:t>
      </w:r>
      <w:r w:rsidR="00706462">
        <w:rPr>
          <w:lang w:val="en-US"/>
        </w:rPr>
        <w:t>)</w:t>
      </w:r>
      <w:r>
        <w:rPr>
          <w:lang w:val="en-US"/>
        </w:rPr>
        <w:t>, or thermal comfort in the case of buildings.</w:t>
      </w:r>
    </w:p>
    <w:p w14:paraId="360E8757" w14:textId="1AAE8FE8" w:rsidR="005C11A3" w:rsidRDefault="005C11A3" w:rsidP="005C11A3">
      <w:pPr>
        <w:rPr>
          <w:lang w:val="en-US"/>
        </w:rPr>
      </w:pPr>
      <w:r>
        <w:rPr>
          <w:lang w:val="en-US"/>
        </w:rPr>
        <w:t xml:space="preserve">An alternative way to examine this data is to identify bibliographic communities – clusters of documents that cite similar literature – and reveal their topic structure (Figure 4). This confirms the existence of a core set of mitigation papers focused on urban form, planning policy and emissions quantification. A </w:t>
      </w:r>
      <w:r w:rsidR="005E6AD9">
        <w:rPr>
          <w:lang w:val="en-US"/>
        </w:rPr>
        <w:t xml:space="preserve">wider </w:t>
      </w:r>
      <w:r>
        <w:rPr>
          <w:lang w:val="en-US"/>
        </w:rPr>
        <w:t xml:space="preserve">periphery of research communities are only indirectly cited by this literature, in particular a large body of work on </w:t>
      </w:r>
      <w:r w:rsidR="005E6AD9">
        <w:rPr>
          <w:lang w:val="en-US"/>
        </w:rPr>
        <w:t xml:space="preserve">travel behavior, </w:t>
      </w:r>
      <w:r>
        <w:rPr>
          <w:lang w:val="en-US"/>
        </w:rPr>
        <w:t>congestion charging and car parking, but also waste management and active travel.</w:t>
      </w:r>
    </w:p>
    <w:p w14:paraId="29311ECC" w14:textId="1FCD58F7" w:rsidR="00C1790B" w:rsidRDefault="007A7422" w:rsidP="00C1790B">
      <w:pPr>
        <w:rPr>
          <w:lang w:val="en-US"/>
        </w:rPr>
      </w:pPr>
      <w:r>
        <w:rPr>
          <w:lang w:val="en-US"/>
        </w:rPr>
        <w:t xml:space="preserve">Using a compiled set of references from the IPCC AR5 Working Group III Report, we </w:t>
      </w:r>
      <w:r w:rsidR="005C11A3">
        <w:rPr>
          <w:lang w:val="en-US"/>
        </w:rPr>
        <w:t>find</w:t>
      </w:r>
      <w:r>
        <w:rPr>
          <w:lang w:val="en-US"/>
        </w:rPr>
        <w:t xml:space="preserve"> </w:t>
      </w:r>
      <w:del w:id="151" w:author="William Lamb" w:date="2017-10-09T13:58:00Z">
        <w:r w:rsidR="0010383B" w:rsidDel="000E5FEC">
          <w:rPr>
            <w:lang w:val="en-US"/>
          </w:rPr>
          <w:delText xml:space="preserve">that the </w:delText>
        </w:r>
      </w:del>
      <w:ins w:id="152" w:author="William Lamb" w:date="2017-10-09T13:58:00Z">
        <w:r w:rsidR="000E5FEC">
          <w:rPr>
            <w:lang w:val="en-US"/>
          </w:rPr>
          <w:t xml:space="preserve">its </w:t>
        </w:r>
      </w:ins>
      <w:r>
        <w:rPr>
          <w:lang w:val="en-US"/>
        </w:rPr>
        <w:t xml:space="preserve">coverage of </w:t>
      </w:r>
      <w:ins w:id="153" w:author="William Lamb" w:date="2017-10-09T13:58:00Z">
        <w:r w:rsidR="000E5FEC">
          <w:rPr>
            <w:lang w:val="en-US"/>
          </w:rPr>
          <w:t xml:space="preserve">the </w:t>
        </w:r>
      </w:ins>
      <w:r>
        <w:rPr>
          <w:lang w:val="en-US"/>
        </w:rPr>
        <w:t xml:space="preserve">urban mitigation literature </w:t>
      </w:r>
      <w:ins w:id="154" w:author="William Lamb" w:date="2017-10-09T13:58:00Z">
        <w:r w:rsidR="000E5FEC">
          <w:rPr>
            <w:lang w:val="en-US"/>
          </w:rPr>
          <w:t xml:space="preserve">that we identify </w:t>
        </w:r>
      </w:ins>
      <w:del w:id="155" w:author="William Lamb" w:date="2017-10-09T13:58:00Z">
        <w:r w:rsidDel="000E5FEC">
          <w:rPr>
            <w:lang w:val="en-US"/>
          </w:rPr>
          <w:delText xml:space="preserve">identified here </w:delText>
        </w:r>
      </w:del>
      <w:r>
        <w:rPr>
          <w:lang w:val="en-US"/>
        </w:rPr>
        <w:t xml:space="preserve">extends to a total of 111 direct citations, out of 9,328 references in the report. </w:t>
      </w:r>
      <w:r w:rsidR="0082770C">
        <w:rPr>
          <w:lang w:val="en-US"/>
        </w:rPr>
        <w:t>This</w:t>
      </w:r>
      <w:r w:rsidR="002D3111">
        <w:rPr>
          <w:lang w:val="en-US"/>
        </w:rPr>
        <w:t xml:space="preserve"> low number</w:t>
      </w:r>
      <w:r w:rsidR="0082770C">
        <w:rPr>
          <w:lang w:val="en-US"/>
        </w:rPr>
        <w:t xml:space="preserve"> should be contextualized within the much broader </w:t>
      </w:r>
      <w:r w:rsidR="002D3111">
        <w:rPr>
          <w:lang w:val="en-US"/>
        </w:rPr>
        <w:t>scope of the relevant chapter</w:t>
      </w:r>
      <w:r w:rsidR="005C11A3">
        <w:rPr>
          <w:lang w:val="en-US"/>
        </w:rPr>
        <w:t xml:space="preserve"> (Chapter 12: Human Settlements, Infrastructure, and Spatial Planning)</w:t>
      </w:r>
      <w:r w:rsidR="0082770C">
        <w:rPr>
          <w:lang w:val="en-US"/>
        </w:rPr>
        <w:t>,</w:t>
      </w:r>
      <w:r w:rsidR="002D3111">
        <w:rPr>
          <w:lang w:val="en-US"/>
        </w:rPr>
        <w:t xml:space="preserve"> </w:t>
      </w:r>
      <w:r w:rsidR="0082770C">
        <w:rPr>
          <w:lang w:val="en-US"/>
        </w:rPr>
        <w:t>which</w:t>
      </w:r>
      <w:r w:rsidR="002D3111">
        <w:rPr>
          <w:lang w:val="en-US"/>
        </w:rPr>
        <w:t xml:space="preserve"> included many issues not queried here. </w:t>
      </w:r>
      <w:r w:rsidR="00F315CA">
        <w:rPr>
          <w:lang w:val="en-US"/>
        </w:rPr>
        <w:t>T</w:t>
      </w:r>
      <w:r w:rsidR="006B0846">
        <w:rPr>
          <w:lang w:val="en-US"/>
        </w:rPr>
        <w:t>h</w:t>
      </w:r>
      <w:r w:rsidR="005C11A3">
        <w:rPr>
          <w:lang w:val="en-US"/>
        </w:rPr>
        <w:t>e</w:t>
      </w:r>
      <w:r w:rsidR="006B0846">
        <w:rPr>
          <w:lang w:val="en-US"/>
        </w:rPr>
        <w:t xml:space="preserve"> </w:t>
      </w:r>
      <w:r w:rsidR="005C11A3">
        <w:rPr>
          <w:lang w:val="en-US"/>
        </w:rPr>
        <w:t xml:space="preserve">topic structure of these citations </w:t>
      </w:r>
      <w:r w:rsidR="00124A69">
        <w:rPr>
          <w:lang w:val="en-US"/>
        </w:rPr>
        <w:t>suggest</w:t>
      </w:r>
      <w:r w:rsidR="00294745">
        <w:rPr>
          <w:lang w:val="en-US"/>
        </w:rPr>
        <w:t>s</w:t>
      </w:r>
      <w:r w:rsidR="00124A69">
        <w:rPr>
          <w:lang w:val="en-US"/>
        </w:rPr>
        <w:t xml:space="preserve"> a predominant focus </w:t>
      </w:r>
      <w:r w:rsidR="001E7F7C">
        <w:rPr>
          <w:lang w:val="en-US"/>
        </w:rPr>
        <w:t xml:space="preserve">of the AR5 chapters </w:t>
      </w:r>
      <w:r w:rsidR="00124A69">
        <w:rPr>
          <w:lang w:val="en-US"/>
        </w:rPr>
        <w:t xml:space="preserve">on documents that are clearly </w:t>
      </w:r>
      <w:r w:rsidR="005C11A3">
        <w:rPr>
          <w:lang w:val="en-US"/>
        </w:rPr>
        <w:t>within the “</w:t>
      </w:r>
      <w:r w:rsidR="00124A69">
        <w:rPr>
          <w:lang w:val="en-US"/>
        </w:rPr>
        <w:t>mitigation</w:t>
      </w:r>
      <w:r w:rsidR="005C11A3">
        <w:rPr>
          <w:lang w:val="en-US"/>
        </w:rPr>
        <w:t>-core”</w:t>
      </w:r>
      <w:r w:rsidR="00124A69">
        <w:rPr>
          <w:lang w:val="en-US"/>
        </w:rPr>
        <w:t xml:space="preserve">, </w:t>
      </w:r>
      <w:r w:rsidR="001E7F7C">
        <w:rPr>
          <w:lang w:val="en-US"/>
        </w:rPr>
        <w:t xml:space="preserve">related </w:t>
      </w:r>
      <w:r w:rsidR="00124A69">
        <w:rPr>
          <w:lang w:val="en-US"/>
        </w:rPr>
        <w:t>to urban form, building energy</w:t>
      </w:r>
      <w:bookmarkStart w:id="156" w:name="_GoBack"/>
      <w:bookmarkEnd w:id="156"/>
      <w:r w:rsidR="00124A69">
        <w:rPr>
          <w:lang w:val="en-US"/>
        </w:rPr>
        <w:t xml:space="preserve"> consumption, public transportation</w:t>
      </w:r>
      <w:r w:rsidR="0037617C">
        <w:rPr>
          <w:lang w:val="en-US"/>
        </w:rPr>
        <w:t>,</w:t>
      </w:r>
      <w:r w:rsidR="00124A69">
        <w:rPr>
          <w:lang w:val="en-US"/>
        </w:rPr>
        <w:t xml:space="preserve"> </w:t>
      </w:r>
      <w:r w:rsidR="0037617C">
        <w:rPr>
          <w:lang w:val="en-US"/>
        </w:rPr>
        <w:t xml:space="preserve">or </w:t>
      </w:r>
      <w:r w:rsidR="00124A69">
        <w:rPr>
          <w:lang w:val="en-US"/>
        </w:rPr>
        <w:t>active travel (</w:t>
      </w:r>
      <w:r w:rsidR="0045398A">
        <w:rPr>
          <w:lang w:val="en-US"/>
        </w:rPr>
        <w:t>Supplementary Materials</w:t>
      </w:r>
      <w:r w:rsidR="00124A69" w:rsidRPr="003B146E">
        <w:rPr>
          <w:lang w:val="en-US"/>
        </w:rPr>
        <w:t xml:space="preserve"> Fig 2</w:t>
      </w:r>
      <w:r w:rsidR="00124A69">
        <w:rPr>
          <w:lang w:val="en-US"/>
        </w:rPr>
        <w:t>).</w:t>
      </w:r>
    </w:p>
    <w:p w14:paraId="27703054" w14:textId="53A83083" w:rsidR="00DF2488" w:rsidRDefault="00B17D0D" w:rsidP="00C56197">
      <w:pPr>
        <w:keepNext/>
      </w:pPr>
      <w:commentRangeStart w:id="157"/>
      <w:r>
        <w:rPr>
          <w:noProof/>
          <w:lang w:val="en-GB" w:eastAsia="en-GB"/>
        </w:rPr>
        <w:drawing>
          <wp:inline distT="0" distB="0" distL="0" distR="0" wp14:anchorId="7659E714" wp14:editId="61C8DA0B">
            <wp:extent cx="5760720" cy="2832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biliometric networ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32735"/>
                    </a:xfrm>
                    <a:prstGeom prst="rect">
                      <a:avLst/>
                    </a:prstGeom>
                  </pic:spPr>
                </pic:pic>
              </a:graphicData>
            </a:graphic>
          </wp:inline>
        </w:drawing>
      </w:r>
      <w:commentRangeEnd w:id="157"/>
      <w:r w:rsidR="00BA1635">
        <w:rPr>
          <w:rStyle w:val="CommentReference"/>
        </w:rPr>
        <w:commentReference w:id="157"/>
      </w:r>
    </w:p>
    <w:p w14:paraId="282E16C4" w14:textId="4F9A9461" w:rsidR="00DF2488" w:rsidRPr="00DF2488" w:rsidRDefault="00DF2488" w:rsidP="00DF2488">
      <w:pPr>
        <w:pStyle w:val="Caption"/>
        <w:rPr>
          <w:sz w:val="20"/>
          <w:lang w:val="en-GB"/>
        </w:rPr>
      </w:pPr>
      <w:r w:rsidRPr="00DF2488">
        <w:rPr>
          <w:b/>
          <w:sz w:val="20"/>
          <w:lang w:val="en-GB"/>
        </w:rPr>
        <w:t xml:space="preserve">Figure </w:t>
      </w:r>
      <w:r w:rsidRPr="00DF2488">
        <w:rPr>
          <w:b/>
          <w:sz w:val="20"/>
        </w:rPr>
        <w:fldChar w:fldCharType="begin"/>
      </w:r>
      <w:r w:rsidRPr="00DF2488">
        <w:rPr>
          <w:b/>
          <w:sz w:val="20"/>
          <w:lang w:val="en-GB"/>
        </w:rPr>
        <w:instrText xml:space="preserve"> SEQ Figure \* ARABIC </w:instrText>
      </w:r>
      <w:r w:rsidRPr="00DF2488">
        <w:rPr>
          <w:b/>
          <w:sz w:val="20"/>
        </w:rPr>
        <w:fldChar w:fldCharType="separate"/>
      </w:r>
      <w:r w:rsidRPr="00DF2488">
        <w:rPr>
          <w:b/>
          <w:noProof/>
          <w:sz w:val="20"/>
          <w:lang w:val="en-GB"/>
        </w:rPr>
        <w:t>4</w:t>
      </w:r>
      <w:r w:rsidRPr="00DF2488">
        <w:rPr>
          <w:b/>
          <w:sz w:val="20"/>
        </w:rPr>
        <w:fldChar w:fldCharType="end"/>
      </w:r>
      <w:r w:rsidRPr="00DF2488">
        <w:rPr>
          <w:b/>
          <w:sz w:val="20"/>
          <w:lang w:val="en-GB"/>
        </w:rPr>
        <w:t>: Bibliographic coupling network of urban mitigation topics.</w:t>
      </w:r>
      <w:r w:rsidRPr="00DF2488">
        <w:rPr>
          <w:sz w:val="20"/>
          <w:lang w:val="en-GB"/>
        </w:rPr>
        <w:t xml:space="preserve"> Nodes represent articles (scaled by total citations), edges represent a coupled citation (two nodes citing the same third article). A total of 1500 nodes are shown, with a minimum threshold of 5 coupled citations. Clusters are identified with a community detection algorithm, then compared to the topic model to identify distinct epistemic communities.</w:t>
      </w:r>
    </w:p>
    <w:p w14:paraId="22BB7D81" w14:textId="4D0BCB92" w:rsidR="003B146E" w:rsidRDefault="001E7F7C" w:rsidP="00FC7BCF">
      <w:pPr>
        <w:rPr>
          <w:lang w:val="en-US"/>
        </w:rPr>
      </w:pPr>
      <w:commentRangeStart w:id="158"/>
      <w:r>
        <w:rPr>
          <w:lang w:val="en-US"/>
        </w:rPr>
        <w:t>Finally, and related to the timescale discussion (Figure 1), we perform a simple search on the document abstracts to identify years that are associated with projections or scenarios (</w:t>
      </w:r>
      <w:r w:rsidR="00AD0FC8">
        <w:rPr>
          <w:lang w:val="en-US"/>
        </w:rPr>
        <w:t>extracting any 4 digit integer</w:t>
      </w:r>
      <w:r w:rsidR="001F507A">
        <w:rPr>
          <w:lang w:val="en-US"/>
        </w:rPr>
        <w:t>s</w:t>
      </w:r>
      <w:r w:rsidR="00AD0FC8">
        <w:rPr>
          <w:lang w:val="en-US"/>
        </w:rPr>
        <w:t xml:space="preserve"> </w:t>
      </w:r>
      <w:r w:rsidR="003B146E">
        <w:rPr>
          <w:lang w:val="en-US"/>
        </w:rPr>
        <w:t>with</w:t>
      </w:r>
      <w:r>
        <w:rPr>
          <w:lang w:val="en-US"/>
        </w:rPr>
        <w:t>in the range 2020-2100).</w:t>
      </w:r>
      <w:r w:rsidR="003319DF">
        <w:rPr>
          <w:lang w:val="en-US"/>
        </w:rPr>
        <w:t xml:space="preserve"> </w:t>
      </w:r>
      <w:r w:rsidR="003B146E">
        <w:rPr>
          <w:lang w:val="en-US"/>
        </w:rPr>
        <w:t>Where sufficient data is available, t</w:t>
      </w:r>
      <w:r w:rsidR="003319DF">
        <w:rPr>
          <w:lang w:val="en-US"/>
        </w:rPr>
        <w:t xml:space="preserve">he average timescales ranged between 2020 and 2040, </w:t>
      </w:r>
      <w:r w:rsidR="003B146E">
        <w:rPr>
          <w:lang w:val="en-US"/>
        </w:rPr>
        <w:t xml:space="preserve">increasing to the upper end of this range for the topic cluster on urban form and planning and governance, and decreasing towards 2020 for waste management, building energy performance, and e-Vehicles. The sparse timescales beyond 2050 </w:t>
      </w:r>
      <w:r w:rsidR="003B146E">
        <w:rPr>
          <w:lang w:val="en-US"/>
        </w:rPr>
        <w:lastRenderedPageBreak/>
        <w:t>suggest little in the way of medium and long-term planning</w:t>
      </w:r>
      <w:r w:rsidR="00B2235C">
        <w:rPr>
          <w:lang w:val="en-US"/>
        </w:rPr>
        <w:t>, even for topics related to fixed infrastructures.</w:t>
      </w:r>
      <w:commentRangeEnd w:id="158"/>
      <w:r w:rsidR="002E2B5D">
        <w:rPr>
          <w:rStyle w:val="CommentReference"/>
        </w:rPr>
        <w:commentReference w:id="158"/>
      </w:r>
    </w:p>
    <w:p w14:paraId="39C8B895" w14:textId="645E0C1C" w:rsidR="00DB4EC9" w:rsidRDefault="00DB4EC9" w:rsidP="00D50AD7">
      <w:pPr>
        <w:rPr>
          <w:b/>
          <w:bCs/>
          <w:lang w:val="en-US"/>
        </w:rPr>
      </w:pPr>
      <w:commentRangeStart w:id="159"/>
      <w:r w:rsidRPr="00DB4EC9">
        <w:rPr>
          <w:b/>
          <w:bCs/>
          <w:lang w:val="en-US"/>
        </w:rPr>
        <w:t>Discussion and conclusion</w:t>
      </w:r>
      <w:commentRangeEnd w:id="159"/>
      <w:r w:rsidR="008F0621">
        <w:rPr>
          <w:rStyle w:val="CommentReference"/>
        </w:rPr>
        <w:commentReference w:id="159"/>
      </w:r>
    </w:p>
    <w:p w14:paraId="6DDEE072" w14:textId="4DEDA0F1" w:rsidR="00E53D4A" w:rsidRDefault="003B77E3">
      <w:pPr>
        <w:rPr>
          <w:bCs/>
          <w:lang w:val="en-US"/>
        </w:rPr>
      </w:pPr>
      <w:r>
        <w:rPr>
          <w:bCs/>
          <w:lang w:val="en-US"/>
        </w:rPr>
        <w:t xml:space="preserve">It is the mandate of the IPCC to provide </w:t>
      </w:r>
      <w:r w:rsidR="00784CDF">
        <w:rPr>
          <w:bCs/>
          <w:lang w:val="en-US"/>
        </w:rPr>
        <w:t>comprehensive, objective, open and transparent assessments of the available scientific literature on climate change</w:t>
      </w:r>
      <w:r w:rsidR="00C56197">
        <w:rPr>
          <w:bCs/>
          <w:lang w:val="en-US"/>
        </w:rPr>
        <w:t xml:space="preserve"> </w:t>
      </w:r>
      <w:r w:rsidR="00C56197">
        <w:rPr>
          <w:bCs/>
          <w:lang w:val="en-US"/>
        </w:rPr>
        <w:fldChar w:fldCharType="begin" w:fldLock="1"/>
      </w:r>
      <w:r w:rsidR="00E021B6">
        <w:rPr>
          <w:bCs/>
          <w:lang w:val="en-US"/>
        </w:rPr>
        <w:instrText>ADDIN CSL_CITATION { "citationItems" : [ { "id" : "ITEM-1", "itemData" : { "author" : [ { "dropping-particle" : "", "family" : "IPCC", "given" : "", "non-dropping-particle" : "", "parse-names" : false, "suffix" : "" } ], "container-title" : "Principles Governing IPCC Work", "id" : "ITEM-1", "issued" : { "date-parts" : [ [ "2013" ] ] }, "publisher" : "IPCC", "publisher-place" : "Cambridge, United Kingdom and New York, NY, USA", "title" : "Appendix A: Procedures for the preparation, review, acceptance, adoption, approval and publication of IPCC Reports", "type" : "chapter" }, "uris" : [ "http://www.mendeley.com/documents/?uuid=8f0f0db5-ab3a-423d-9342-74a92d6864a2" ] } ], "mendeley" : { "formattedCitation" : "[42]", "plainTextFormattedCitation" : "[42]", "previouslyFormattedCitation" : "[42]" }, "properties" : { "noteIndex" : 0 }, "schema" : "https://github.com/citation-style-language/schema/raw/master/csl-citation.json" }</w:instrText>
      </w:r>
      <w:r w:rsidR="00C56197">
        <w:rPr>
          <w:bCs/>
          <w:lang w:val="en-US"/>
        </w:rPr>
        <w:fldChar w:fldCharType="separate"/>
      </w:r>
      <w:r w:rsidR="003002DF" w:rsidRPr="003002DF">
        <w:rPr>
          <w:bCs/>
          <w:noProof/>
          <w:lang w:val="en-US"/>
        </w:rPr>
        <w:t>[42]</w:t>
      </w:r>
      <w:r w:rsidR="00C56197">
        <w:rPr>
          <w:bCs/>
          <w:lang w:val="en-US"/>
        </w:rPr>
        <w:fldChar w:fldCharType="end"/>
      </w:r>
      <w:r w:rsidR="00C56197">
        <w:rPr>
          <w:bCs/>
          <w:lang w:val="en-US"/>
        </w:rPr>
        <w:t>.</w:t>
      </w:r>
      <w:r w:rsidR="00784CDF">
        <w:rPr>
          <w:bCs/>
          <w:lang w:val="en-US"/>
        </w:rPr>
        <w:t xml:space="preserve"> We have argued elsewhere </w:t>
      </w:r>
      <w:r w:rsidR="00C56197">
        <w:rPr>
          <w:bCs/>
          <w:lang w:val="en-US"/>
        </w:rPr>
        <w:fldChar w:fldCharType="begin" w:fldLock="1"/>
      </w:r>
      <w:r w:rsidR="00D22A60">
        <w:rPr>
          <w:bCs/>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"mendeley" : { "formattedCitation" : "[17]", "plainTextFormattedCitation" : "[17]", "previouslyFormattedCitation" : "[17]" }, "properties" : { "noteIndex" : 0 }, "schema" : "https://github.com/citation-style-language/schema/raw/master/csl-citation.json" }</w:instrText>
      </w:r>
      <w:r w:rsidR="00C56197">
        <w:rPr>
          <w:bCs/>
          <w:lang w:val="en-US"/>
        </w:rPr>
        <w:fldChar w:fldCharType="separate"/>
      </w:r>
      <w:r w:rsidR="00D22A60" w:rsidRPr="00D22A60">
        <w:rPr>
          <w:bCs/>
          <w:noProof/>
          <w:lang w:val="en-US"/>
        </w:rPr>
        <w:t>[17]</w:t>
      </w:r>
      <w:r w:rsidR="00C56197">
        <w:rPr>
          <w:bCs/>
          <w:lang w:val="en-US"/>
        </w:rPr>
        <w:fldChar w:fldCharType="end"/>
      </w:r>
      <w:r w:rsidR="00784CDF">
        <w:rPr>
          <w:bCs/>
          <w:lang w:val="en-US"/>
        </w:rPr>
        <w:t xml:space="preserve"> that it will be increasingly challenging to fulfill this mandate in times of exponentially growing literature, unless </w:t>
      </w:r>
      <w:r w:rsidR="00475856">
        <w:rPr>
          <w:bCs/>
          <w:lang w:val="en-US"/>
        </w:rPr>
        <w:t>t</w:t>
      </w:r>
      <w:r w:rsidR="00784CDF">
        <w:rPr>
          <w:bCs/>
          <w:lang w:val="en-US"/>
        </w:rPr>
        <w:t xml:space="preserve">here is </w:t>
      </w:r>
      <w:r w:rsidR="00E97CDE">
        <w:rPr>
          <w:bCs/>
          <w:lang w:val="en-US"/>
        </w:rPr>
        <w:t xml:space="preserve">real </w:t>
      </w:r>
      <w:r w:rsidR="00784CDF">
        <w:rPr>
          <w:bCs/>
          <w:lang w:val="en-US"/>
        </w:rPr>
        <w:t>innovation in assessment practices.</w:t>
      </w:r>
      <w:r w:rsidR="00E97CDE">
        <w:rPr>
          <w:bCs/>
          <w:lang w:val="en-US"/>
        </w:rPr>
        <w:t xml:space="preserve"> </w:t>
      </w:r>
      <w:r w:rsidR="00184123">
        <w:rPr>
          <w:bCs/>
          <w:lang w:val="en-US"/>
        </w:rPr>
        <w:t>E</w:t>
      </w:r>
      <w:r w:rsidR="00E97CDE">
        <w:rPr>
          <w:bCs/>
          <w:lang w:val="en-US"/>
        </w:rPr>
        <w:t xml:space="preserve">xperts selected by the IPCC themselves no longer </w:t>
      </w:r>
      <w:r w:rsidR="00B2235C">
        <w:rPr>
          <w:bCs/>
          <w:lang w:val="en-US"/>
        </w:rPr>
        <w:t xml:space="preserve">have </w:t>
      </w:r>
      <w:r w:rsidR="00E97CDE">
        <w:rPr>
          <w:bCs/>
          <w:lang w:val="en-US"/>
        </w:rPr>
        <w:t>a comprehensive overview of the field – even as a group</w:t>
      </w:r>
      <w:r w:rsidR="00B2235C">
        <w:rPr>
          <w:bCs/>
          <w:lang w:val="en-US"/>
        </w:rPr>
        <w:t xml:space="preserve">. </w:t>
      </w:r>
      <w:r w:rsidR="00475856">
        <w:rPr>
          <w:bCs/>
          <w:lang w:val="en-US"/>
        </w:rPr>
        <w:t>In recognition of the</w:t>
      </w:r>
      <w:r w:rsidR="00B2235C">
        <w:rPr>
          <w:bCs/>
          <w:lang w:val="en-US"/>
        </w:rPr>
        <w:t>se</w:t>
      </w:r>
      <w:r w:rsidR="00475856">
        <w:rPr>
          <w:bCs/>
          <w:lang w:val="en-US"/>
        </w:rPr>
        <w:t xml:space="preserve"> new challenges, we delineate a literature corpus on urban climate change mitigation for the upcoming </w:t>
      </w:r>
      <w:r w:rsidR="00184123">
        <w:rPr>
          <w:bCs/>
          <w:lang w:val="en-US"/>
        </w:rPr>
        <w:t>special report</w:t>
      </w:r>
      <w:r w:rsidR="00475856">
        <w:rPr>
          <w:bCs/>
          <w:lang w:val="en-US"/>
        </w:rPr>
        <w:t xml:space="preserve"> on the 1.5°C limit based on a transparent search query. </w:t>
      </w:r>
      <w:r w:rsidR="00CD1A87">
        <w:rPr>
          <w:bCs/>
          <w:lang w:val="en-US"/>
        </w:rPr>
        <w:t>This is a crucial precondition for any comprehensive scientific assessment, yet commonly neglected in practice.</w:t>
      </w:r>
      <w:r w:rsidR="00E53D4A">
        <w:rPr>
          <w:bCs/>
          <w:lang w:val="en-US"/>
        </w:rPr>
        <w:t xml:space="preserve"> </w:t>
      </w:r>
      <w:r w:rsidR="00CD1A87">
        <w:rPr>
          <w:bCs/>
          <w:lang w:val="en-US"/>
        </w:rPr>
        <w:t xml:space="preserve"> While</w:t>
      </w:r>
      <w:r w:rsidR="00E53D4A">
        <w:rPr>
          <w:bCs/>
          <w:lang w:val="en-US"/>
        </w:rPr>
        <w:t xml:space="preserve"> </w:t>
      </w:r>
      <w:r w:rsidR="00CD1A87">
        <w:rPr>
          <w:bCs/>
          <w:lang w:val="en-US"/>
        </w:rPr>
        <w:t>there</w:t>
      </w:r>
      <w:r w:rsidR="00475856">
        <w:rPr>
          <w:bCs/>
          <w:lang w:val="en-US"/>
        </w:rPr>
        <w:t xml:space="preserve"> are many different ways </w:t>
      </w:r>
      <w:r w:rsidR="00B2235C">
        <w:rPr>
          <w:bCs/>
          <w:lang w:val="en-US"/>
        </w:rPr>
        <w:t xml:space="preserve">in which </w:t>
      </w:r>
      <w:r w:rsidR="00475856">
        <w:rPr>
          <w:bCs/>
          <w:lang w:val="en-US"/>
        </w:rPr>
        <w:t xml:space="preserve">this query could have been constructed, </w:t>
      </w:r>
      <w:r w:rsidR="00AD65F4">
        <w:rPr>
          <w:bCs/>
          <w:lang w:val="en-US"/>
        </w:rPr>
        <w:t>we aim to</w:t>
      </w:r>
      <w:r w:rsidR="00CD1A87">
        <w:rPr>
          <w:bCs/>
          <w:lang w:val="en-US"/>
        </w:rPr>
        <w:t xml:space="preserve"> stimulate discussion on such fundamental questions and provide a basic resource to IPCC authors. </w:t>
      </w:r>
    </w:p>
    <w:p w14:paraId="3BB7C411" w14:textId="67769533" w:rsidR="0045499A" w:rsidRDefault="00E53D4A">
      <w:pPr>
        <w:rPr>
          <w:bCs/>
          <w:lang w:val="en-US"/>
        </w:rPr>
      </w:pPr>
      <w:r>
        <w:rPr>
          <w:bCs/>
          <w:lang w:val="en-US"/>
        </w:rPr>
        <w:t xml:space="preserve">We find a total number of </w:t>
      </w:r>
      <w:r w:rsidR="00B2235C">
        <w:rPr>
          <w:bCs/>
          <w:lang w:val="en-US"/>
        </w:rPr>
        <w:t>8,210 publications</w:t>
      </w:r>
      <w:r>
        <w:rPr>
          <w:bCs/>
          <w:lang w:val="en-US"/>
        </w:rPr>
        <w:t xml:space="preserve"> growing annually at </w:t>
      </w:r>
      <w:r w:rsidR="00B2235C">
        <w:rPr>
          <w:bCs/>
          <w:lang w:val="en-US"/>
        </w:rPr>
        <w:t>20.5</w:t>
      </w:r>
      <w:r>
        <w:rPr>
          <w:bCs/>
          <w:lang w:val="en-US"/>
        </w:rPr>
        <w:t>%. This is faster than the average expansion of the scientific enterprise as well as the climate change literature</w:t>
      </w:r>
      <w:r w:rsidR="00472B32">
        <w:rPr>
          <w:bCs/>
          <w:lang w:val="en-US"/>
        </w:rPr>
        <w:t xml:space="preserve"> as a whole</w:t>
      </w:r>
      <w:r w:rsidR="00C56197">
        <w:rPr>
          <w:bCs/>
          <w:lang w:val="en-US"/>
        </w:rPr>
        <w:t xml:space="preserve"> </w:t>
      </w:r>
      <w:r w:rsidR="00C56197">
        <w:rPr>
          <w:bCs/>
          <w:lang w:val="en-US"/>
        </w:rPr>
        <w:fldChar w:fldCharType="begin" w:fldLock="1"/>
      </w:r>
      <w:r w:rsidR="00E021B6">
        <w:rPr>
          <w:bCs/>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"id" : "ITEM-2", "issue" : "7", "issued" : { "date-parts" : [ [ "2016" ] ] }, "page" : "e0160393", "title" : "Climate Change Research in View of Bibliometrics", "type" : "article-journal", "volume" : "11" }, "uris" : [ "http://www.mendeley.com/documents/?uuid=6bb7334b-65c5-4f69-867d-d781fb0ce8dd" ] }, { "id" : "ITEM-3", "itemData" : { "DOI" : "http://www.nature.com/nclimate/journal/v1/n2/abs/nclimate1093.html#supplementary-information", "ISBN" : "1758-678X", "ISSN" : "1758-678X", "author" : [ { "dropping-particle" : "", "family" : "Grieneisen", "given" : "Michael L", "non-dropping-particle" : "", "parse-names" : false, "suffix" : "" }, { "dropping-particle" : "", "family" : "Zhang", "given" : "Minghua", "non-dropping-particle" : "", "parse-names" : false, "suffix" : "" } ], "container-title" : "Nature Clim. Change", "id" : "ITEM-3", "issue" : "2", "issued" : { "date-parts" : [ [ "2011" ] ] }, "page" : "72-73", "publisher" : "Nature Publishing Group", "title" : "The current status of climate change research", "type" : "article-journal", "volume" : "1" }, "uris" : [ "http://www.mendeley.com/documents/?uuid=8f31e7a3-9e1d-4a10-88a0-7b6de42f76de" ] } ], "mendeley" : { "formattedCitation" : "[17,43,44]", "plainTextFormattedCitation" : "[17,43,44]", "previouslyFormattedCitation" : "[17,43,44]" }, "properties" : { "noteIndex" : 0 }, "schema" : "https://github.com/citation-style-language/schema/raw/master/csl-citation.json" }</w:instrText>
      </w:r>
      <w:r w:rsidR="00C56197">
        <w:rPr>
          <w:bCs/>
          <w:lang w:val="en-US"/>
        </w:rPr>
        <w:fldChar w:fldCharType="separate"/>
      </w:r>
      <w:r w:rsidR="003002DF" w:rsidRPr="003002DF">
        <w:rPr>
          <w:bCs/>
          <w:noProof/>
          <w:lang w:val="en-US"/>
        </w:rPr>
        <w:t>[17,43,44]</w:t>
      </w:r>
      <w:r w:rsidR="00C56197">
        <w:rPr>
          <w:bCs/>
          <w:lang w:val="en-US"/>
        </w:rPr>
        <w:fldChar w:fldCharType="end"/>
      </w:r>
      <w:r w:rsidR="00681BF2">
        <w:rPr>
          <w:bCs/>
          <w:lang w:val="en-US"/>
        </w:rPr>
        <w:t xml:space="preserve">. </w:t>
      </w:r>
      <w:r w:rsidR="0045499A">
        <w:rPr>
          <w:bCs/>
          <w:lang w:val="en-US"/>
        </w:rPr>
        <w:t>O</w:t>
      </w:r>
      <w:r w:rsidR="00681BF2">
        <w:rPr>
          <w:bCs/>
          <w:lang w:val="en-US"/>
        </w:rPr>
        <w:t xml:space="preserve">ur estimates do not </w:t>
      </w:r>
      <w:r w:rsidR="0045499A">
        <w:rPr>
          <w:bCs/>
          <w:lang w:val="en-US"/>
        </w:rPr>
        <w:t>reflect the entirety of the relevant literature for IPCC assessments due to our focus on</w:t>
      </w:r>
      <w:r w:rsidR="00C56197">
        <w:rPr>
          <w:bCs/>
          <w:lang w:val="en-US"/>
        </w:rPr>
        <w:t>: (1</w:t>
      </w:r>
      <w:r w:rsidR="00CD1A87">
        <w:rPr>
          <w:bCs/>
          <w:lang w:val="en-US"/>
        </w:rPr>
        <w:t>) energy demand and waste sectors</w:t>
      </w:r>
      <w:r w:rsidR="00472B32">
        <w:rPr>
          <w:bCs/>
          <w:lang w:val="en-US"/>
        </w:rPr>
        <w:t xml:space="preserve"> alone</w:t>
      </w:r>
      <w:r w:rsidR="00CD1A87">
        <w:rPr>
          <w:bCs/>
          <w:lang w:val="en-US"/>
        </w:rPr>
        <w:t xml:space="preserve">; </w:t>
      </w:r>
      <w:r w:rsidR="00C56197">
        <w:rPr>
          <w:bCs/>
          <w:lang w:val="en-US"/>
        </w:rPr>
        <w:t>(2</w:t>
      </w:r>
      <w:r w:rsidR="00CD1A87">
        <w:rPr>
          <w:bCs/>
          <w:lang w:val="en-US"/>
        </w:rPr>
        <w:t xml:space="preserve">) a narrow </w:t>
      </w:r>
      <w:r w:rsidR="00C56197">
        <w:rPr>
          <w:bCs/>
          <w:lang w:val="en-US"/>
        </w:rPr>
        <w:t xml:space="preserve">interpretation </w:t>
      </w:r>
      <w:r w:rsidR="00CD1A87">
        <w:rPr>
          <w:bCs/>
          <w:lang w:val="en-US"/>
        </w:rPr>
        <w:t xml:space="preserve">of climate change mitigation that does not </w:t>
      </w:r>
      <w:r w:rsidR="0045499A">
        <w:rPr>
          <w:bCs/>
          <w:lang w:val="en-US"/>
        </w:rPr>
        <w:t xml:space="preserve">systematically consider wider sustainable development </w:t>
      </w:r>
      <w:r w:rsidR="00C56197">
        <w:rPr>
          <w:bCs/>
          <w:lang w:val="en-US"/>
        </w:rPr>
        <w:t xml:space="preserve">issues </w:t>
      </w:r>
      <w:r w:rsidR="005E6AD9">
        <w:rPr>
          <w:bCs/>
          <w:lang w:val="en-US"/>
        </w:rPr>
        <w:t xml:space="preserve">(Figure 2) </w:t>
      </w:r>
      <w:r w:rsidR="00C56197">
        <w:rPr>
          <w:bCs/>
          <w:lang w:val="en-US"/>
        </w:rPr>
        <w:t xml:space="preserve">that </w:t>
      </w:r>
      <w:r w:rsidR="00933BE0">
        <w:rPr>
          <w:bCs/>
          <w:lang w:val="en-US"/>
        </w:rPr>
        <w:t xml:space="preserve">inevitably shape the mitigation solution space </w:t>
      </w:r>
      <w:r w:rsidR="00933BE0">
        <w:rPr>
          <w:bCs/>
          <w:lang w:val="en-US"/>
        </w:rPr>
        <w:fldChar w:fldCharType="begin" w:fldLock="1"/>
      </w:r>
      <w:r w:rsidR="00E021B6">
        <w:rPr>
          <w:bCs/>
          <w:lang w:val="en-US"/>
        </w:rPr>
        <w:instrText>ADDIN CSL_CITATION { "citationItems" : [ { "id" : "ITEM-1", "itemData" : { "DOI" : "10.1088/1748-9326/11/3/034022", "author" : [ { "dropping-particle" : "", "family" : "Stechow", "given" : "Christoph", "non-dropping-particle" : "von", "parse-names" : false, "suffix" : "" }, { "dropping-particle" : "", "family" : "Minx", "given" : "Jan C",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L", "non-dropping-particle" : "", "parse-names" : false, "suffix" : "" }, { "dropping-particle" : "", "family" : "Callaghan", "given" : "Max W",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 : "3", "issued" : { "date-parts" : [ [ "2016" ] ] }, "title" : "2oC and the SDGs: United they stand, divided they fall?", "type" : "article-journal", "volume" : "11" }, "uris" : [ "http://www.mendeley.com/documents/?uuid=99fc27fa-674e-4e19-b997-6d861ddc0028" ] } ], "mendeley" : { "formattedCitation" : "[45]", "plainTextFormattedCitation" : "[45]", "previouslyFormattedCitation" : "[45]" }, "properties" : { "noteIndex" : 0 }, "schema" : "https://github.com/citation-style-language/schema/raw/master/csl-citation.json" }</w:instrText>
      </w:r>
      <w:r w:rsidR="00933BE0">
        <w:rPr>
          <w:bCs/>
          <w:lang w:val="en-US"/>
        </w:rPr>
        <w:fldChar w:fldCharType="separate"/>
      </w:r>
      <w:r w:rsidR="003002DF" w:rsidRPr="003002DF">
        <w:rPr>
          <w:bCs/>
          <w:noProof/>
          <w:lang w:val="en-US"/>
        </w:rPr>
        <w:t>[45]</w:t>
      </w:r>
      <w:r w:rsidR="00933BE0">
        <w:rPr>
          <w:bCs/>
          <w:lang w:val="en-US"/>
        </w:rPr>
        <w:fldChar w:fldCharType="end"/>
      </w:r>
      <w:r w:rsidR="00933BE0">
        <w:rPr>
          <w:bCs/>
          <w:lang w:val="en-US"/>
        </w:rPr>
        <w:t>;</w:t>
      </w:r>
      <w:r w:rsidR="0045499A">
        <w:rPr>
          <w:bCs/>
          <w:lang w:val="en-US"/>
        </w:rPr>
        <w:t xml:space="preserve"> </w:t>
      </w:r>
      <w:r w:rsidR="00933BE0">
        <w:rPr>
          <w:bCs/>
          <w:lang w:val="en-US"/>
        </w:rPr>
        <w:t>(3</w:t>
      </w:r>
      <w:r w:rsidR="00CD1A87">
        <w:rPr>
          <w:bCs/>
          <w:lang w:val="en-US"/>
        </w:rPr>
        <w:t xml:space="preserve">) </w:t>
      </w:r>
      <w:r>
        <w:rPr>
          <w:bCs/>
          <w:lang w:val="en-US"/>
        </w:rPr>
        <w:t xml:space="preserve">the </w:t>
      </w:r>
      <w:r w:rsidR="00CD1A87">
        <w:rPr>
          <w:bCs/>
          <w:lang w:val="en-US"/>
        </w:rPr>
        <w:t>ISI Web of Science database</w:t>
      </w:r>
      <w:r w:rsidR="00472B32">
        <w:rPr>
          <w:bCs/>
          <w:lang w:val="en-US"/>
        </w:rPr>
        <w:t xml:space="preserve">, which </w:t>
      </w:r>
      <w:r w:rsidR="00184123">
        <w:rPr>
          <w:bCs/>
          <w:lang w:val="en-US"/>
        </w:rPr>
        <w:t>only incompletely covers</w:t>
      </w:r>
      <w:r w:rsidR="00472B32">
        <w:rPr>
          <w:bCs/>
          <w:lang w:val="en-US"/>
        </w:rPr>
        <w:t xml:space="preserve"> peer-reviewed and grey literature</w:t>
      </w:r>
      <w:r>
        <w:rPr>
          <w:bCs/>
          <w:lang w:val="en-US"/>
        </w:rPr>
        <w:t>.</w:t>
      </w:r>
      <w:r w:rsidR="0045499A">
        <w:rPr>
          <w:bCs/>
          <w:lang w:val="en-US"/>
        </w:rPr>
        <w:t xml:space="preserve"> Nevertheless, our</w:t>
      </w:r>
      <w:r w:rsidR="002969E4">
        <w:rPr>
          <w:bCs/>
          <w:lang w:val="en-US"/>
        </w:rPr>
        <w:t xml:space="preserve"> sample is broadly representative in terms of the thematic structure of the available research.</w:t>
      </w:r>
    </w:p>
    <w:p w14:paraId="7AD2EFD0" w14:textId="78F1B4ED" w:rsidR="00E6332A" w:rsidRPr="00945DB5" w:rsidRDefault="00472B32" w:rsidP="00E6332A">
      <w:pPr>
        <w:rPr>
          <w:lang w:val="en-GB"/>
        </w:rPr>
      </w:pPr>
      <w:r>
        <w:rPr>
          <w:bCs/>
          <w:lang w:val="en-US"/>
        </w:rPr>
        <w:t xml:space="preserve">We apply machine learning algorithms to digest the large amount of information </w:t>
      </w:r>
      <w:r w:rsidR="00E022A9">
        <w:rPr>
          <w:bCs/>
          <w:lang w:val="en-US"/>
        </w:rPr>
        <w:t>in this corpus and map-out its</w:t>
      </w:r>
      <w:r>
        <w:rPr>
          <w:bCs/>
          <w:lang w:val="en-US"/>
        </w:rPr>
        <w:t xml:space="preserve"> topic landscape. </w:t>
      </w:r>
      <w:r w:rsidR="00E022A9">
        <w:rPr>
          <w:bCs/>
          <w:lang w:val="en-US"/>
        </w:rPr>
        <w:t xml:space="preserve">An unexpected result is the </w:t>
      </w:r>
      <w:r w:rsidR="00E022A9" w:rsidRPr="00E021B6">
        <w:rPr>
          <w:lang w:val="en-GB"/>
        </w:rPr>
        <w:t xml:space="preserve">lack of a </w:t>
      </w:r>
      <w:r w:rsidR="00E022A9" w:rsidRPr="00E022A9">
        <w:rPr>
          <w:lang w:val="en-GB"/>
        </w:rPr>
        <w:t>behavioural</w:t>
      </w:r>
      <w:r w:rsidR="00E022A9" w:rsidRPr="00E021B6">
        <w:rPr>
          <w:lang w:val="en-GB"/>
        </w:rPr>
        <w:t xml:space="preserve"> aspect to the buildings literature, </w:t>
      </w:r>
      <w:r w:rsidR="00E022A9">
        <w:rPr>
          <w:lang w:val="en-GB"/>
        </w:rPr>
        <w:t>despite the</w:t>
      </w:r>
      <w:r w:rsidR="00E022A9" w:rsidRPr="00E021B6">
        <w:rPr>
          <w:lang w:val="en-GB"/>
        </w:rPr>
        <w:t xml:space="preserve"> </w:t>
      </w:r>
      <w:r w:rsidR="00E022A9">
        <w:rPr>
          <w:lang w:val="en-GB"/>
        </w:rPr>
        <w:t xml:space="preserve">breadth of </w:t>
      </w:r>
      <w:r w:rsidR="00E022A9" w:rsidRPr="00E021B6">
        <w:rPr>
          <w:lang w:val="en-GB"/>
        </w:rPr>
        <w:t xml:space="preserve">individual options </w:t>
      </w:r>
      <w:r w:rsidR="00E022A9">
        <w:rPr>
          <w:lang w:val="en-GB"/>
        </w:rPr>
        <w:t xml:space="preserve">that </w:t>
      </w:r>
      <w:r w:rsidR="00E022A9" w:rsidRPr="00E021B6">
        <w:rPr>
          <w:lang w:val="en-GB"/>
        </w:rPr>
        <w:t>are</w:t>
      </w:r>
      <w:r w:rsidR="00E022A9">
        <w:rPr>
          <w:lang w:val="en-GB"/>
        </w:rPr>
        <w:t xml:space="preserve"> indeed</w:t>
      </w:r>
      <w:r w:rsidR="00E022A9" w:rsidRPr="00E021B6">
        <w:rPr>
          <w:lang w:val="en-GB"/>
        </w:rPr>
        <w:t xml:space="preserve"> available </w:t>
      </w:r>
      <w:r w:rsidR="00E022A9">
        <w:fldChar w:fldCharType="begin" w:fldLock="1"/>
      </w:r>
      <w:r w:rsidR="00E021B6">
        <w:rPr>
          <w:lang w:val="en-GB"/>
        </w:rPr>
        <w:instrText>ADDIN CSL_CITATION { "citationID" : "xTJdq1zx", "citationItems" : [ { "id" : "ITEM-1", "itemData" : { "DOI" : "10.1016/j.rser.2015.03.002", "ISSN" : "13640321", "abstract" : "Most commentators expect improved energy efficiency and reduced energy demand to provide the dominant contribution to tackling global climate change. But at the global level, the correlation between increased wealth and increased energy consumption is very strong and the impact of policies to reduce energy demand is both limited and contested. Different academic disciplines approach energy demand reduction in different ways: emphasising some mechanisms and neglecting others, being more or less optimistic about the potential for reducing energy demand and providing insights that are more or less useful for policymakers. This article provides an overview of the main issues and challenges associated with energy demand reduction, summarises how this challenge is \u2018framed\u2019 by key academic disciplines, indicates how these can provide complementary insights for policymakers and argues that a \u2018sociotechnical\u2019 perspective can provide a deeper understanding of the nature of this challenge and the processes through which it can be achieved. The article integrates ideas from the natural sciences, economics, psychology, innovation studies and sociology but does not give equal weight to each. It argues that reducing energy demand will prove more difficult than is commonly assumed and current approaches will be insufficient to deliver the transformation required.", "author" : [ { "dropping-particle" : "", "family" : "Sorrell", "given" : "Steve", "non-dropping-particle" : "", "parse-names" : false, "suffix" : "" } ], "container-title" : "Renewable and Sustainable Energy Reviews", "id" : "ITEM-1", "issued" : { "date-parts" : [ [ "2015" ] ] }, "page" : "74-82", "publisher" : "Elsevier", "title" : "Reducing energy demand: A review of issues, challenges and approaches", "type" : "article-journal", "volume" : "47" }, "uri" : [ "http://www.mendeley.com/documents/?uuid=e2731d39-f66d-4f75-b03f-3b1ba7fcef45" ], "uris" : [ "http://www.mendeley.com/documents/?uuid=e2731d39-f66d-4f75-b03f-3b1ba7fcef45" ] }, { "id" : "ITEM-2",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"ITEM-2", "issue" : "1", "issued" : { "date-parts" : [ [ "2016" ] ] }, "page" : "null", "title" : "Beyond Technology: Demand-Side Solutions to Climate Change Mitigation", "type" : "article-journal", "volume" : "41" }, "uris" : [ "http://www.mendeley.com/documents/?uuid=119ff04e-2dc4-4afe-9165-5752982021e6" ] } ], "mendeley" : { "formattedCitation" : "[23,46]", "plainTextFormattedCitation" : "[23,46]", "previouslyFormattedCitation" : "[23,46]" }, "properties" : { "formattedCitation" : "[19,34]", "noteIndex" : 0, "plainCitation" : "[19,34]" }, "schema" : "https://github.com/citation-style-language/schema/raw/master/csl-citation.json" }</w:instrText>
      </w:r>
      <w:r w:rsidR="00E022A9">
        <w:fldChar w:fldCharType="separate"/>
      </w:r>
      <w:r w:rsidR="003002DF" w:rsidRPr="003002DF">
        <w:rPr>
          <w:rFonts w:ascii="Calibri" w:hAnsi="Calibri" w:cs="Calibri"/>
          <w:noProof/>
          <w:lang w:val="en-GB"/>
        </w:rPr>
        <w:t>[23,46]</w:t>
      </w:r>
      <w:r w:rsidR="00E022A9">
        <w:fldChar w:fldCharType="end"/>
      </w:r>
      <w:r w:rsidR="00E022A9">
        <w:rPr>
          <w:lang w:val="en-GB"/>
        </w:rPr>
        <w:t xml:space="preserve">; this suggests that such literatures are assessed independently of the building context and are therefore not captured by our query. Similarly, the </w:t>
      </w:r>
      <w:r w:rsidR="00E022A9" w:rsidRPr="00E021B6">
        <w:rPr>
          <w:lang w:val="en-GB"/>
        </w:rPr>
        <w:t>lack of a strong policy theme in the buildings literature, as compared to transportation</w:t>
      </w:r>
      <w:r w:rsidR="00E022A9">
        <w:rPr>
          <w:lang w:val="en-GB"/>
        </w:rPr>
        <w:t>,</w:t>
      </w:r>
      <w:r w:rsidR="00E022A9" w:rsidRPr="00E021B6">
        <w:rPr>
          <w:lang w:val="en-GB"/>
        </w:rPr>
        <w:t xml:space="preserve"> may be explained by the differences in governance structures and </w:t>
      </w:r>
      <w:r w:rsidR="00FF290E">
        <w:rPr>
          <w:lang w:val="en-GB"/>
        </w:rPr>
        <w:t xml:space="preserve">the </w:t>
      </w:r>
      <w:r w:rsidR="00E022A9" w:rsidRPr="00E021B6">
        <w:rPr>
          <w:lang w:val="en-GB"/>
        </w:rPr>
        <w:t>intricacies of policy implementation at different scales.</w:t>
      </w:r>
      <w:r w:rsidR="00E6332A">
        <w:rPr>
          <w:lang w:val="en-GB"/>
        </w:rPr>
        <w:t xml:space="preserve"> Whereas t</w:t>
      </w:r>
      <w:r w:rsidR="00E6332A" w:rsidRPr="00945DB5">
        <w:rPr>
          <w:lang w:val="en-GB"/>
        </w:rPr>
        <w:t xml:space="preserve">he </w:t>
      </w:r>
      <w:r w:rsidR="00FF290E">
        <w:rPr>
          <w:lang w:val="en-GB"/>
        </w:rPr>
        <w:t xml:space="preserve">former is likely to comprise </w:t>
      </w:r>
      <w:r w:rsidR="00E6332A" w:rsidRPr="00945DB5">
        <w:rPr>
          <w:lang w:val="en-GB"/>
        </w:rPr>
        <w:t xml:space="preserve">a different set of nationally articulated measures (standards, codes, certificates), with corresponding </w:t>
      </w:r>
      <w:r w:rsidR="00E6332A">
        <w:rPr>
          <w:lang w:val="en-GB"/>
        </w:rPr>
        <w:t xml:space="preserve">burdens in terms of </w:t>
      </w:r>
      <w:r w:rsidR="00E6332A" w:rsidRPr="00945DB5">
        <w:rPr>
          <w:lang w:val="en-GB"/>
        </w:rPr>
        <w:t>institutional and capacity requirements</w:t>
      </w:r>
      <w:r w:rsidR="00E6332A">
        <w:rPr>
          <w:lang w:val="en-GB"/>
        </w:rPr>
        <w:t xml:space="preserve">, the latter </w:t>
      </w:r>
      <w:r w:rsidR="00E6332A" w:rsidRPr="00945DB5">
        <w:rPr>
          <w:lang w:val="en-GB"/>
        </w:rPr>
        <w:t>can be more easily regulated in the urban context of planning, zoning and targeted investment.</w:t>
      </w:r>
    </w:p>
    <w:p w14:paraId="169D22B1" w14:textId="786968FA" w:rsidR="00E6332A" w:rsidRPr="000807CF" w:rsidRDefault="00E6332A" w:rsidP="00E021B6">
      <w:pPr>
        <w:rPr>
          <w:lang w:val="en-US"/>
        </w:rPr>
      </w:pPr>
      <w:r w:rsidRPr="00E6332A">
        <w:rPr>
          <w:lang w:val="en-US"/>
        </w:rPr>
        <w:t>On the other hand, the embeddedness of building design and use within urban form and transportation systems has been largely overlooked</w:t>
      </w:r>
      <w:r>
        <w:rPr>
          <w:lang w:val="en-US"/>
        </w:rPr>
        <w:t xml:space="preserve"> so far</w:t>
      </w:r>
      <w:r w:rsidRPr="00E6332A">
        <w:rPr>
          <w:lang w:val="en-US"/>
        </w:rPr>
        <w:t>.</w:t>
      </w:r>
      <w:r>
        <w:rPr>
          <w:lang w:val="en-US"/>
        </w:rPr>
        <w:t xml:space="preserve"> This is evident in the trade-offs between urban density </w:t>
      </w:r>
      <w:r w:rsidRPr="00E6332A">
        <w:rPr>
          <w:lang w:val="en-US"/>
        </w:rPr>
        <w:t xml:space="preserve">(which </w:t>
      </w:r>
      <w:r>
        <w:rPr>
          <w:lang w:val="en-US"/>
        </w:rPr>
        <w:t>enhances</w:t>
      </w:r>
      <w:r w:rsidRPr="00E6332A">
        <w:rPr>
          <w:lang w:val="en-US"/>
        </w:rPr>
        <w:t xml:space="preserve"> transportation and infrastructure efficiency</w:t>
      </w:r>
      <w:r w:rsidR="003635D4">
        <w:rPr>
          <w:lang w:val="en-US"/>
        </w:rPr>
        <w:t xml:space="preserve"> and implies reduced floor space per capita</w:t>
      </w:r>
      <w:r w:rsidRPr="00E6332A">
        <w:rPr>
          <w:lang w:val="en-US"/>
        </w:rPr>
        <w:t xml:space="preserve">) and building size (increasing height becomes more costly in terms of materials and energy flows). </w:t>
      </w:r>
      <w:r>
        <w:rPr>
          <w:lang w:val="en-US"/>
        </w:rPr>
        <w:t xml:space="preserve">In addition, </w:t>
      </w:r>
      <w:r w:rsidRPr="004E28BB">
        <w:rPr>
          <w:rFonts w:cstheme="minorHAnsi"/>
          <w:lang w:val="en-US"/>
        </w:rPr>
        <w:t xml:space="preserve">public transit corridors, such as bus rapid transit, placed adjacent to new affordable housing developments provide residents with an accessible mobility option </w:t>
      </w:r>
      <w:r w:rsidRPr="004E28BB">
        <w:rPr>
          <w:rFonts w:cstheme="minorHAnsi"/>
          <w:i/>
          <w:lang w:val="en-US"/>
        </w:rPr>
        <w:t>before</w:t>
      </w:r>
      <w:r w:rsidRPr="004E28BB">
        <w:rPr>
          <w:rFonts w:cstheme="minorHAnsi"/>
          <w:lang w:val="en-US"/>
        </w:rPr>
        <w:t xml:space="preserve"> they have purchased a personal vehicle, which has the potential to induce preferences and habits </w:t>
      </w:r>
      <w:r w:rsidR="00FF290E" w:rsidRPr="004E28BB">
        <w:rPr>
          <w:rFonts w:cstheme="minorHAnsi"/>
          <w:lang w:val="en-US"/>
        </w:rPr>
        <w:t>favoring</w:t>
      </w:r>
      <w:r w:rsidRPr="004E28BB">
        <w:rPr>
          <w:rFonts w:cstheme="minorHAnsi"/>
          <w:lang w:val="en-US"/>
        </w:rPr>
        <w:t xml:space="preserve"> public transportation that last for the medium to long term.</w:t>
      </w:r>
      <w:r>
        <w:rPr>
          <w:rFonts w:cstheme="minorHAnsi"/>
          <w:lang w:val="en-US"/>
        </w:rPr>
        <w:t xml:space="preserve"> </w:t>
      </w:r>
      <w:r w:rsidRPr="00E6332A">
        <w:rPr>
          <w:lang w:val="en-US"/>
        </w:rPr>
        <w:t>This indicates an important future direction of research that would consider the additional mitigation benefits from integrat</w:t>
      </w:r>
      <w:r w:rsidR="005B02C9">
        <w:rPr>
          <w:lang w:val="en-US"/>
        </w:rPr>
        <w:t xml:space="preserve">ed land-use and transport planning </w:t>
      </w:r>
      <w:r w:rsidR="00E021B6">
        <w:rPr>
          <w:lang w:val="en-US"/>
        </w:rPr>
        <w:fldChar w:fldCharType="begin" w:fldLock="1"/>
      </w:r>
      <w:r w:rsidR="00E021B6">
        <w:rPr>
          <w:lang w:val="en-US"/>
        </w:rPr>
        <w:instrText>ADDIN CSL_CITATION { "citationItems" : [ { "id" : "ITEM-1", "itemData" : { "author" : [ { "dropping-particle" : "", "family" : "Wegener", "given" : "M.", "non-dropping-particle" : "", "parse-names" : false, "suffix" : "" } ], "container-title" : "Handbook of transport geography and spatial systems", "id" : "ITEM-1", "issued" : { "date-parts" : [ [ "2004" ] ] }, "page" : "127-146", "publisher" : "Emerald Group Publishing Limited", "title" : "Overview of land use transport models", "type" : "chapter" }, "uris" : [ "http://www.mendeley.com/documents/?uuid=1e594699-7690-486b-a724-c58b4d96f616" ] }, { "id" : "ITEM-2", "itemData" : { "author" : [ { "dropping-particle" : "", "family" : "Moeckel", "given" : "R.", "non-dropping-particle" : "", "parse-names" : false, "suffix" : "" }, { "dropping-particle" : "", "family" : "Nagel", "given" : "K.", "non-dropping-particle" : "", "parse-names" : false, "suffix" : "" } ], "container-title" : "Transportation Research Procedia", "id" : "ITEM-2", "issued" : { "date-parts" : [ [ "2016" ] ] }, "page" : "70-80", "title" : "Maintaining Mobility in Substantial Urban Growth Futures", "type" : "article-journal", "volume" : "19" }, "uris" : [ "http://www.mendeley.com/documents/?uuid=c68a1061-ae10-41b6-8745-25754fe27ed9" ] }, { "id" : "ITEM-3", "itemData" : { "author" : [ { "dropping-particle" : "", "family" : "M.", "given" : "Wegener", "non-dropping-particle" : "", "parse-names" : false, "suffix" : "" } ], "container-title" : "Handbook of Regional Science", "id" : "ITEM-3", "issued" : { "date-parts" : [ [ "2014" ] ] }, "page" : "741-758", "publisher" : "Springer", "publisher-place" : "Berlin, Heidelberg", "title" : "Land-use transport interaction models", "type" : "chapter" }, "uris" : [ "http://www.mendeley.com/documents/?uuid=d6e6073e-dde7-4ae2-81d5-eba99acacd2e" ] }, { "id" : "ITEM-4", "itemData" : { "author" : [ { "dropping-particle" : "", "family" : "Mitchell", "given" : "G.", "non-dropping-particle" : "", "parse-names" : false, "suffix" : "" }, { "dropping-particle" : "", "family" : "Hargreaves", "given" : "A.", "non-dropping-particle" : "", "parse-names" : false, "suffix" : "" }, { "dropping-particle" : "", "family" : "Namdeo", "given" : "A.", "non-dropping-particle" : "", "parse-names" : false, "suffix" : "" }, { "dropping-particle" : "", "family" : "Echenique", "given" : "M.", "non-dropping-particle" : "", "parse-names" : false, "suffix" : "" } ], "container-title" : "Environment and Planning A", "id" : "ITEM-4", "issue" : "9", "issued" : { "date-parts" : [ [ "2011" ] ] }, "page" : "2143-2163", "title" : "Land use, transport, and carbon futures: the impact of spatial form strategies in three UK urban regions", "type" : "article-journal", "volume" : "43" }, "uris" : [ "http://www.mendeley.com/documents/?uuid=26759320-02ef-4cf1-8e17-ac1790ce0735" ] } ], "mendeley" : { "formattedCitation" : "[47\u201350]", "plainTextFormattedCitation" : "[47\u201350]", "previouslyFormattedCitation" : "[47\u201350]" }, "properties" : { "noteIndex" : 0 }, "schema" : "https://github.com/citation-style-language/schema/raw/master/csl-citation.json" }</w:instrText>
      </w:r>
      <w:r w:rsidR="00E021B6">
        <w:rPr>
          <w:lang w:val="en-US"/>
        </w:rPr>
        <w:fldChar w:fldCharType="separate"/>
      </w:r>
      <w:r w:rsidR="00E021B6" w:rsidRPr="00E021B6">
        <w:rPr>
          <w:noProof/>
          <w:lang w:val="en-US"/>
        </w:rPr>
        <w:t>[47–50]</w:t>
      </w:r>
      <w:r w:rsidR="00E021B6">
        <w:rPr>
          <w:lang w:val="en-US"/>
        </w:rPr>
        <w:fldChar w:fldCharType="end"/>
      </w:r>
      <w:r w:rsidRPr="00E6332A">
        <w:rPr>
          <w:lang w:val="en-US"/>
        </w:rPr>
        <w:t>, instead of focusing on sector specific options only. Mitigating to 1.5 will require interaction and linkages across multiple urban dimensions</w:t>
      </w:r>
      <w:r>
        <w:rPr>
          <w:lang w:val="en-US"/>
        </w:rPr>
        <w:t xml:space="preserve"> – a</w:t>
      </w:r>
      <w:r w:rsidRPr="00E6332A">
        <w:rPr>
          <w:lang w:val="en-US"/>
        </w:rPr>
        <w:t>nd this is especially true in places with rapidly growing cities.</w:t>
      </w:r>
    </w:p>
    <w:p w14:paraId="52731383" w14:textId="790FE861" w:rsidR="00AD62DC" w:rsidRDefault="00E6332A" w:rsidP="00032DC8">
      <w:pPr>
        <w:rPr>
          <w:bCs/>
          <w:lang w:val="en-US"/>
        </w:rPr>
      </w:pPr>
      <w:r>
        <w:rPr>
          <w:bCs/>
          <w:lang w:val="en-GB"/>
        </w:rPr>
        <w:lastRenderedPageBreak/>
        <w:t xml:space="preserve">Finally, </w:t>
      </w:r>
      <w:r w:rsidR="00032DC8">
        <w:rPr>
          <w:bCs/>
          <w:lang w:val="en-US"/>
        </w:rPr>
        <w:t>i</w:t>
      </w:r>
      <w:r w:rsidR="000C5E34">
        <w:rPr>
          <w:bCs/>
          <w:lang w:val="en-US"/>
        </w:rPr>
        <w:t>t</w:t>
      </w:r>
      <w:r w:rsidR="002969E4">
        <w:rPr>
          <w:bCs/>
          <w:lang w:val="en-US"/>
        </w:rPr>
        <w:t xml:space="preserve"> is striking that the </w:t>
      </w:r>
      <w:r w:rsidR="00032DC8">
        <w:rPr>
          <w:bCs/>
          <w:lang w:val="en-US"/>
        </w:rPr>
        <w:t xml:space="preserve">vast </w:t>
      </w:r>
      <w:r w:rsidR="00472B32">
        <w:rPr>
          <w:bCs/>
          <w:lang w:val="en-US"/>
        </w:rPr>
        <w:t xml:space="preserve">majority </w:t>
      </w:r>
      <w:r w:rsidR="002969E4">
        <w:rPr>
          <w:bCs/>
          <w:lang w:val="en-US"/>
        </w:rPr>
        <w:t xml:space="preserve">of relevant research is not framed in terms of urban climate change mitigation, but rather more </w:t>
      </w:r>
      <w:ins w:id="160" w:author="William Lamb" w:date="2017-10-09T15:54:00Z">
        <w:r w:rsidR="002E2B5D">
          <w:rPr>
            <w:bCs/>
            <w:lang w:val="en-US"/>
          </w:rPr>
          <w:t>sector-</w:t>
        </w:r>
      </w:ins>
      <w:r w:rsidR="002969E4">
        <w:rPr>
          <w:bCs/>
          <w:lang w:val="en-US"/>
        </w:rPr>
        <w:t>specific discussions on policy</w:t>
      </w:r>
      <w:r w:rsidR="0022122A">
        <w:rPr>
          <w:bCs/>
          <w:lang w:val="en-US"/>
        </w:rPr>
        <w:t xml:space="preserve"> </w:t>
      </w:r>
      <w:r w:rsidR="00495B88">
        <w:rPr>
          <w:bCs/>
          <w:lang w:val="en-US"/>
        </w:rPr>
        <w:t>measures</w:t>
      </w:r>
      <w:r w:rsidR="0022122A">
        <w:rPr>
          <w:bCs/>
          <w:lang w:val="en-US"/>
        </w:rPr>
        <w:t xml:space="preserve"> </w:t>
      </w:r>
      <w:r w:rsidR="00495B88">
        <w:rPr>
          <w:bCs/>
          <w:lang w:val="en-US"/>
        </w:rPr>
        <w:t>for energy demand reduction</w:t>
      </w:r>
      <w:del w:id="161" w:author="William Lamb" w:date="2017-10-09T15:54:00Z">
        <w:r w:rsidR="00495B88" w:rsidDel="002E2B5D">
          <w:rPr>
            <w:bCs/>
            <w:lang w:val="en-US"/>
          </w:rPr>
          <w:delText xml:space="preserve">s </w:delText>
        </w:r>
        <w:r w:rsidR="0022122A" w:rsidDel="002E2B5D">
          <w:rPr>
            <w:bCs/>
            <w:lang w:val="en-US"/>
          </w:rPr>
          <w:delText>in particular sectors</w:delText>
        </w:r>
      </w:del>
      <w:r w:rsidR="0022122A">
        <w:rPr>
          <w:bCs/>
          <w:lang w:val="en-US"/>
        </w:rPr>
        <w:t xml:space="preserve">. </w:t>
      </w:r>
      <w:del w:id="162" w:author="William Lamb" w:date="2017-10-09T16:16:00Z">
        <w:r w:rsidR="0022122A" w:rsidRPr="000E5FEC" w:rsidDel="003C0956">
          <w:rPr>
            <w:bCs/>
            <w:highlight w:val="yellow"/>
            <w:lang w:val="en-US"/>
            <w:rPrChange w:id="163" w:author="William Lamb" w:date="2017-10-09T14:01:00Z">
              <w:rPr>
                <w:bCs/>
                <w:lang w:val="en-US"/>
              </w:rPr>
            </w:rPrChange>
          </w:rPr>
          <w:delText>In fact only X out of Y publications are on urban climate change policies</w:delText>
        </w:r>
        <w:r w:rsidR="00495B88" w:rsidRPr="000E5FEC" w:rsidDel="003C0956">
          <w:rPr>
            <w:bCs/>
            <w:highlight w:val="yellow"/>
            <w:lang w:val="en-US"/>
            <w:rPrChange w:id="164" w:author="William Lamb" w:date="2017-10-09T14:01:00Z">
              <w:rPr>
                <w:bCs/>
                <w:lang w:val="en-US"/>
              </w:rPr>
            </w:rPrChange>
          </w:rPr>
          <w:delText xml:space="preserve"> directly</w:delText>
        </w:r>
        <w:r w:rsidR="0022122A" w:rsidDel="003C0956">
          <w:rPr>
            <w:bCs/>
            <w:lang w:val="en-US"/>
          </w:rPr>
          <w:delText xml:space="preserve">. </w:delText>
        </w:r>
      </w:del>
      <w:ins w:id="165" w:author="William Lamb" w:date="2017-10-09T15:55:00Z">
        <w:r w:rsidR="002E2B5D">
          <w:rPr>
            <w:bCs/>
            <w:lang w:val="en-US"/>
          </w:rPr>
          <w:t xml:space="preserve">Apparently </w:t>
        </w:r>
      </w:ins>
      <w:del w:id="166" w:author="William Lamb" w:date="2017-10-09T15:55:00Z">
        <w:r w:rsidR="00032DC8" w:rsidDel="002E2B5D">
          <w:rPr>
            <w:bCs/>
            <w:lang w:val="en-US"/>
          </w:rPr>
          <w:delText xml:space="preserve">This essentially means that </w:delText>
        </w:r>
      </w:del>
      <w:r w:rsidR="00032DC8">
        <w:rPr>
          <w:bCs/>
          <w:lang w:val="en-US"/>
        </w:rPr>
        <w:t xml:space="preserve">the topic of urban climate change policies is just emerging, which is not surprising as there are still very few comparable </w:t>
      </w:r>
      <w:r w:rsidR="00AD62DC">
        <w:rPr>
          <w:bCs/>
          <w:lang w:val="en-US"/>
        </w:rPr>
        <w:t xml:space="preserve">emissions </w:t>
      </w:r>
      <w:r w:rsidR="00032DC8">
        <w:rPr>
          <w:bCs/>
          <w:lang w:val="en-US"/>
        </w:rPr>
        <w:t>data available at the city scale</w:t>
      </w:r>
      <w:r w:rsidR="00E021B6">
        <w:rPr>
          <w:bCs/>
          <w:lang w:val="en-US"/>
        </w:rPr>
        <w:t xml:space="preserve"> </w:t>
      </w:r>
      <w:r w:rsidR="00E021B6">
        <w:rPr>
          <w:bCs/>
          <w:lang w:val="en-US"/>
        </w:rPr>
        <w:fldChar w:fldCharType="begin" w:fldLock="1"/>
      </w:r>
      <w:r w:rsidR="00E021B6">
        <w:rPr>
          <w:bCs/>
          <w:lang w:val="en-US"/>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"[8,11]", "plainTextFormattedCitation" : "[8,11]", "previouslyFormattedCitation" : "[8,11]" }, "properties" : { "noteIndex" : 0 }, "schema" : "https://github.com/citation-style-language/schema/raw/master/csl-citation.json" }</w:instrText>
      </w:r>
      <w:r w:rsidR="00E021B6">
        <w:rPr>
          <w:bCs/>
          <w:lang w:val="en-US"/>
        </w:rPr>
        <w:fldChar w:fldCharType="separate"/>
      </w:r>
      <w:r w:rsidR="00E021B6" w:rsidRPr="00E021B6">
        <w:rPr>
          <w:bCs/>
          <w:noProof/>
          <w:lang w:val="en-US"/>
        </w:rPr>
        <w:t>[8,11]</w:t>
      </w:r>
      <w:r w:rsidR="00E021B6">
        <w:rPr>
          <w:bCs/>
          <w:lang w:val="en-US"/>
        </w:rPr>
        <w:fldChar w:fldCharType="end"/>
      </w:r>
      <w:r w:rsidR="00AD62DC" w:rsidRPr="00AD62DC">
        <w:rPr>
          <w:bCs/>
          <w:lang w:val="en-US"/>
        </w:rPr>
        <w:t xml:space="preserve"> – particularly as large N samples</w:t>
      </w:r>
      <w:r w:rsidR="00E021B6">
        <w:rPr>
          <w:bCs/>
          <w:lang w:val="en-US"/>
        </w:rPr>
        <w:t xml:space="preserve"> </w:t>
      </w:r>
      <w:r w:rsidR="00E021B6">
        <w:rPr>
          <w:bCs/>
          <w:lang w:val="en-US"/>
        </w:rPr>
        <w:fldChar w:fldCharType="begin" w:fldLock="1"/>
      </w:r>
      <w:r w:rsidR="00E021B6">
        <w:rPr>
          <w:bCs/>
          <w:lang w:val="en-US"/>
        </w:rPr>
        <w:instrText>ADDIN CSL_CITATION { "citationItems" : [ { "id" : "ITEM-1",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"ITEM-1", "issue" : "20", "issued" : { "date-parts" : [ [ "2015" ] ] }, "page" : "6283-6288", "title" : "Global Typology of Urban Energy Use and Potentials for an Urbanization Mitigation Wedge", "type" : "article-journal", "volume" : "112" }, "uris" : [ "http://www.mendeley.com/documents/?uuid=e24f4e35-df72-4439-8319-4c434bb33e64"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"uris" : [ "http://www.mendeley.com/documents/?uuid=d6395e13-c517-43e1-a9d2-35f4b05a353f"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"[16,20,51\u201353]", "plainTextFormattedCitation" : "[16,20,51\u201353]", "previouslyFormattedCitation" : "[16,20,51\u201353]" }, "properties" : { "noteIndex" : 0 }, "schema" : "https://github.com/citation-style-language/schema/raw/master/csl-citation.json" }</w:instrText>
      </w:r>
      <w:r w:rsidR="00E021B6">
        <w:rPr>
          <w:bCs/>
          <w:lang w:val="en-US"/>
        </w:rPr>
        <w:fldChar w:fldCharType="separate"/>
      </w:r>
      <w:r w:rsidR="00E021B6" w:rsidRPr="00E021B6">
        <w:rPr>
          <w:bCs/>
          <w:noProof/>
          <w:lang w:val="en-US"/>
        </w:rPr>
        <w:t>[16,20,51–53]</w:t>
      </w:r>
      <w:r w:rsidR="00E021B6">
        <w:rPr>
          <w:bCs/>
          <w:lang w:val="en-US"/>
        </w:rPr>
        <w:fldChar w:fldCharType="end"/>
      </w:r>
      <w:del w:id="167" w:author="William Lamb" w:date="2017-10-09T15:53:00Z">
        <w:r w:rsidR="00AD62DC" w:rsidRPr="00AD62DC" w:rsidDel="002E2B5D">
          <w:rPr>
            <w:bCs/>
            <w:lang w:val="en-US"/>
          </w:rPr>
          <w:delText xml:space="preserve"> </w:delText>
        </w:r>
        <w:r w:rsidR="00AD62DC" w:rsidDel="002E2B5D">
          <w:rPr>
            <w:bCs/>
            <w:lang w:val="en-US"/>
          </w:rPr>
          <w:delText>(REFs)</w:delText>
        </w:r>
      </w:del>
      <w:r w:rsidR="00AD62DC">
        <w:rPr>
          <w:bCs/>
          <w:lang w:val="en-US"/>
        </w:rPr>
        <w:t>.</w:t>
      </w:r>
      <w:del w:id="168" w:author="William Lamb" w:date="2017-10-09T15:56:00Z">
        <w:r w:rsidR="00AD62DC" w:rsidDel="002E2B5D">
          <w:rPr>
            <w:bCs/>
            <w:lang w:val="en-US"/>
          </w:rPr>
          <w:delText xml:space="preserve"> This further</w:delText>
        </w:r>
        <w:r w:rsidR="0022122A" w:rsidDel="002E2B5D">
          <w:rPr>
            <w:bCs/>
            <w:lang w:val="en-US"/>
          </w:rPr>
          <w:delText xml:space="preserve"> highlights the importance of a systematic consideration of wider literature</w:delText>
        </w:r>
        <w:r w:rsidR="00472B32" w:rsidDel="002E2B5D">
          <w:rPr>
            <w:bCs/>
            <w:lang w:val="en-US"/>
          </w:rPr>
          <w:delText>s</w:delText>
        </w:r>
        <w:r w:rsidR="0022122A" w:rsidDel="002E2B5D">
          <w:rPr>
            <w:bCs/>
            <w:lang w:val="en-US"/>
          </w:rPr>
          <w:delText xml:space="preserve"> </w:delText>
        </w:r>
        <w:r w:rsidR="00495B88" w:rsidDel="002E2B5D">
          <w:rPr>
            <w:bCs/>
            <w:lang w:val="en-US"/>
          </w:rPr>
          <w:delText>that ha</w:delText>
        </w:r>
        <w:r w:rsidR="00472B32" w:rsidDel="002E2B5D">
          <w:rPr>
            <w:bCs/>
            <w:lang w:val="en-US"/>
          </w:rPr>
          <w:delText>ve</w:delText>
        </w:r>
        <w:r w:rsidR="00495B88" w:rsidDel="002E2B5D">
          <w:rPr>
            <w:bCs/>
            <w:lang w:val="en-US"/>
          </w:rPr>
          <w:delText xml:space="preserve"> been largely overlooked so far</w:delText>
        </w:r>
        <w:r w:rsidR="00472B32" w:rsidDel="002E2B5D">
          <w:rPr>
            <w:bCs/>
            <w:lang w:val="en-US"/>
          </w:rPr>
          <w:delText xml:space="preserve">, despite their relevance for </w:delText>
        </w:r>
        <w:r w:rsidR="0022122A" w:rsidDel="002E2B5D">
          <w:rPr>
            <w:bCs/>
            <w:lang w:val="en-US"/>
          </w:rPr>
          <w:delText xml:space="preserve">as urban </w:delText>
        </w:r>
        <w:r w:rsidR="00472B32" w:rsidDel="002E2B5D">
          <w:rPr>
            <w:bCs/>
            <w:lang w:val="en-US"/>
          </w:rPr>
          <w:delText xml:space="preserve">mitigation </w:delText>
        </w:r>
        <w:r w:rsidR="0022122A" w:rsidDel="002E2B5D">
          <w:rPr>
            <w:bCs/>
            <w:lang w:val="en-US"/>
          </w:rPr>
          <w:delText>options.</w:delText>
        </w:r>
        <w:r w:rsidR="00FF290E" w:rsidDel="002E2B5D">
          <w:rPr>
            <w:bCs/>
            <w:lang w:val="en-US"/>
          </w:rPr>
          <w:delText xml:space="preserve"> </w:delText>
        </w:r>
      </w:del>
    </w:p>
    <w:p w14:paraId="192A575F" w14:textId="49CA71CD" w:rsidR="00E53D4A" w:rsidRDefault="00495B88" w:rsidP="00032DC8">
      <w:pPr>
        <w:rPr>
          <w:bCs/>
          <w:lang w:val="en-US"/>
        </w:rPr>
      </w:pPr>
      <w:r>
        <w:rPr>
          <w:bCs/>
          <w:lang w:val="en-US"/>
        </w:rPr>
        <w:t>We show that some topics have been better captured than others in AR5. While there might be very good reasons f</w:t>
      </w:r>
      <w:r w:rsidR="006F0679">
        <w:rPr>
          <w:bCs/>
          <w:lang w:val="en-US"/>
        </w:rPr>
        <w:t xml:space="preserve">or those choices, we argue that systematic mappings of the literature landscape could help </w:t>
      </w:r>
      <w:del w:id="169" w:author="William Lamb" w:date="2017-10-09T14:01:00Z">
        <w:r w:rsidR="006F0679" w:rsidDel="000E5FEC">
          <w:rPr>
            <w:bCs/>
            <w:lang w:val="en-US"/>
          </w:rPr>
          <w:delText xml:space="preserve">making </w:delText>
        </w:r>
      </w:del>
      <w:ins w:id="170" w:author="William Lamb" w:date="2017-10-09T14:01:00Z">
        <w:r w:rsidR="000E5FEC">
          <w:rPr>
            <w:bCs/>
            <w:lang w:val="en-US"/>
          </w:rPr>
          <w:t xml:space="preserve">make </w:t>
        </w:r>
      </w:ins>
      <w:r w:rsidR="006F0679">
        <w:rPr>
          <w:bCs/>
          <w:lang w:val="en-US"/>
        </w:rPr>
        <w:t xml:space="preserve">assessment choices transparent and at the same time ensure that none of the major topics are neglected. We further note the availability of multiple </w:t>
      </w:r>
      <w:r w:rsidR="00681BF2">
        <w:rPr>
          <w:bCs/>
          <w:lang w:val="en-US"/>
        </w:rPr>
        <w:t xml:space="preserve">reviews </w:t>
      </w:r>
      <w:r w:rsidR="006F0679">
        <w:rPr>
          <w:bCs/>
          <w:lang w:val="en-US"/>
        </w:rPr>
        <w:t xml:space="preserve">– </w:t>
      </w:r>
      <w:r w:rsidR="000C5E34">
        <w:rPr>
          <w:bCs/>
          <w:lang w:val="en-US"/>
        </w:rPr>
        <w:t xml:space="preserve">a total of 372 in our literature </w:t>
      </w:r>
      <w:r w:rsidR="003B53A8">
        <w:rPr>
          <w:bCs/>
          <w:lang w:val="en-US"/>
        </w:rPr>
        <w:t>corpus</w:t>
      </w:r>
      <w:r w:rsidR="006F0679">
        <w:rPr>
          <w:bCs/>
          <w:lang w:val="en-US"/>
        </w:rPr>
        <w:t xml:space="preserve"> –</w:t>
      </w:r>
      <w:r w:rsidR="000C5E34">
        <w:rPr>
          <w:bCs/>
          <w:lang w:val="en-US"/>
        </w:rPr>
        <w:t xml:space="preserve"> that can be easily identified</w:t>
      </w:r>
      <w:r w:rsidR="00681BF2">
        <w:rPr>
          <w:bCs/>
          <w:lang w:val="en-US"/>
        </w:rPr>
        <w:t xml:space="preserve">. </w:t>
      </w:r>
      <w:r w:rsidR="006F0679">
        <w:rPr>
          <w:bCs/>
          <w:lang w:val="en-US"/>
        </w:rPr>
        <w:t xml:space="preserve">In times when </w:t>
      </w:r>
      <w:del w:id="171" w:author="William Lamb" w:date="2017-10-09T14:01:00Z">
        <w:r w:rsidR="006F0679" w:rsidDel="000E5FEC">
          <w:rPr>
            <w:bCs/>
            <w:lang w:val="en-US"/>
          </w:rPr>
          <w:delText xml:space="preserve">the </w:delText>
        </w:r>
      </w:del>
      <w:r w:rsidR="006F0679">
        <w:rPr>
          <w:bCs/>
          <w:lang w:val="en-US"/>
        </w:rPr>
        <w:t>primary studies can no longer be comprehensively assessed within the IPCC, it seems absolute</w:t>
      </w:r>
      <w:ins w:id="172" w:author="William Lamb" w:date="2017-10-09T14:01:00Z">
        <w:r w:rsidR="000E5FEC">
          <w:rPr>
            <w:bCs/>
            <w:lang w:val="en-US"/>
          </w:rPr>
          <w:t>ly</w:t>
        </w:r>
      </w:ins>
      <w:r w:rsidR="006F0679">
        <w:rPr>
          <w:bCs/>
          <w:lang w:val="en-US"/>
        </w:rPr>
        <w:t xml:space="preserve"> key for the organization to explicitly prioritize the systematic assessment of </w:t>
      </w:r>
      <w:r w:rsidR="00FF290E">
        <w:rPr>
          <w:bCs/>
          <w:lang w:val="en-US"/>
        </w:rPr>
        <w:t xml:space="preserve">these where </w:t>
      </w:r>
      <w:r w:rsidR="006F0679">
        <w:rPr>
          <w:bCs/>
          <w:lang w:val="en-US"/>
        </w:rPr>
        <w:t>available. We provide the</w:t>
      </w:r>
      <w:r w:rsidR="00FF290E">
        <w:rPr>
          <w:bCs/>
          <w:lang w:val="en-US"/>
        </w:rPr>
        <w:t>se</w:t>
      </w:r>
      <w:r w:rsidR="006F0679">
        <w:rPr>
          <w:bCs/>
          <w:lang w:val="en-US"/>
        </w:rPr>
        <w:t xml:space="preserve"> reviews by topic</w:t>
      </w:r>
      <w:r w:rsidR="00FF290E">
        <w:rPr>
          <w:bCs/>
          <w:lang w:val="en-US"/>
        </w:rPr>
        <w:t>, as well as the full document list,</w:t>
      </w:r>
      <w:r w:rsidR="006F0679">
        <w:rPr>
          <w:bCs/>
          <w:lang w:val="en-US"/>
        </w:rPr>
        <w:t xml:space="preserve"> as a resource in the supplementary material.</w:t>
      </w:r>
    </w:p>
    <w:p w14:paraId="5CF9C92F" w14:textId="41C0496B" w:rsidR="00CC24AE" w:rsidRDefault="00CC24AE" w:rsidP="00CC24AE">
      <w:pPr>
        <w:rPr>
          <w:bCs/>
          <w:lang w:val="en-US"/>
        </w:rPr>
      </w:pPr>
      <w:r>
        <w:rPr>
          <w:bCs/>
          <w:lang w:val="en-US"/>
        </w:rPr>
        <w:t>Although there is yet to emerge a literature specific to cities and the 1.5°C target, this goal requires, fundamentally, a broadening of the policy space to harness all available mitigation options</w:t>
      </w:r>
      <w:r w:rsidR="00AD62DC">
        <w:rPr>
          <w:bCs/>
          <w:lang w:val="en-US"/>
        </w:rPr>
        <w:t xml:space="preserve"> across governance scales</w:t>
      </w:r>
      <w:r>
        <w:rPr>
          <w:bCs/>
          <w:lang w:val="en-US"/>
        </w:rPr>
        <w:t>. The challenge of the IPCC Special Report is therefore to examine a much wider array of literature than otherwise might be considered</w:t>
      </w:r>
      <w:del w:id="173" w:author="William Lamb" w:date="2017-10-09T16:03:00Z">
        <w:r w:rsidDel="00C34031">
          <w:rPr>
            <w:bCs/>
            <w:lang w:val="en-US"/>
          </w:rPr>
          <w:delText xml:space="preserve"> – a burdensome task for the authors</w:delText>
        </w:r>
      </w:del>
      <w:del w:id="174" w:author="William Lamb" w:date="2017-10-09T15:58:00Z">
        <w:r w:rsidDel="002E2B5D">
          <w:rPr>
            <w:bCs/>
            <w:lang w:val="en-US"/>
          </w:rPr>
          <w:delText xml:space="preserve">, even in the absence of an exponential growth in the literature </w:delText>
        </w:r>
      </w:del>
      <w:del w:id="175" w:author="William Lamb" w:date="2017-10-09T16:03:00Z">
        <w:r w:rsidDel="00C34031">
          <w:rPr>
            <w:bCs/>
            <w:lang w:val="en-US"/>
          </w:rPr>
          <w:delText>base</w:delText>
        </w:r>
      </w:del>
      <w:r>
        <w:rPr>
          <w:bCs/>
          <w:lang w:val="en-US"/>
        </w:rPr>
        <w:t xml:space="preserve">. </w:t>
      </w:r>
      <w:ins w:id="176" w:author="William Lamb" w:date="2017-10-09T16:06:00Z">
        <w:r w:rsidR="00C34031">
          <w:rPr>
            <w:bCs/>
            <w:lang w:val="en-US"/>
          </w:rPr>
          <w:t xml:space="preserve">Literatures that ought not to be overlooked are those that </w:t>
        </w:r>
      </w:ins>
      <w:ins w:id="177" w:author="William Lamb" w:date="2017-10-09T16:07:00Z">
        <w:r w:rsidR="00C34031">
          <w:rPr>
            <w:bCs/>
            <w:lang w:val="en-US"/>
          </w:rPr>
          <w:t xml:space="preserve">examine </w:t>
        </w:r>
      </w:ins>
      <w:ins w:id="178" w:author="William Lamb" w:date="2017-10-09T16:05:00Z">
        <w:r w:rsidR="00C34031">
          <w:rPr>
            <w:bCs/>
            <w:lang w:val="en-US"/>
          </w:rPr>
          <w:t xml:space="preserve">mitigation options </w:t>
        </w:r>
      </w:ins>
      <w:del w:id="179" w:author="William Lamb" w:date="2017-10-09T16:03:00Z">
        <w:r w:rsidR="0071476E" w:rsidDel="00C34031">
          <w:rPr>
            <w:bCs/>
            <w:lang w:val="en-US"/>
          </w:rPr>
          <w:delText xml:space="preserve">Nonetheless, </w:delText>
        </w:r>
      </w:del>
      <w:del w:id="180" w:author="William Lamb" w:date="2017-10-09T16:05:00Z">
        <w:r w:rsidR="0071476E" w:rsidDel="00C34031">
          <w:rPr>
            <w:bCs/>
            <w:lang w:val="en-US"/>
          </w:rPr>
          <w:delText xml:space="preserve">a </w:delText>
        </w:r>
      </w:del>
      <w:del w:id="181" w:author="William Lamb" w:date="2017-10-09T16:04:00Z">
        <w:r w:rsidR="0071476E" w:rsidDel="00C34031">
          <w:rPr>
            <w:bCs/>
            <w:lang w:val="en-US"/>
          </w:rPr>
          <w:delText xml:space="preserve">range of measures do exist </w:delText>
        </w:r>
      </w:del>
      <w:r w:rsidR="0071476E">
        <w:rPr>
          <w:bCs/>
          <w:lang w:val="en-US"/>
        </w:rPr>
        <w:t xml:space="preserve">in </w:t>
      </w:r>
      <w:ins w:id="182" w:author="William Lamb" w:date="2017-10-09T16:05:00Z">
        <w:r w:rsidR="00C34031">
          <w:rPr>
            <w:bCs/>
            <w:lang w:val="en-US"/>
          </w:rPr>
          <w:t xml:space="preserve">the </w:t>
        </w:r>
      </w:ins>
      <w:del w:id="183" w:author="William Lamb" w:date="2017-10-09T16:05:00Z">
        <w:r w:rsidR="0071476E" w:rsidDel="00C34031">
          <w:rPr>
            <w:bCs/>
            <w:lang w:val="en-US"/>
          </w:rPr>
          <w:delText xml:space="preserve">the </w:delText>
        </w:r>
      </w:del>
      <w:r w:rsidR="0071476E">
        <w:rPr>
          <w:bCs/>
          <w:lang w:val="en-US"/>
        </w:rPr>
        <w:t>building</w:t>
      </w:r>
      <w:del w:id="184" w:author="William Lamb" w:date="2017-10-09T16:05:00Z">
        <w:r w:rsidR="0071476E" w:rsidDel="00C34031">
          <w:rPr>
            <w:bCs/>
            <w:lang w:val="en-US"/>
          </w:rPr>
          <w:delText>s</w:delText>
        </w:r>
      </w:del>
      <w:r w:rsidR="0071476E">
        <w:rPr>
          <w:bCs/>
          <w:lang w:val="en-US"/>
        </w:rPr>
        <w:t>, transportation</w:t>
      </w:r>
      <w:ins w:id="185" w:author="William Lamb" w:date="2017-10-09T16:05:00Z">
        <w:r w:rsidR="00C34031">
          <w:rPr>
            <w:bCs/>
            <w:lang w:val="en-US"/>
          </w:rPr>
          <w:t xml:space="preserve"> </w:t>
        </w:r>
      </w:ins>
      <w:del w:id="186" w:author="William Lamb" w:date="2017-10-09T16:05:00Z">
        <w:r w:rsidR="0071476E" w:rsidDel="00C34031">
          <w:rPr>
            <w:bCs/>
            <w:lang w:val="en-US"/>
          </w:rPr>
          <w:delText xml:space="preserve">, </w:delText>
        </w:r>
      </w:del>
      <w:ins w:id="187" w:author="William Lamb" w:date="2017-10-09T16:05:00Z">
        <w:r w:rsidR="00C34031">
          <w:rPr>
            <w:bCs/>
            <w:lang w:val="en-US"/>
          </w:rPr>
          <w:t xml:space="preserve">and </w:t>
        </w:r>
      </w:ins>
      <w:del w:id="188" w:author="William Lamb" w:date="2017-10-09T16:05:00Z">
        <w:r w:rsidR="0071476E" w:rsidDel="00C34031">
          <w:rPr>
            <w:bCs/>
            <w:lang w:val="en-US"/>
          </w:rPr>
          <w:delText xml:space="preserve">urban form, and </w:delText>
        </w:r>
      </w:del>
      <w:r w:rsidR="0071476E">
        <w:rPr>
          <w:bCs/>
          <w:lang w:val="en-US"/>
        </w:rPr>
        <w:t>waste sectors,</w:t>
      </w:r>
      <w:ins w:id="189" w:author="William Lamb" w:date="2017-10-09T16:05:00Z">
        <w:r w:rsidR="00C34031">
          <w:rPr>
            <w:bCs/>
            <w:lang w:val="en-US"/>
          </w:rPr>
          <w:t xml:space="preserve"> and through urban form</w:t>
        </w:r>
      </w:ins>
      <w:del w:id="190" w:author="William Lamb" w:date="2017-10-09T16:07:00Z">
        <w:r w:rsidR="0071476E" w:rsidDel="00C34031">
          <w:rPr>
            <w:bCs/>
            <w:lang w:val="en-US"/>
          </w:rPr>
          <w:delText xml:space="preserve"> each with large supporting literatures that have been partially overlooked so far</w:delText>
        </w:r>
      </w:del>
      <w:r w:rsidR="0071476E">
        <w:rPr>
          <w:bCs/>
          <w:lang w:val="en-US"/>
        </w:rPr>
        <w:t xml:space="preserve">. Only a systematic and transparent approach will uncover their potential and pave the way for meaningful entry points into deep and lasting urban climate change mitigation. </w:t>
      </w:r>
    </w:p>
    <w:p w14:paraId="389CE00D" w14:textId="77777777" w:rsidR="00E021B6" w:rsidRDefault="00E021B6">
      <w:pPr>
        <w:rPr>
          <w:lang w:val="en-US"/>
        </w:rPr>
      </w:pPr>
      <w:r>
        <w:rPr>
          <w:lang w:val="en-US"/>
        </w:rPr>
        <w:br w:type="page"/>
      </w:r>
    </w:p>
    <w:p w14:paraId="1E045605" w14:textId="58FF354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Pr="00756EFE">
        <w:rPr>
          <w:rFonts w:ascii="Calibri" w:hAnsi="Calibri" w:cs="Times New Roman"/>
          <w:noProof/>
          <w:szCs w:val="24"/>
          <w:lang w:val="en-GB"/>
        </w:rPr>
        <w:t xml:space="preserve">1. </w:t>
      </w:r>
      <w:r w:rsidRPr="00756EFE">
        <w:rPr>
          <w:rFonts w:ascii="Calibri" w:hAnsi="Calibri" w:cs="Times New Roman"/>
          <w:noProof/>
          <w:szCs w:val="24"/>
          <w:lang w:val="en-GB"/>
        </w:rPr>
        <w:tab/>
      </w:r>
      <w:r w:rsidRPr="00C66E70">
        <w:rPr>
          <w:rFonts w:ascii="Calibri" w:hAnsi="Calibri" w:cs="Times New Roman"/>
          <w:noProof/>
          <w:szCs w:val="24"/>
          <w:lang w:val="en-GB"/>
        </w:rPr>
        <w:t xml:space="preserve">Rogelj J, Luderer G, Pietzcker RC, Kriegler E, Schaeffer M, Krey V, Riahi K: </w:t>
      </w:r>
      <w:r w:rsidRPr="00C66E70">
        <w:rPr>
          <w:rFonts w:ascii="Calibri" w:hAnsi="Calibri" w:cs="Times New Roman"/>
          <w:b/>
          <w:bCs/>
          <w:noProof/>
          <w:szCs w:val="24"/>
          <w:lang w:val="en-GB"/>
        </w:rPr>
        <w:t>Energy system transformations for limiting end-of-century warming to below 1.5 °</w:t>
      </w:r>
      <w:r w:rsidR="00C66E70" w:rsidRPr="00C66E70">
        <w:rPr>
          <w:rFonts w:ascii="Calibri" w:hAnsi="Calibri" w:cs="Times New Roman"/>
          <w:b/>
          <w:bCs/>
          <w:noProof/>
          <w:szCs w:val="24"/>
          <w:lang w:val="en-GB"/>
        </w:rPr>
        <w:t xml:space="preserve">C </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5</w:t>
      </w:r>
      <w:r w:rsidRPr="00756EFE">
        <w:rPr>
          <w:rFonts w:ascii="Calibri" w:hAnsi="Calibri" w:cs="Times New Roman"/>
          <w:noProof/>
          <w:szCs w:val="24"/>
          <w:lang w:val="en-GB"/>
        </w:rPr>
        <w:t>:519–527.</w:t>
      </w:r>
    </w:p>
    <w:p w14:paraId="2764B018" w14:textId="456827E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 </w:t>
      </w:r>
      <w:r w:rsidRPr="00756EFE">
        <w:rPr>
          <w:rFonts w:ascii="Calibri" w:hAnsi="Calibri" w:cs="Times New Roman"/>
          <w:noProof/>
          <w:szCs w:val="24"/>
          <w:lang w:val="en-GB"/>
        </w:rPr>
        <w:tab/>
      </w:r>
      <w:r w:rsidRPr="00C66E70">
        <w:rPr>
          <w:rFonts w:ascii="Calibri" w:hAnsi="Calibri" w:cs="Times New Roman"/>
          <w:noProof/>
          <w:szCs w:val="24"/>
          <w:lang w:val="en-GB"/>
        </w:rPr>
        <w:t xml:space="preserve">Luderer G, Pietzcker RC, Bertram C, Kriegler E, Meinshausen M, Edenhofer O: </w:t>
      </w:r>
      <w:r w:rsidRPr="00C66E70">
        <w:rPr>
          <w:rFonts w:ascii="Calibri" w:hAnsi="Calibri" w:cs="Times New Roman"/>
          <w:b/>
          <w:bCs/>
          <w:noProof/>
          <w:szCs w:val="24"/>
          <w:lang w:val="en-GB"/>
        </w:rPr>
        <w:t>Economic mitigation challenges: how further delay closes the door</w:t>
      </w:r>
      <w:r w:rsidR="00C66E70" w:rsidRPr="00C66E70">
        <w:rPr>
          <w:rFonts w:ascii="Calibri" w:hAnsi="Calibri" w:cs="Times New Roman"/>
          <w:b/>
          <w:bCs/>
          <w:noProof/>
          <w:szCs w:val="24"/>
          <w:lang w:val="en-GB"/>
        </w:rPr>
        <w:t xml:space="preserve"> for achieving climate targets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2013, </w:t>
      </w:r>
      <w:r w:rsidRPr="00756EFE">
        <w:rPr>
          <w:rFonts w:ascii="Calibri" w:hAnsi="Calibri" w:cs="Times New Roman"/>
          <w:b/>
          <w:bCs/>
          <w:noProof/>
          <w:szCs w:val="24"/>
          <w:lang w:val="en-GB"/>
        </w:rPr>
        <w:t>8</w:t>
      </w:r>
      <w:r w:rsidRPr="00756EFE">
        <w:rPr>
          <w:rFonts w:ascii="Calibri" w:hAnsi="Calibri" w:cs="Times New Roman"/>
          <w:noProof/>
          <w:szCs w:val="24"/>
          <w:lang w:val="en-GB"/>
        </w:rPr>
        <w:t>:34033.</w:t>
      </w:r>
    </w:p>
    <w:p w14:paraId="5CC45DFC" w14:textId="672CCA6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 </w:t>
      </w:r>
      <w:r w:rsidRPr="00756EFE">
        <w:rPr>
          <w:rFonts w:ascii="Calibri" w:hAnsi="Calibri" w:cs="Times New Roman"/>
          <w:noProof/>
          <w:szCs w:val="24"/>
          <w:lang w:val="en-GB"/>
        </w:rPr>
        <w:tab/>
        <w:t xml:space="preserve">Clarke L, Jiang K, Akimoto K, Babiker M, Blanford G, Fisher-Vanden K, Hourcade JC, Krey V, Kriegler E, Loschel A, et al.: </w:t>
      </w:r>
      <w:r w:rsidRPr="00756EFE">
        <w:rPr>
          <w:rFonts w:ascii="Calibri" w:hAnsi="Calibri" w:cs="Times New Roman"/>
          <w:b/>
          <w:bCs/>
          <w:noProof/>
          <w:szCs w:val="24"/>
          <w:lang w:val="en-GB"/>
        </w:rPr>
        <w:t>Ass</w:t>
      </w:r>
      <w:r w:rsidR="00880DDF" w:rsidRPr="00756EFE">
        <w:rPr>
          <w:rFonts w:ascii="Calibri" w:hAnsi="Calibri" w:cs="Times New Roman"/>
          <w:b/>
          <w:bCs/>
          <w:noProof/>
          <w:szCs w:val="24"/>
          <w:lang w:val="en-GB"/>
        </w:rPr>
        <w:t>essing transformation pathways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A, Adler A, Baum I, Brunner S, Eickemeier P, et al. Cambridge University Press; 2014.</w:t>
      </w:r>
    </w:p>
    <w:p w14:paraId="74568182"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 </w:t>
      </w:r>
      <w:r w:rsidRPr="00756EFE">
        <w:rPr>
          <w:rFonts w:ascii="Calibri" w:hAnsi="Calibri" w:cs="Times New Roman"/>
          <w:noProof/>
          <w:szCs w:val="24"/>
          <w:lang w:val="en-GB"/>
        </w:rPr>
        <w:tab/>
        <w:t xml:space="preserve">IPCC: </w:t>
      </w:r>
      <w:r w:rsidRPr="00756EFE">
        <w:rPr>
          <w:rFonts w:ascii="Calibri" w:hAnsi="Calibri" w:cs="Times New Roman"/>
          <w:b/>
          <w:bCs/>
          <w:noProof/>
          <w:szCs w:val="24"/>
          <w:lang w:val="en-GB"/>
        </w:rPr>
        <w:t>Summary for Policymakers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K, Adler A, Baum I, Brunner S, Eickemeier P, et al. Cambridge University Press; 2014:1–33.</w:t>
      </w:r>
    </w:p>
    <w:p w14:paraId="35B346D2" w14:textId="5E45B57F"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 </w:t>
      </w:r>
      <w:r w:rsidRPr="00756EFE">
        <w:rPr>
          <w:rFonts w:ascii="Calibri" w:hAnsi="Calibri" w:cs="Times New Roman"/>
          <w:noProof/>
          <w:szCs w:val="24"/>
          <w:lang w:val="en-GB"/>
        </w:rPr>
        <w:tab/>
      </w:r>
      <w:r w:rsidRPr="00C66E70">
        <w:rPr>
          <w:rFonts w:ascii="Calibri" w:hAnsi="Calibri" w:cs="Times New Roman"/>
          <w:noProof/>
          <w:szCs w:val="24"/>
          <w:lang w:val="en-GB"/>
        </w:rPr>
        <w:t xml:space="preserve">Creutzig F, Agoston P, Minx JC, Canadell JG, Andrew RM, Quéré C Le, Peters GP, Sharifi A, Yamagata Y, Dhakal S: </w:t>
      </w:r>
      <w:r w:rsidRPr="00C66E70">
        <w:rPr>
          <w:rFonts w:ascii="Calibri" w:hAnsi="Calibri" w:cs="Times New Roman"/>
          <w:b/>
          <w:bCs/>
          <w:noProof/>
          <w:szCs w:val="24"/>
          <w:lang w:val="en-GB"/>
        </w:rPr>
        <w:t>Urban infrastructure choic</w:t>
      </w:r>
      <w:r w:rsidR="00C66E70" w:rsidRPr="00C66E70">
        <w:rPr>
          <w:rFonts w:ascii="Calibri" w:hAnsi="Calibri" w:cs="Times New Roman"/>
          <w:b/>
          <w:bCs/>
          <w:noProof/>
          <w:szCs w:val="24"/>
          <w:lang w:val="en-GB"/>
        </w:rPr>
        <w:t>es structure climate solutions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6</w:t>
      </w:r>
      <w:r w:rsidRPr="00756EFE">
        <w:rPr>
          <w:rFonts w:ascii="Calibri" w:hAnsi="Calibri" w:cs="Times New Roman"/>
          <w:noProof/>
          <w:szCs w:val="24"/>
          <w:lang w:val="en-GB"/>
        </w:rPr>
        <w:t>:1054.</w:t>
      </w:r>
    </w:p>
    <w:p w14:paraId="39B0C406"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6. </w:t>
      </w:r>
      <w:r w:rsidRPr="00756EFE">
        <w:rPr>
          <w:rFonts w:ascii="Calibri" w:hAnsi="Calibri" w:cs="Times New Roman"/>
          <w:noProof/>
          <w:szCs w:val="24"/>
          <w:lang w:val="en-GB"/>
        </w:rPr>
        <w:tab/>
        <w:t xml:space="preserve">Müller DB, Liu G, Løvik AN, Modaresi R, Pauliuk S, Steinhoff FS, Brattebø H: </w:t>
      </w:r>
      <w:r w:rsidRPr="00756EFE">
        <w:rPr>
          <w:rFonts w:ascii="Calibri" w:hAnsi="Calibri" w:cs="Times New Roman"/>
          <w:b/>
          <w:bCs/>
          <w:noProof/>
          <w:szCs w:val="24"/>
          <w:lang w:val="en-GB"/>
        </w:rPr>
        <w:t>Carbon Emissions of Infrastructure Development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Sci. Technol.</w:t>
      </w:r>
      <w:r w:rsidRPr="00756EFE">
        <w:rPr>
          <w:rFonts w:ascii="Calibri" w:hAnsi="Calibri" w:cs="Times New Roman"/>
          <w:noProof/>
          <w:szCs w:val="24"/>
          <w:lang w:val="en-GB"/>
        </w:rPr>
        <w:t xml:space="preserve"> 2013, doi:10.1021/es402618m.</w:t>
      </w:r>
    </w:p>
    <w:p w14:paraId="4D5CFCEF" w14:textId="38512772"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7. </w:t>
      </w:r>
      <w:r w:rsidRPr="00756EFE">
        <w:rPr>
          <w:rFonts w:ascii="Calibri" w:hAnsi="Calibri" w:cs="Times New Roman"/>
          <w:noProof/>
          <w:szCs w:val="24"/>
          <w:lang w:val="en-GB"/>
        </w:rPr>
        <w:tab/>
      </w:r>
      <w:r w:rsidRPr="0045398A">
        <w:rPr>
          <w:rFonts w:ascii="Calibri" w:hAnsi="Calibri" w:cs="Times New Roman"/>
          <w:noProof/>
          <w:szCs w:val="24"/>
          <w:lang w:val="en-GB"/>
        </w:rPr>
        <w:t xml:space="preserve">Erickson P, Tempest K: </w:t>
      </w:r>
      <w:r w:rsidRPr="0045398A">
        <w:rPr>
          <w:rFonts w:ascii="Calibri" w:hAnsi="Calibri" w:cs="Times New Roman"/>
          <w:i/>
          <w:iCs/>
          <w:noProof/>
          <w:szCs w:val="24"/>
          <w:lang w:val="en-GB"/>
        </w:rPr>
        <w:t>Keeping cities green: Avoiding carbon lo</w:t>
      </w:r>
      <w:r w:rsidR="00880DDF" w:rsidRPr="0045398A">
        <w:rPr>
          <w:rFonts w:ascii="Calibri" w:hAnsi="Calibri" w:cs="Times New Roman"/>
          <w:i/>
          <w:iCs/>
          <w:noProof/>
          <w:szCs w:val="24"/>
          <w:lang w:val="en-GB"/>
        </w:rPr>
        <w:t>ck-in due to urban development</w:t>
      </w:r>
      <w:r w:rsidRPr="0045398A">
        <w:rPr>
          <w:rFonts w:ascii="Calibri" w:hAnsi="Calibri" w:cs="Times New Roman"/>
          <w:noProof/>
          <w:szCs w:val="24"/>
          <w:lang w:val="en-GB"/>
        </w:rPr>
        <w:t xml:space="preserve">. </w:t>
      </w:r>
      <w:r w:rsidRPr="00756EFE">
        <w:rPr>
          <w:rFonts w:ascii="Calibri" w:hAnsi="Calibri" w:cs="Times New Roman"/>
          <w:noProof/>
          <w:szCs w:val="24"/>
          <w:lang w:val="en-GB"/>
        </w:rPr>
        <w:t>2015.</w:t>
      </w:r>
    </w:p>
    <w:p w14:paraId="0360461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8. </w:t>
      </w:r>
      <w:r w:rsidRPr="00756EFE">
        <w:rPr>
          <w:rFonts w:ascii="Calibri" w:hAnsi="Calibri" w:cs="Times New Roman"/>
          <w:noProof/>
          <w:szCs w:val="24"/>
          <w:lang w:val="en-GB"/>
        </w:rPr>
        <w:tab/>
        <w:t xml:space="preserve">Karen C. S, Dhakal S, Bigio A, Blanco H, Delgado GC, Dewar D, Huang L, Inaba A, Kansal A, Lwasa S, et al.: </w:t>
      </w:r>
      <w:r w:rsidRPr="00756EFE">
        <w:rPr>
          <w:rFonts w:ascii="Calibri" w:hAnsi="Calibri" w:cs="Times New Roman"/>
          <w:b/>
          <w:bCs/>
          <w:noProof/>
          <w:szCs w:val="24"/>
          <w:lang w:val="en-GB"/>
        </w:rPr>
        <w:t>Human Settlements, Infrastructure, and Spatial Planning</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 Cambridge University Press; 2014:923–1000.</w:t>
      </w:r>
    </w:p>
    <w:p w14:paraId="1F6E0ECA" w14:textId="5AE8E22B"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9. </w:t>
      </w:r>
      <w:r w:rsidRPr="00756EFE">
        <w:rPr>
          <w:rFonts w:ascii="Calibri" w:hAnsi="Calibri" w:cs="Times New Roman"/>
          <w:noProof/>
          <w:szCs w:val="24"/>
          <w:lang w:val="en-GB"/>
        </w:rPr>
        <w:tab/>
        <w:t xml:space="preserve">Seto K, Dhakal S, Bigio AG, Blanco H, Delgado GC, Dewar D, Huang L, Inaba A, Kansal A, Lwasa S, et al.: </w:t>
      </w:r>
      <w:r w:rsidRPr="00756EFE">
        <w:rPr>
          <w:rFonts w:ascii="Calibri" w:hAnsi="Calibri" w:cs="Times New Roman"/>
          <w:b/>
          <w:bCs/>
          <w:noProof/>
          <w:szCs w:val="24"/>
          <w:lang w:val="en-GB"/>
        </w:rPr>
        <w:t>Chapter 12: Human Settlements, Infrastructure, and Spatial Planning</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Chang. 2014 Mitig. Clim. Chang. Contrib. Work. Gr. III to Fifth Assess. Rep. Intergov. Panel Clim. Chang.</w:t>
      </w:r>
      <w:r w:rsidR="00C66E70" w:rsidRPr="00756EFE">
        <w:rPr>
          <w:rFonts w:ascii="Calibri" w:hAnsi="Calibri" w:cs="Times New Roman"/>
          <w:noProof/>
          <w:szCs w:val="24"/>
          <w:lang w:val="en-GB"/>
        </w:rPr>
        <w:t xml:space="preserve"> 2014</w:t>
      </w:r>
      <w:r w:rsidRPr="00756EFE">
        <w:rPr>
          <w:rFonts w:ascii="Calibri" w:hAnsi="Calibri" w:cs="Times New Roman"/>
          <w:noProof/>
          <w:szCs w:val="24"/>
          <w:lang w:val="en-GB"/>
        </w:rPr>
        <w:t>.</w:t>
      </w:r>
    </w:p>
    <w:p w14:paraId="5C3A2FD3"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10. </w:t>
      </w:r>
      <w:r w:rsidRPr="00756EFE">
        <w:rPr>
          <w:rFonts w:ascii="Calibri" w:hAnsi="Calibri" w:cs="Times New Roman"/>
          <w:noProof/>
          <w:szCs w:val="24"/>
          <w:lang w:val="en-GB"/>
        </w:rPr>
        <w:tab/>
        <w:t xml:space="preserve">Somanthan E, Sterner T, Sugiyama T, Chimanikire D, Dubash NK, Essandoh-Yeddu J, Fifita S, Goulder L, Jaffe A, Labandeira X, et al.: </w:t>
      </w:r>
      <w:r w:rsidRPr="00756EFE">
        <w:rPr>
          <w:rFonts w:ascii="Calibri" w:hAnsi="Calibri" w:cs="Times New Roman"/>
          <w:b/>
          <w:bCs/>
          <w:noProof/>
          <w:szCs w:val="24"/>
          <w:lang w:val="en-GB"/>
        </w:rPr>
        <w:t>National and Sub-national Policies and Institutions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w:t>
      </w:r>
      <w:r w:rsidRPr="00756EFE">
        <w:rPr>
          <w:rFonts w:ascii="Calibri" w:hAnsi="Calibri" w:cs="Times New Roman"/>
          <w:noProof/>
          <w:szCs w:val="24"/>
          <w:lang w:val="en-GB"/>
        </w:rPr>
        <w:t>. Edited by Edenhofer O, Pichs-Madruga R, Sokona Y, Farahani E, Kadner S, Seyboth K, Adler A, Baum I, Brunner S, Eickemeier P, et al. Cambridge University Press; 2014:1141–1206.</w:t>
      </w:r>
    </w:p>
    <w:p w14:paraId="3F49A6B1" w14:textId="671BDC43"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11. </w:t>
      </w:r>
      <w:r w:rsidRPr="00756EFE">
        <w:rPr>
          <w:rFonts w:ascii="Calibri" w:hAnsi="Calibri" w:cs="Times New Roman"/>
          <w:noProof/>
          <w:szCs w:val="24"/>
          <w:lang w:val="en-GB"/>
        </w:rPr>
        <w:tab/>
        <w:t xml:space="preserve">Grubler A, Bai X, Buettner T, Dhakal S, Fisk D, Ichinose T, Keristead J, Sammer G, Satterthwaite D, Schulz N, et al.: </w:t>
      </w:r>
      <w:r w:rsidRPr="00756EFE">
        <w:rPr>
          <w:rFonts w:ascii="Calibri" w:hAnsi="Calibri" w:cs="Times New Roman"/>
          <w:b/>
          <w:bCs/>
          <w:noProof/>
          <w:szCs w:val="24"/>
          <w:lang w:val="en-GB"/>
        </w:rPr>
        <w:t>Urban Energy Systems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Global Energy Assessment - Toward a Sustainable Future</w:t>
      </w:r>
      <w:r w:rsidRPr="00756EFE">
        <w:rPr>
          <w:rFonts w:ascii="Calibri" w:hAnsi="Calibri" w:cs="Times New Roman"/>
          <w:noProof/>
          <w:szCs w:val="24"/>
          <w:lang w:val="en-GB"/>
        </w:rPr>
        <w:t>. . International Institute for Applied Systems Analysis and Cambridge University Press; 2012:1307–1400.</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sidRPr="000235B6">
        <w:rPr>
          <w:rFonts w:ascii="Calibri" w:hAnsi="Calibri" w:cs="Times New Roman"/>
          <w:b/>
          <w:bCs/>
          <w:noProof/>
          <w:szCs w:val="24"/>
          <w:lang w:val="en-GB"/>
        </w:rPr>
        <w:t>*First assessment on cities that attempts to gather global data on energy use, providing the ground for further structured investigations of urban climate drivers on global scale (ref 1</w:t>
      </w:r>
      <w:r w:rsidR="000235B6">
        <w:rPr>
          <w:rFonts w:ascii="Calibri" w:hAnsi="Calibri" w:cs="Times New Roman"/>
          <w:b/>
          <w:bCs/>
          <w:noProof/>
          <w:szCs w:val="24"/>
          <w:lang w:val="en-GB"/>
        </w:rPr>
        <w:t>6</w:t>
      </w:r>
      <w:r w:rsidR="000235B6" w:rsidRPr="000235B6">
        <w:rPr>
          <w:rFonts w:ascii="Calibri" w:hAnsi="Calibri" w:cs="Times New Roman"/>
          <w:b/>
          <w:bCs/>
          <w:noProof/>
          <w:szCs w:val="24"/>
          <w:lang w:val="en-GB"/>
        </w:rPr>
        <w:t>,1</w:t>
      </w:r>
      <w:r w:rsidR="000235B6">
        <w:rPr>
          <w:rFonts w:ascii="Calibri" w:hAnsi="Calibri" w:cs="Times New Roman"/>
          <w:b/>
          <w:bCs/>
          <w:noProof/>
          <w:szCs w:val="24"/>
          <w:lang w:val="en-GB"/>
        </w:rPr>
        <w:t>9</w:t>
      </w:r>
      <w:r w:rsidR="000235B6" w:rsidRPr="000235B6">
        <w:rPr>
          <w:rFonts w:ascii="Calibri" w:hAnsi="Calibri" w:cs="Times New Roman"/>
          <w:b/>
          <w:bCs/>
          <w:noProof/>
          <w:szCs w:val="24"/>
          <w:lang w:val="en-GB"/>
        </w:rPr>
        <w:t>).]</w:t>
      </w:r>
    </w:p>
    <w:p w14:paraId="078CA381" w14:textId="76A25044"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12. </w:t>
      </w:r>
      <w:r w:rsidRPr="00756EFE">
        <w:rPr>
          <w:rFonts w:ascii="Calibri" w:hAnsi="Calibri" w:cs="Times New Roman"/>
          <w:noProof/>
          <w:szCs w:val="24"/>
          <w:lang w:val="en-GB"/>
        </w:rPr>
        <w:tab/>
        <w:t xml:space="preserve">IPCC: </w:t>
      </w:r>
      <w:r w:rsidRPr="00756EFE">
        <w:rPr>
          <w:rFonts w:ascii="Calibri" w:hAnsi="Calibri" w:cs="Times New Roman"/>
          <w:i/>
          <w:iCs/>
          <w:noProof/>
          <w:szCs w:val="24"/>
          <w:lang w:val="en-GB"/>
        </w:rPr>
        <w:t>Decision IPCC/XLIV-4. Sixth Assessment Report (AR6) Products, Outline of the Special Report on 1.5°</w:t>
      </w:r>
      <w:r w:rsidR="00C66E70" w:rsidRPr="00756EFE">
        <w:rPr>
          <w:rFonts w:ascii="Calibri" w:hAnsi="Calibri" w:cs="Times New Roman"/>
          <w:i/>
          <w:iCs/>
          <w:noProof/>
          <w:szCs w:val="24"/>
          <w:lang w:val="en-GB"/>
        </w:rPr>
        <w:t>C</w:t>
      </w:r>
      <w:r w:rsidRPr="00756EFE">
        <w:rPr>
          <w:rFonts w:ascii="Calibri" w:hAnsi="Calibri" w:cs="Times New Roman"/>
          <w:noProof/>
          <w:szCs w:val="24"/>
          <w:lang w:val="en-GB"/>
        </w:rPr>
        <w:t>. 2018.</w:t>
      </w:r>
    </w:p>
    <w:p w14:paraId="39693F1D" w14:textId="23B9204B"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13. </w:t>
      </w:r>
      <w:r w:rsidRPr="00756EFE">
        <w:rPr>
          <w:rFonts w:ascii="Calibri" w:hAnsi="Calibri" w:cs="Times New Roman"/>
          <w:noProof/>
          <w:szCs w:val="24"/>
          <w:lang w:val="en-GB"/>
        </w:rPr>
        <w:tab/>
      </w:r>
      <w:r w:rsidRPr="00C66E70">
        <w:rPr>
          <w:rFonts w:ascii="Calibri" w:hAnsi="Calibri" w:cs="Times New Roman"/>
          <w:noProof/>
          <w:szCs w:val="24"/>
          <w:lang w:val="en-GB"/>
        </w:rPr>
        <w:t xml:space="preserve">Wilson C, Grubler A, Gallagher KS, Nemet GF: </w:t>
      </w:r>
      <w:r w:rsidRPr="00C66E70">
        <w:rPr>
          <w:rFonts w:ascii="Calibri" w:hAnsi="Calibri" w:cs="Times New Roman"/>
          <w:b/>
          <w:bCs/>
          <w:noProof/>
          <w:szCs w:val="24"/>
          <w:lang w:val="en-GB"/>
        </w:rPr>
        <w:t>Marginalization of end-use technologies in energy inn</w:t>
      </w:r>
      <w:r w:rsidR="00C66E70" w:rsidRPr="00C66E70">
        <w:rPr>
          <w:rFonts w:ascii="Calibri" w:hAnsi="Calibri" w:cs="Times New Roman"/>
          <w:b/>
          <w:bCs/>
          <w:noProof/>
          <w:szCs w:val="24"/>
          <w:lang w:val="en-GB"/>
        </w:rPr>
        <w:t>ovation for climate protection</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2</w:t>
      </w:r>
      <w:r w:rsidRPr="00756EFE">
        <w:rPr>
          <w:rFonts w:ascii="Calibri" w:hAnsi="Calibri" w:cs="Times New Roman"/>
          <w:noProof/>
          <w:szCs w:val="24"/>
          <w:lang w:val="en-GB"/>
        </w:rPr>
        <w:t>:780–788.</w:t>
      </w:r>
    </w:p>
    <w:p w14:paraId="15A71EAB"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14. </w:t>
      </w:r>
      <w:r w:rsidRPr="00756EFE">
        <w:rPr>
          <w:rFonts w:ascii="Calibri" w:hAnsi="Calibri" w:cs="Times New Roman"/>
          <w:noProof/>
          <w:szCs w:val="24"/>
          <w:lang w:val="en-GB"/>
        </w:rPr>
        <w:tab/>
        <w:t xml:space="preserve">Creutzig F: </w:t>
      </w:r>
      <w:r w:rsidRPr="00756EFE">
        <w:rPr>
          <w:rFonts w:ascii="Calibri" w:hAnsi="Calibri" w:cs="Times New Roman"/>
          <w:b/>
          <w:bCs/>
          <w:noProof/>
          <w:szCs w:val="24"/>
          <w:lang w:val="en-GB"/>
        </w:rPr>
        <w:t>Evolving Narratives of Low-Carbon Futures in Transportation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Rev.</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36</w:t>
      </w:r>
      <w:r w:rsidRPr="00756EFE">
        <w:rPr>
          <w:rFonts w:ascii="Calibri" w:hAnsi="Calibri" w:cs="Times New Roman"/>
          <w:noProof/>
          <w:szCs w:val="24"/>
          <w:lang w:val="en-GB"/>
        </w:rPr>
        <w:t>:341–360.</w:t>
      </w:r>
    </w:p>
    <w:p w14:paraId="47504583" w14:textId="1EA76C4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15. </w:t>
      </w:r>
      <w:r w:rsidRPr="00756EFE">
        <w:rPr>
          <w:rFonts w:ascii="Calibri" w:hAnsi="Calibri" w:cs="Times New Roman"/>
          <w:noProof/>
          <w:szCs w:val="24"/>
          <w:lang w:val="en-GB"/>
        </w:rPr>
        <w:tab/>
      </w:r>
      <w:r w:rsidRPr="00C66E70">
        <w:rPr>
          <w:rFonts w:ascii="Calibri" w:hAnsi="Calibri" w:cs="Times New Roman"/>
          <w:noProof/>
          <w:szCs w:val="24"/>
          <w:lang w:val="en-GB"/>
        </w:rPr>
        <w:t xml:space="preserve">O’Neill BC, Dalton M, Fuchs R, Jiang L, Pachauri S, Zigova K: </w:t>
      </w:r>
      <w:r w:rsidRPr="00C66E70">
        <w:rPr>
          <w:rFonts w:ascii="Calibri" w:hAnsi="Calibri" w:cs="Times New Roman"/>
          <w:b/>
          <w:bCs/>
          <w:noProof/>
          <w:szCs w:val="24"/>
          <w:lang w:val="en-GB"/>
        </w:rPr>
        <w:t>Global demographic trend</w:t>
      </w:r>
      <w:r w:rsidR="00C66E70" w:rsidRPr="00C66E70">
        <w:rPr>
          <w:rFonts w:ascii="Calibri" w:hAnsi="Calibri" w:cs="Times New Roman"/>
          <w:b/>
          <w:bCs/>
          <w:noProof/>
          <w:szCs w:val="24"/>
          <w:lang w:val="en-GB"/>
        </w:rPr>
        <w:t>s and future carbon emissions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Proc. Natl. Acad. Sci. U. S. A.</w:t>
      </w:r>
      <w:r w:rsidRPr="00756EFE">
        <w:rPr>
          <w:rFonts w:ascii="Calibri" w:hAnsi="Calibri" w:cs="Times New Roman"/>
          <w:noProof/>
          <w:szCs w:val="24"/>
          <w:lang w:val="en-GB"/>
        </w:rPr>
        <w:t xml:space="preserve"> 2010, </w:t>
      </w:r>
      <w:r w:rsidRPr="00756EFE">
        <w:rPr>
          <w:rFonts w:ascii="Calibri" w:hAnsi="Calibri" w:cs="Times New Roman"/>
          <w:b/>
          <w:bCs/>
          <w:noProof/>
          <w:szCs w:val="24"/>
          <w:lang w:val="en-GB"/>
        </w:rPr>
        <w:t>107</w:t>
      </w:r>
      <w:r w:rsidRPr="00756EFE">
        <w:rPr>
          <w:rFonts w:ascii="Calibri" w:hAnsi="Calibri" w:cs="Times New Roman"/>
          <w:noProof/>
          <w:szCs w:val="24"/>
          <w:lang w:val="en-GB"/>
        </w:rPr>
        <w:t>:17521–6.</w:t>
      </w:r>
    </w:p>
    <w:p w14:paraId="6D877FB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16. </w:t>
      </w:r>
      <w:r w:rsidRPr="00756EFE">
        <w:rPr>
          <w:rFonts w:ascii="Calibri" w:hAnsi="Calibri" w:cs="Times New Roman"/>
          <w:noProof/>
          <w:szCs w:val="24"/>
          <w:lang w:val="en-GB"/>
        </w:rPr>
        <w:tab/>
        <w:t xml:space="preserve">Creutzig F, Baiocchi G, Bierkandt R, Pichler P-P, Seto KC: </w:t>
      </w:r>
      <w:r w:rsidRPr="00756EFE">
        <w:rPr>
          <w:rFonts w:ascii="Calibri" w:hAnsi="Calibri" w:cs="Times New Roman"/>
          <w:b/>
          <w:bCs/>
          <w:noProof/>
          <w:szCs w:val="24"/>
          <w:lang w:val="en-GB"/>
        </w:rPr>
        <w:t>Global Typology of Urban Energy Use and Potentials for an Urbanization Mitigation Wedge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Proc. Natl. Acad. Sci.</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112</w:t>
      </w:r>
      <w:r w:rsidRPr="00756EFE">
        <w:rPr>
          <w:rFonts w:ascii="Calibri" w:hAnsi="Calibri" w:cs="Times New Roman"/>
          <w:noProof/>
          <w:szCs w:val="24"/>
          <w:lang w:val="en-GB"/>
        </w:rPr>
        <w:t>:6283–6288.</w:t>
      </w:r>
    </w:p>
    <w:p w14:paraId="023A7F9F" w14:textId="4339A810" w:rsidR="00E021B6" w:rsidRPr="0000583A"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17. </w:t>
      </w:r>
      <w:r w:rsidRPr="00756EFE">
        <w:rPr>
          <w:rFonts w:ascii="Calibri" w:hAnsi="Calibri" w:cs="Times New Roman"/>
          <w:noProof/>
          <w:szCs w:val="24"/>
          <w:lang w:val="en-GB"/>
        </w:rPr>
        <w:tab/>
        <w:t xml:space="preserve">Minx JC, Callaghan MW, Lamb WF, Garard J, Edenhofer O: </w:t>
      </w:r>
      <w:r w:rsidRPr="00756EFE">
        <w:rPr>
          <w:rFonts w:ascii="Calibri" w:hAnsi="Calibri" w:cs="Times New Roman"/>
          <w:b/>
          <w:bCs/>
          <w:noProof/>
          <w:szCs w:val="24"/>
          <w:lang w:val="en-GB"/>
        </w:rPr>
        <w:t>Learning about climate change solutions in the IPCC and beyond</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Sci. Policy</w:t>
      </w:r>
      <w:r w:rsidRPr="00756EFE">
        <w:rPr>
          <w:rFonts w:ascii="Calibri" w:hAnsi="Calibri" w:cs="Times New Roman"/>
          <w:noProof/>
          <w:szCs w:val="24"/>
          <w:lang w:val="en-GB"/>
        </w:rPr>
        <w:t xml:space="preserve"> 2</w:t>
      </w:r>
      <w:r w:rsidR="0000583A" w:rsidRPr="00756EFE">
        <w:rPr>
          <w:rFonts w:ascii="Calibri" w:hAnsi="Calibri" w:cs="Times New Roman"/>
          <w:noProof/>
          <w:szCs w:val="24"/>
          <w:lang w:val="en-GB"/>
        </w:rPr>
        <w:t>017, [</w:t>
      </w:r>
      <w:r w:rsidR="00C66E70" w:rsidRPr="00756EFE">
        <w:rPr>
          <w:rFonts w:ascii="Calibri" w:hAnsi="Calibri" w:cs="Times New Roman"/>
          <w:noProof/>
          <w:szCs w:val="24"/>
          <w:lang w:val="en-GB"/>
        </w:rPr>
        <w:t>in press</w:t>
      </w:r>
      <w:r w:rsidRPr="00756EFE">
        <w:rPr>
          <w:rFonts w:ascii="Calibri" w:hAnsi="Calibri" w:cs="Times New Roman"/>
          <w:noProof/>
          <w:szCs w:val="24"/>
          <w:lang w:val="en-GB"/>
        </w:rPr>
        <w:t>].</w:t>
      </w:r>
      <w:r w:rsidR="0000583A" w:rsidRPr="00756EFE">
        <w:rPr>
          <w:rFonts w:ascii="Calibri" w:hAnsi="Calibri" w:cs="Times New Roman"/>
          <w:noProof/>
          <w:szCs w:val="24"/>
          <w:lang w:val="en-GB"/>
        </w:rPr>
        <w:t xml:space="preserve"> </w:t>
      </w:r>
      <w:r w:rsidR="0000583A" w:rsidRPr="0000583A">
        <w:rPr>
          <w:rFonts w:ascii="Calibri" w:hAnsi="Calibri" w:cs="Times New Roman"/>
          <w:b/>
          <w:noProof/>
          <w:szCs w:val="24"/>
          <w:lang w:val="en-GB"/>
        </w:rPr>
        <w:t>[</w:t>
      </w:r>
      <w:r w:rsidR="0000583A" w:rsidRPr="0000583A">
        <w:rPr>
          <w:rFonts w:ascii="Calibri" w:hAnsi="Calibri" w:cs="Times New Roman"/>
          <w:b/>
          <w:bCs/>
          <w:noProof/>
          <w:szCs w:val="24"/>
          <w:lang w:val="en-GB"/>
        </w:rPr>
        <w:t>** Points out that the ongoing literature explosion requires novel systematic tools for literature analysis in assessments.]</w:t>
      </w:r>
    </w:p>
    <w:p w14:paraId="193EB3D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18. </w:t>
      </w:r>
      <w:r w:rsidRPr="00756EFE">
        <w:rPr>
          <w:rFonts w:ascii="Calibri" w:hAnsi="Calibri" w:cs="Times New Roman"/>
          <w:noProof/>
          <w:szCs w:val="24"/>
          <w:lang w:val="en-GB"/>
        </w:rPr>
        <w:tab/>
        <w:t xml:space="preserve">Rosenzweig C, Solecki W, Romero-lankao P, Mehrotra S, Dhakal S, Bowman T, Ibrahim SA: </w:t>
      </w:r>
      <w:r w:rsidRPr="00756EFE">
        <w:rPr>
          <w:rFonts w:ascii="Calibri" w:hAnsi="Calibri" w:cs="Times New Roman"/>
          <w:i/>
          <w:iCs/>
          <w:noProof/>
          <w:szCs w:val="24"/>
          <w:lang w:val="en-GB"/>
        </w:rPr>
        <w:t>ARC3.2 Summary for City Leaders Climate Change and Cities: Second Assessment Report of the Urban Climate Change Research Network</w:t>
      </w:r>
      <w:r w:rsidRPr="00756EFE">
        <w:rPr>
          <w:rFonts w:ascii="Calibri" w:hAnsi="Calibri" w:cs="Times New Roman"/>
          <w:noProof/>
          <w:szCs w:val="24"/>
          <w:lang w:val="en-GB"/>
        </w:rPr>
        <w:t>. Columbia University; 2015.</w:t>
      </w:r>
    </w:p>
    <w:p w14:paraId="1585A749"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19. </w:t>
      </w:r>
      <w:r w:rsidRPr="00756EFE">
        <w:rPr>
          <w:rFonts w:ascii="Calibri" w:hAnsi="Calibri" w:cs="Times New Roman"/>
          <w:noProof/>
          <w:szCs w:val="24"/>
          <w:lang w:val="en-GB"/>
        </w:rPr>
        <w:tab/>
        <w:t xml:space="preserve">Marcotullio PJ, Sarzynski A, Albrecht J, Schulz N, Garcia J: </w:t>
      </w:r>
      <w:r w:rsidRPr="00756EFE">
        <w:rPr>
          <w:rFonts w:ascii="Calibri" w:hAnsi="Calibri" w:cs="Times New Roman"/>
          <w:b/>
          <w:bCs/>
          <w:noProof/>
          <w:szCs w:val="24"/>
          <w:lang w:val="en-GB"/>
        </w:rPr>
        <w:t>The geography of global urban greenhouse gas emissions: an exploratory analysis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Change</w:t>
      </w:r>
      <w:r w:rsidRPr="00756EFE">
        <w:rPr>
          <w:rFonts w:ascii="Calibri" w:hAnsi="Calibri" w:cs="Times New Roman"/>
          <w:noProof/>
          <w:szCs w:val="24"/>
          <w:lang w:val="en-GB"/>
        </w:rPr>
        <w:t xml:space="preserve"> 2013, doi:10.1007/s10584-013-0977-z.</w:t>
      </w:r>
    </w:p>
    <w:p w14:paraId="436F48C7"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20. </w:t>
      </w:r>
      <w:r w:rsidRPr="00756EFE">
        <w:rPr>
          <w:rFonts w:ascii="Calibri" w:hAnsi="Calibri" w:cs="Times New Roman"/>
          <w:noProof/>
          <w:szCs w:val="24"/>
          <w:lang w:val="en-GB"/>
        </w:rPr>
        <w:tab/>
        <w:t xml:space="preserve">Minx J, Baiocchi G, Wiedmann T, Barrett J, Creutzig F, Feng K, Förster M, Pichler P-P, Weisz H, Hubacek K: </w:t>
      </w:r>
      <w:r w:rsidRPr="00756EFE">
        <w:rPr>
          <w:rFonts w:ascii="Calibri" w:hAnsi="Calibri" w:cs="Times New Roman"/>
          <w:b/>
          <w:bCs/>
          <w:noProof/>
          <w:szCs w:val="24"/>
          <w:lang w:val="en-GB"/>
        </w:rPr>
        <w:t>Carbon footprints of cities and other human settlements in the UK</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2013, </w:t>
      </w:r>
      <w:r w:rsidRPr="00756EFE">
        <w:rPr>
          <w:rFonts w:ascii="Calibri" w:hAnsi="Calibri" w:cs="Times New Roman"/>
          <w:b/>
          <w:bCs/>
          <w:noProof/>
          <w:szCs w:val="24"/>
          <w:lang w:val="en-GB"/>
        </w:rPr>
        <w:t>8</w:t>
      </w:r>
      <w:r w:rsidRPr="00756EFE">
        <w:rPr>
          <w:rFonts w:ascii="Calibri" w:hAnsi="Calibri" w:cs="Times New Roman"/>
          <w:noProof/>
          <w:szCs w:val="24"/>
          <w:lang w:val="en-GB"/>
        </w:rPr>
        <w:t>:35039.</w:t>
      </w:r>
    </w:p>
    <w:p w14:paraId="1F47C90C"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21. </w:t>
      </w:r>
      <w:r w:rsidRPr="00756EFE">
        <w:rPr>
          <w:rFonts w:ascii="Calibri" w:hAnsi="Calibri" w:cs="Times New Roman"/>
          <w:noProof/>
          <w:szCs w:val="24"/>
          <w:lang w:val="en-GB"/>
        </w:rPr>
        <w:tab/>
        <w:t xml:space="preserve">Gurney KR, Romero-Lankao P, Seto KC, Hutyra LR, Duren R, Kennedy C, Grimm NB, Ehleringer JR, Marcotullio P, Hughes S, et al.: </w:t>
      </w:r>
      <w:r w:rsidRPr="00756EFE">
        <w:rPr>
          <w:rFonts w:ascii="Calibri" w:hAnsi="Calibri" w:cs="Times New Roman"/>
          <w:b/>
          <w:bCs/>
          <w:noProof/>
          <w:szCs w:val="24"/>
          <w:lang w:val="en-GB"/>
        </w:rPr>
        <w:t>Climate change: Track urban emissions on a human scale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Nature</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525</w:t>
      </w:r>
      <w:r w:rsidRPr="00756EFE">
        <w:rPr>
          <w:rFonts w:ascii="Calibri" w:hAnsi="Calibri" w:cs="Times New Roman"/>
          <w:noProof/>
          <w:szCs w:val="24"/>
          <w:lang w:val="en-GB"/>
        </w:rPr>
        <w:t>:179–181.</w:t>
      </w:r>
    </w:p>
    <w:p w14:paraId="1FF8812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22. </w:t>
      </w:r>
      <w:r w:rsidRPr="00756EFE">
        <w:rPr>
          <w:rFonts w:ascii="Calibri" w:hAnsi="Calibri" w:cs="Times New Roman"/>
          <w:noProof/>
          <w:szCs w:val="24"/>
          <w:lang w:val="en-GB"/>
        </w:rPr>
        <w:tab/>
        <w:t xml:space="preserve">Blei DM: </w:t>
      </w:r>
      <w:r w:rsidRPr="00756EFE">
        <w:rPr>
          <w:rFonts w:ascii="Calibri" w:hAnsi="Calibri" w:cs="Times New Roman"/>
          <w:b/>
          <w:bCs/>
          <w:noProof/>
          <w:szCs w:val="24"/>
          <w:lang w:val="en-GB"/>
        </w:rPr>
        <w:t>Probabilistic Topic Models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Commun. ACM</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55</w:t>
      </w:r>
      <w:r w:rsidRPr="00756EFE">
        <w:rPr>
          <w:rFonts w:ascii="Calibri" w:hAnsi="Calibri" w:cs="Times New Roman"/>
          <w:noProof/>
          <w:szCs w:val="24"/>
          <w:lang w:val="en-GB"/>
        </w:rPr>
        <w:t>:77–84.</w:t>
      </w:r>
    </w:p>
    <w:p w14:paraId="1B7FFDC1" w14:textId="76BEA17C"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23. </w:t>
      </w:r>
      <w:r w:rsidRPr="00756EFE">
        <w:rPr>
          <w:rFonts w:ascii="Calibri" w:hAnsi="Calibri" w:cs="Times New Roman"/>
          <w:noProof/>
          <w:szCs w:val="24"/>
          <w:lang w:val="en-GB"/>
        </w:rPr>
        <w:tab/>
        <w:t xml:space="preserve">Creutzig F, Fernandez B, Haberl H, Khosla R, Mulugetta Y, Seto KC: </w:t>
      </w:r>
      <w:r w:rsidRPr="00756EFE">
        <w:rPr>
          <w:rFonts w:ascii="Calibri" w:hAnsi="Calibri" w:cs="Times New Roman"/>
          <w:b/>
          <w:bCs/>
          <w:noProof/>
          <w:szCs w:val="24"/>
          <w:lang w:val="en-GB"/>
        </w:rPr>
        <w:t>Beyond Technology: Demand-Side Solutions to Climate Change Mitigation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Annu. Rev. Environ. Resour.</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41</w:t>
      </w:r>
      <w:r w:rsidRPr="00756EFE">
        <w:rPr>
          <w:rFonts w:ascii="Calibri" w:hAnsi="Calibri" w:cs="Times New Roman"/>
          <w:noProof/>
          <w:szCs w:val="24"/>
          <w:lang w:val="en-GB"/>
        </w:rPr>
        <w:t>.</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Pr>
          <w:rFonts w:ascii="Calibri" w:hAnsi="Calibri" w:cs="Times New Roman"/>
          <w:b/>
          <w:bCs/>
          <w:noProof/>
          <w:szCs w:val="24"/>
          <w:lang w:val="en-GB"/>
        </w:rPr>
        <w:t>**Finds significant mitigation potential on the demand side, most of which to be realized on urban scale.]</w:t>
      </w:r>
    </w:p>
    <w:p w14:paraId="18369242"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24. </w:t>
      </w:r>
      <w:r w:rsidRPr="00756EFE">
        <w:rPr>
          <w:rFonts w:ascii="Calibri" w:hAnsi="Calibri" w:cs="Times New Roman"/>
          <w:noProof/>
          <w:szCs w:val="24"/>
          <w:lang w:val="en-GB"/>
        </w:rPr>
        <w:tab/>
        <w:t xml:space="preserve">Mattauch L, Ridgway M, Creutzig F: </w:t>
      </w:r>
      <w:r w:rsidRPr="00756EFE">
        <w:rPr>
          <w:rFonts w:ascii="Calibri" w:hAnsi="Calibri" w:cs="Times New Roman"/>
          <w:b/>
          <w:bCs/>
          <w:noProof/>
          <w:szCs w:val="24"/>
          <w:lang w:val="en-GB"/>
        </w:rPr>
        <w:t>Happy or liberal? Making sense of behavior in transport policy design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Part D Transp. Environ.</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45</w:t>
      </w:r>
      <w:r w:rsidRPr="00756EFE">
        <w:rPr>
          <w:rFonts w:ascii="Calibri" w:hAnsi="Calibri" w:cs="Times New Roman"/>
          <w:noProof/>
          <w:szCs w:val="24"/>
          <w:lang w:val="en-GB"/>
        </w:rPr>
        <w:t>:64–83.</w:t>
      </w:r>
    </w:p>
    <w:p w14:paraId="0095A9D9" w14:textId="7507472F"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25. </w:t>
      </w:r>
      <w:r w:rsidRPr="00756EFE">
        <w:rPr>
          <w:rFonts w:ascii="Calibri" w:hAnsi="Calibri" w:cs="Times New Roman"/>
          <w:noProof/>
          <w:szCs w:val="24"/>
          <w:lang w:val="en-GB"/>
        </w:rPr>
        <w:tab/>
        <w:t xml:space="preserve">Weinberger R, Goetzke F: </w:t>
      </w:r>
      <w:r w:rsidRPr="00756EFE">
        <w:rPr>
          <w:rFonts w:ascii="Calibri" w:hAnsi="Calibri" w:cs="Times New Roman"/>
          <w:b/>
          <w:bCs/>
          <w:noProof/>
          <w:szCs w:val="24"/>
          <w:lang w:val="en-GB"/>
        </w:rPr>
        <w:t>Unpacking preference: How previous experience affects auto ownership in the United States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Urban Stud.</w:t>
      </w:r>
      <w:r w:rsidR="000235B6" w:rsidRPr="00756EFE">
        <w:rPr>
          <w:rFonts w:ascii="Calibri" w:hAnsi="Calibri" w:cs="Times New Roman"/>
          <w:noProof/>
          <w:szCs w:val="24"/>
          <w:lang w:val="en-GB"/>
        </w:rPr>
        <w:t xml:space="preserve"> 2010</w:t>
      </w:r>
      <w:r w:rsidRPr="00756EFE">
        <w:rPr>
          <w:rFonts w:ascii="Calibri" w:hAnsi="Calibri" w:cs="Times New Roman"/>
          <w:noProof/>
          <w:szCs w:val="24"/>
          <w:lang w:val="en-GB"/>
        </w:rPr>
        <w:t>.</w:t>
      </w:r>
      <w:r w:rsidR="000235B6" w:rsidRPr="00756EFE">
        <w:rPr>
          <w:rFonts w:ascii="Calibri" w:hAnsi="Calibri" w:cs="Times New Roman"/>
          <w:noProof/>
          <w:szCs w:val="24"/>
          <w:lang w:val="en-GB"/>
        </w:rPr>
        <w:t xml:space="preserve"> </w:t>
      </w:r>
      <w:r w:rsidR="000235B6" w:rsidRPr="000235B6">
        <w:rPr>
          <w:rFonts w:ascii="Calibri" w:hAnsi="Calibri" w:cs="Times New Roman"/>
          <w:b/>
          <w:noProof/>
          <w:szCs w:val="24"/>
          <w:lang w:val="en-GB"/>
        </w:rPr>
        <w:t>[</w:t>
      </w:r>
      <w:r w:rsidR="000235B6" w:rsidRPr="000235B6">
        <w:rPr>
          <w:rFonts w:ascii="Calibri" w:hAnsi="Calibri" w:cs="Times New Roman"/>
          <w:b/>
          <w:bCs/>
          <w:noProof/>
          <w:szCs w:val="24"/>
          <w:lang w:val="en-GB"/>
        </w:rPr>
        <w:t>*R</w:t>
      </w:r>
      <w:r w:rsidR="000235B6">
        <w:rPr>
          <w:rFonts w:ascii="Calibri" w:hAnsi="Calibri" w:cs="Times New Roman"/>
          <w:b/>
          <w:bCs/>
          <w:noProof/>
          <w:szCs w:val="24"/>
          <w:lang w:val="en-GB"/>
        </w:rPr>
        <w:t>eveals the importance of endogenous preferences in residential and transport choice.]</w:t>
      </w:r>
    </w:p>
    <w:p w14:paraId="08A1A25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26. </w:t>
      </w:r>
      <w:r w:rsidRPr="00756EFE">
        <w:rPr>
          <w:rFonts w:ascii="Calibri" w:hAnsi="Calibri" w:cs="Times New Roman"/>
          <w:noProof/>
          <w:szCs w:val="24"/>
          <w:lang w:val="en-GB"/>
        </w:rPr>
        <w:tab/>
        <w:t xml:space="preserve">Ewing R, Cervero R: </w:t>
      </w:r>
      <w:r w:rsidRPr="00756EFE">
        <w:rPr>
          <w:rFonts w:ascii="Calibri" w:hAnsi="Calibri" w:cs="Times New Roman"/>
          <w:b/>
          <w:bCs/>
          <w:noProof/>
          <w:szCs w:val="24"/>
          <w:lang w:val="en-GB"/>
        </w:rPr>
        <w:t>Travel and the Built Environment -- A Meta-Analysis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J. Am. Plan. Assoc.</w:t>
      </w:r>
      <w:r w:rsidRPr="00756EFE">
        <w:rPr>
          <w:rFonts w:ascii="Calibri" w:hAnsi="Calibri" w:cs="Times New Roman"/>
          <w:noProof/>
          <w:szCs w:val="24"/>
          <w:lang w:val="en-GB"/>
        </w:rPr>
        <w:t xml:space="preserve"> 2010, </w:t>
      </w:r>
      <w:r w:rsidRPr="00756EFE">
        <w:rPr>
          <w:rFonts w:ascii="Calibri" w:hAnsi="Calibri" w:cs="Times New Roman"/>
          <w:b/>
          <w:bCs/>
          <w:noProof/>
          <w:szCs w:val="24"/>
          <w:lang w:val="en-GB"/>
        </w:rPr>
        <w:t>76</w:t>
      </w:r>
      <w:r w:rsidRPr="00756EFE">
        <w:rPr>
          <w:rFonts w:ascii="Calibri" w:hAnsi="Calibri" w:cs="Times New Roman"/>
          <w:noProof/>
          <w:szCs w:val="24"/>
          <w:lang w:val="en-GB"/>
        </w:rPr>
        <w:t>:265–294.</w:t>
      </w:r>
    </w:p>
    <w:p w14:paraId="3BDD48B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27. </w:t>
      </w:r>
      <w:r w:rsidRPr="00756EFE">
        <w:rPr>
          <w:rFonts w:ascii="Calibri" w:hAnsi="Calibri" w:cs="Times New Roman"/>
          <w:noProof/>
          <w:szCs w:val="24"/>
          <w:lang w:val="en-GB"/>
        </w:rPr>
        <w:tab/>
        <w:t xml:space="preserve">IEA: </w:t>
      </w:r>
      <w:r w:rsidRPr="00756EFE">
        <w:rPr>
          <w:rFonts w:ascii="Calibri" w:hAnsi="Calibri" w:cs="Times New Roman"/>
          <w:i/>
          <w:iCs/>
          <w:noProof/>
          <w:szCs w:val="24"/>
          <w:lang w:val="en-GB"/>
        </w:rPr>
        <w:t>Energy technology perspective - Towards sustainable urban energy systems</w:t>
      </w:r>
      <w:r w:rsidRPr="00756EFE">
        <w:rPr>
          <w:rFonts w:ascii="Calibri" w:hAnsi="Calibri" w:cs="Times New Roman"/>
          <w:noProof/>
          <w:szCs w:val="24"/>
          <w:lang w:val="en-GB"/>
        </w:rPr>
        <w:t>. 2016.</w:t>
      </w:r>
    </w:p>
    <w:p w14:paraId="333B2514"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28. </w:t>
      </w:r>
      <w:r w:rsidRPr="00756EFE">
        <w:rPr>
          <w:rFonts w:ascii="Calibri" w:hAnsi="Calibri" w:cs="Times New Roman"/>
          <w:noProof/>
          <w:szCs w:val="24"/>
          <w:lang w:val="en-GB"/>
        </w:rPr>
        <w:tab/>
        <w:t xml:space="preserve">Grubler A, Fisk D: </w:t>
      </w:r>
      <w:r w:rsidRPr="00756EFE">
        <w:rPr>
          <w:rFonts w:ascii="Calibri" w:hAnsi="Calibri" w:cs="Times New Roman"/>
          <w:i/>
          <w:iCs/>
          <w:noProof/>
          <w:szCs w:val="24"/>
          <w:lang w:val="en-GB"/>
        </w:rPr>
        <w:t>Energizing Sustainable Cities: Assessing Urban Energy</w:t>
      </w:r>
      <w:r w:rsidRPr="00756EFE">
        <w:rPr>
          <w:rFonts w:ascii="Calibri" w:hAnsi="Calibri" w:cs="Times New Roman"/>
          <w:noProof/>
          <w:szCs w:val="24"/>
          <w:lang w:val="en-GB"/>
        </w:rPr>
        <w:t>. Routledge; 2013.</w:t>
      </w:r>
    </w:p>
    <w:p w14:paraId="7F0A3FD6"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29. </w:t>
      </w:r>
      <w:r w:rsidRPr="00756EFE">
        <w:rPr>
          <w:rFonts w:ascii="Calibri" w:hAnsi="Calibri" w:cs="Times New Roman"/>
          <w:noProof/>
          <w:szCs w:val="24"/>
          <w:lang w:val="en-GB"/>
        </w:rPr>
        <w:tab/>
        <w:t xml:space="preserve">Salon D, Boarnet MG, Handy S, Spears S, Tal G: </w:t>
      </w:r>
      <w:r w:rsidRPr="00756EFE">
        <w:rPr>
          <w:rFonts w:ascii="Calibri" w:hAnsi="Calibri" w:cs="Times New Roman"/>
          <w:b/>
          <w:bCs/>
          <w:noProof/>
          <w:szCs w:val="24"/>
          <w:lang w:val="en-GB"/>
        </w:rPr>
        <w:t>How do local actions affect VMT? A critical review of the empirical evidence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Part D Transp. Environ.</w:t>
      </w:r>
      <w:r w:rsidRPr="00756EFE">
        <w:rPr>
          <w:rFonts w:ascii="Calibri" w:hAnsi="Calibri" w:cs="Times New Roman"/>
          <w:noProof/>
          <w:szCs w:val="24"/>
          <w:lang w:val="en-GB"/>
        </w:rPr>
        <w:t xml:space="preserve"> 2012, </w:t>
      </w:r>
      <w:r w:rsidRPr="00756EFE">
        <w:rPr>
          <w:rFonts w:ascii="Calibri" w:hAnsi="Calibri" w:cs="Times New Roman"/>
          <w:b/>
          <w:bCs/>
          <w:noProof/>
          <w:szCs w:val="24"/>
          <w:lang w:val="en-GB"/>
        </w:rPr>
        <w:t>17</w:t>
      </w:r>
      <w:r w:rsidRPr="00756EFE">
        <w:rPr>
          <w:rFonts w:ascii="Calibri" w:hAnsi="Calibri" w:cs="Times New Roman"/>
          <w:noProof/>
          <w:szCs w:val="24"/>
          <w:lang w:val="en-GB"/>
        </w:rPr>
        <w:t>:495–508.</w:t>
      </w:r>
    </w:p>
    <w:p w14:paraId="473FF133" w14:textId="6962645F" w:rsidR="00E021B6" w:rsidRPr="000235B6" w:rsidRDefault="00E021B6" w:rsidP="000235B6">
      <w:pPr>
        <w:widowControl w:val="0"/>
        <w:autoSpaceDE w:val="0"/>
        <w:autoSpaceDN w:val="0"/>
        <w:adjustRightInd w:val="0"/>
        <w:spacing w:line="240" w:lineRule="auto"/>
        <w:ind w:left="640" w:hanging="640"/>
        <w:rPr>
          <w:rFonts w:ascii="Calibri" w:hAnsi="Calibri" w:cs="Times New Roman"/>
          <w:b/>
          <w:bCs/>
          <w:noProof/>
          <w:szCs w:val="24"/>
          <w:lang w:val="en-GB"/>
        </w:rPr>
      </w:pPr>
      <w:r w:rsidRPr="00756EFE">
        <w:rPr>
          <w:rFonts w:ascii="Calibri" w:hAnsi="Calibri" w:cs="Times New Roman"/>
          <w:noProof/>
          <w:szCs w:val="24"/>
          <w:lang w:val="en-GB"/>
        </w:rPr>
        <w:t xml:space="preserve">30. </w:t>
      </w:r>
      <w:r w:rsidRPr="00756EFE">
        <w:rPr>
          <w:rFonts w:ascii="Calibri" w:hAnsi="Calibri" w:cs="Times New Roman"/>
          <w:noProof/>
          <w:szCs w:val="24"/>
          <w:lang w:val="en-GB"/>
        </w:rPr>
        <w:tab/>
        <w:t xml:space="preserve">Bongardt D, Breithaupt M, Creutzig F: </w:t>
      </w:r>
      <w:r w:rsidRPr="00756EFE">
        <w:rPr>
          <w:rFonts w:ascii="Calibri" w:hAnsi="Calibri" w:cs="Times New Roman"/>
          <w:b/>
          <w:bCs/>
          <w:noProof/>
          <w:szCs w:val="24"/>
          <w:lang w:val="en-GB"/>
        </w:rPr>
        <w:t>Beyond the fossil city: Towards low carbon transport and green growth</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5th regional environmentally sustainable transport forum in Asia, United Nations Centre for Regional Development, Bangkok, Thailand</w:t>
      </w:r>
      <w:r w:rsidRPr="00756EFE">
        <w:rPr>
          <w:rFonts w:ascii="Calibri" w:hAnsi="Calibri" w:cs="Times New Roman"/>
          <w:noProof/>
          <w:szCs w:val="24"/>
          <w:lang w:val="en-GB"/>
        </w:rPr>
        <w:t>. 2010.</w:t>
      </w:r>
      <w:r w:rsidR="000235B6" w:rsidRPr="00756EFE">
        <w:rPr>
          <w:rFonts w:ascii="Calibri" w:hAnsi="Calibri" w:cs="Times New Roman"/>
          <w:noProof/>
          <w:szCs w:val="24"/>
          <w:lang w:val="en-GB"/>
        </w:rPr>
        <w:t xml:space="preserve"> </w:t>
      </w:r>
      <w:r w:rsidR="000235B6" w:rsidRPr="00756EFE">
        <w:rPr>
          <w:rFonts w:ascii="Calibri" w:hAnsi="Calibri" w:cs="Times New Roman"/>
          <w:b/>
          <w:noProof/>
          <w:szCs w:val="24"/>
          <w:lang w:val="en-GB"/>
        </w:rPr>
        <w:t>[</w:t>
      </w:r>
      <w:r w:rsidR="000235B6" w:rsidRPr="000235B6">
        <w:rPr>
          <w:rFonts w:ascii="Calibri" w:hAnsi="Calibri" w:cs="Times New Roman"/>
          <w:b/>
          <w:bCs/>
          <w:noProof/>
          <w:szCs w:val="24"/>
          <w:lang w:val="en-GB"/>
        </w:rPr>
        <w:t>**Overview of policy option</w:t>
      </w:r>
      <w:r w:rsidR="000235B6">
        <w:rPr>
          <w:rFonts w:ascii="Calibri" w:hAnsi="Calibri" w:cs="Times New Roman"/>
          <w:b/>
          <w:bCs/>
          <w:noProof/>
          <w:szCs w:val="24"/>
          <w:lang w:val="en-GB"/>
        </w:rPr>
        <w:t>s</w:t>
      </w:r>
      <w:r w:rsidR="000235B6" w:rsidRPr="000235B6">
        <w:rPr>
          <w:rFonts w:ascii="Calibri" w:hAnsi="Calibri" w:cs="Times New Roman"/>
          <w:b/>
          <w:bCs/>
          <w:noProof/>
          <w:szCs w:val="24"/>
          <w:lang w:val="en-GB"/>
        </w:rPr>
        <w:t xml:space="preserve"> in urban transport.]</w:t>
      </w:r>
    </w:p>
    <w:p w14:paraId="7B15002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31. </w:t>
      </w:r>
      <w:r w:rsidRPr="00756EFE">
        <w:rPr>
          <w:rFonts w:ascii="Calibri" w:hAnsi="Calibri" w:cs="Times New Roman"/>
          <w:noProof/>
          <w:szCs w:val="24"/>
          <w:lang w:val="en-GB"/>
        </w:rPr>
        <w:tab/>
        <w:t xml:space="preserve">Bongardt D, Creutzig F, Hüging H, Sakamoto K, Bakker S, Gota S, Böhler-Baedeker S: </w:t>
      </w:r>
      <w:r w:rsidRPr="00756EFE">
        <w:rPr>
          <w:rFonts w:ascii="Calibri" w:hAnsi="Calibri" w:cs="Times New Roman"/>
          <w:i/>
          <w:iCs/>
          <w:noProof/>
          <w:szCs w:val="24"/>
          <w:lang w:val="en-GB"/>
        </w:rPr>
        <w:t>Low-carbon land transport: policy handbook</w:t>
      </w:r>
      <w:r w:rsidRPr="00756EFE">
        <w:rPr>
          <w:rFonts w:ascii="Calibri" w:hAnsi="Calibri" w:cs="Times New Roman"/>
          <w:noProof/>
          <w:szCs w:val="24"/>
          <w:lang w:val="en-GB"/>
        </w:rPr>
        <w:t>. Routledge; 2013.</w:t>
      </w:r>
    </w:p>
    <w:p w14:paraId="6FB2BA37" w14:textId="173DD0C1" w:rsidR="00E021B6" w:rsidRPr="00BF460A"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32. </w:t>
      </w:r>
      <w:r w:rsidRPr="00756EFE">
        <w:rPr>
          <w:rFonts w:ascii="Calibri" w:hAnsi="Calibri" w:cs="Times New Roman"/>
          <w:noProof/>
          <w:szCs w:val="24"/>
          <w:lang w:val="en-GB"/>
        </w:rPr>
        <w:tab/>
        <w:t xml:space="preserve">Ürge-Vorsatz D, Novikova A: </w:t>
      </w:r>
      <w:r w:rsidRPr="00756EFE">
        <w:rPr>
          <w:rFonts w:ascii="Calibri" w:hAnsi="Calibri" w:cs="Times New Roman"/>
          <w:b/>
          <w:bCs/>
          <w:noProof/>
          <w:szCs w:val="24"/>
          <w:lang w:val="en-GB"/>
        </w:rPr>
        <w:t>Potentials and costs of carbon dioxide mitigation in the world’s buildings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Energy Policy</w:t>
      </w:r>
      <w:r w:rsidRPr="00756EFE">
        <w:rPr>
          <w:rFonts w:ascii="Calibri" w:hAnsi="Calibri" w:cs="Times New Roman"/>
          <w:noProof/>
          <w:szCs w:val="24"/>
          <w:lang w:val="en-GB"/>
        </w:rPr>
        <w:t xml:space="preserve"> 2008, </w:t>
      </w:r>
      <w:r w:rsidRPr="00756EFE">
        <w:rPr>
          <w:rFonts w:ascii="Calibri" w:hAnsi="Calibri" w:cs="Times New Roman"/>
          <w:b/>
          <w:bCs/>
          <w:noProof/>
          <w:szCs w:val="24"/>
          <w:lang w:val="en-GB"/>
        </w:rPr>
        <w:t>36</w:t>
      </w:r>
      <w:r w:rsidRPr="00756EFE">
        <w:rPr>
          <w:rFonts w:ascii="Calibri" w:hAnsi="Calibri" w:cs="Times New Roman"/>
          <w:noProof/>
          <w:szCs w:val="24"/>
          <w:lang w:val="en-GB"/>
        </w:rPr>
        <w:t>:642–661.</w:t>
      </w:r>
      <w:r w:rsidR="00BF460A" w:rsidRPr="00756EFE">
        <w:rPr>
          <w:rFonts w:ascii="Calibri" w:hAnsi="Calibri" w:cs="Times New Roman"/>
          <w:noProof/>
          <w:szCs w:val="24"/>
          <w:lang w:val="en-GB"/>
        </w:rPr>
        <w:t xml:space="preserve"> </w:t>
      </w:r>
      <w:r w:rsidR="00BF460A" w:rsidRPr="00BF460A">
        <w:rPr>
          <w:rFonts w:ascii="Calibri" w:hAnsi="Calibri" w:cs="Times New Roman"/>
          <w:b/>
          <w:noProof/>
          <w:szCs w:val="24"/>
          <w:lang w:val="en-GB"/>
        </w:rPr>
        <w:t>[</w:t>
      </w:r>
      <w:r w:rsidR="00BF460A" w:rsidRPr="00BF460A">
        <w:rPr>
          <w:rFonts w:ascii="Calibri" w:hAnsi="Calibri" w:cs="Times New Roman"/>
          <w:b/>
          <w:bCs/>
          <w:noProof/>
          <w:szCs w:val="24"/>
          <w:lang w:val="en-GB"/>
        </w:rPr>
        <w:t>*Breaks  ground on systematically assessing the building sector's potential to climate mitigation.]</w:t>
      </w:r>
    </w:p>
    <w:p w14:paraId="369ED414"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33. </w:t>
      </w:r>
      <w:r w:rsidRPr="00756EFE">
        <w:rPr>
          <w:rFonts w:ascii="Calibri" w:hAnsi="Calibri" w:cs="Times New Roman"/>
          <w:noProof/>
          <w:szCs w:val="24"/>
          <w:lang w:val="en-GB"/>
        </w:rPr>
        <w:tab/>
        <w:t xml:space="preserve">Lucon O, Ürge-Vorsatz D, Zain Ahmed A, Akbari H, Bertoldi P, Cabeza LF, Eyre N, Gadgil A, Harvey LDD, Jiang Y, et al.: </w:t>
      </w:r>
      <w:r w:rsidRPr="00756EFE">
        <w:rPr>
          <w:rFonts w:ascii="Calibri" w:hAnsi="Calibri" w:cs="Times New Roman"/>
          <w:b/>
          <w:bCs/>
          <w:noProof/>
          <w:szCs w:val="24"/>
          <w:lang w:val="en-GB"/>
        </w:rPr>
        <w:t>Buildings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Climate Change 2014: Mitigation of Climate Change. Contribution of Working Group III to the Fifth Assessment Report of the Intergovernmental Panel on Climate Change [Edenhofer, O., R. Pichs-Madruga, Y. Sokona, E. Farahani, S. Kadner, K. Seyboth, A. Adler,</w:t>
      </w:r>
      <w:r w:rsidRPr="00756EFE">
        <w:rPr>
          <w:rFonts w:ascii="Calibri" w:hAnsi="Calibri" w:cs="Times New Roman"/>
          <w:noProof/>
          <w:szCs w:val="24"/>
          <w:lang w:val="en-GB"/>
        </w:rPr>
        <w:t>. . 2014.</w:t>
      </w:r>
    </w:p>
    <w:p w14:paraId="063AE61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34. </w:t>
      </w:r>
      <w:r w:rsidRPr="00756EFE">
        <w:rPr>
          <w:rFonts w:ascii="Calibri" w:hAnsi="Calibri" w:cs="Times New Roman"/>
          <w:noProof/>
          <w:szCs w:val="24"/>
          <w:lang w:val="en-GB"/>
        </w:rPr>
        <w:tab/>
        <w:t xml:space="preserve">Ürge-Vorsatz D, et al.: </w:t>
      </w:r>
      <w:r w:rsidRPr="00756EFE">
        <w:rPr>
          <w:rFonts w:ascii="Calibri" w:hAnsi="Calibri" w:cs="Times New Roman"/>
          <w:b/>
          <w:bCs/>
          <w:noProof/>
          <w:szCs w:val="24"/>
          <w:lang w:val="en-GB"/>
        </w:rPr>
        <w:t>Energy End-Use: Buildings</w:t>
      </w:r>
      <w:r w:rsidRPr="00756EFE">
        <w:rPr>
          <w:rFonts w:ascii="Calibri" w:hAnsi="Calibri" w:cs="Times New Roman"/>
          <w:noProof/>
          <w:szCs w:val="24"/>
          <w:lang w:val="en-GB"/>
        </w:rPr>
        <w:t>. 2012, [no volume].</w:t>
      </w:r>
    </w:p>
    <w:p w14:paraId="1C9A16F7"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35. </w:t>
      </w:r>
      <w:r w:rsidRPr="00756EFE">
        <w:rPr>
          <w:rFonts w:ascii="Calibri" w:hAnsi="Calibri" w:cs="Times New Roman"/>
          <w:noProof/>
          <w:szCs w:val="24"/>
          <w:lang w:val="en-GB"/>
        </w:rPr>
        <w:tab/>
        <w:t xml:space="preserve">Cabeza LF, Urge-Vorsatz D, McNeil MA, Barreneche C, Serrano S: </w:t>
      </w:r>
      <w:r w:rsidRPr="00756EFE">
        <w:rPr>
          <w:rFonts w:ascii="Calibri" w:hAnsi="Calibri" w:cs="Times New Roman"/>
          <w:b/>
          <w:bCs/>
          <w:noProof/>
          <w:szCs w:val="24"/>
          <w:lang w:val="en-GB"/>
        </w:rPr>
        <w:t>Investigating greenhouse challenge from growing trends of electricity consumption through home appliances in buildings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Renew. Sustain. Energy Rev.</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36</w:t>
      </w:r>
      <w:r w:rsidRPr="00756EFE">
        <w:rPr>
          <w:rFonts w:ascii="Calibri" w:hAnsi="Calibri" w:cs="Times New Roman"/>
          <w:noProof/>
          <w:szCs w:val="24"/>
          <w:lang w:val="en-GB"/>
        </w:rPr>
        <w:t>:188–193.</w:t>
      </w:r>
    </w:p>
    <w:p w14:paraId="5E6FB8F3"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36. </w:t>
      </w:r>
      <w:r w:rsidRPr="00756EFE">
        <w:rPr>
          <w:rFonts w:ascii="Calibri" w:hAnsi="Calibri" w:cs="Times New Roman"/>
          <w:noProof/>
          <w:szCs w:val="24"/>
          <w:lang w:val="en-GB"/>
        </w:rPr>
        <w:tab/>
        <w:t xml:space="preserve">Bajželj B, Richards KS, Allwood JM, Smith P, Dennis JS, Curmi E, Gilligan CA: </w:t>
      </w:r>
      <w:r w:rsidRPr="00756EFE">
        <w:rPr>
          <w:rFonts w:ascii="Calibri" w:hAnsi="Calibri" w:cs="Times New Roman"/>
          <w:b/>
          <w:bCs/>
          <w:noProof/>
          <w:szCs w:val="24"/>
          <w:lang w:val="en-GB"/>
        </w:rPr>
        <w:t>Importance of food-demand management for climate mitigation</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4</w:t>
      </w:r>
      <w:r w:rsidRPr="00756EFE">
        <w:rPr>
          <w:rFonts w:ascii="Calibri" w:hAnsi="Calibri" w:cs="Times New Roman"/>
          <w:noProof/>
          <w:szCs w:val="24"/>
          <w:lang w:val="en-GB"/>
        </w:rPr>
        <w:t>:924–929.</w:t>
      </w:r>
    </w:p>
    <w:p w14:paraId="7F173D7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37. </w:t>
      </w:r>
      <w:r w:rsidRPr="00756EFE">
        <w:rPr>
          <w:rFonts w:ascii="Calibri" w:hAnsi="Calibri" w:cs="Times New Roman"/>
          <w:noProof/>
          <w:szCs w:val="24"/>
          <w:lang w:val="en-GB"/>
        </w:rPr>
        <w:tab/>
        <w:t xml:space="preserve">Lecocq F, Shalizi Z: </w:t>
      </w:r>
      <w:r w:rsidRPr="00756EFE">
        <w:rPr>
          <w:rFonts w:ascii="Calibri" w:hAnsi="Calibri" w:cs="Times New Roman"/>
          <w:b/>
          <w:bCs/>
          <w:noProof/>
          <w:szCs w:val="24"/>
          <w:lang w:val="en-GB"/>
        </w:rPr>
        <w:t>The economics of targeted mitigation in infrastructure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Clim. Policy</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14</w:t>
      </w:r>
      <w:r w:rsidRPr="00756EFE">
        <w:rPr>
          <w:rFonts w:ascii="Calibri" w:hAnsi="Calibri" w:cs="Times New Roman"/>
          <w:noProof/>
          <w:szCs w:val="24"/>
          <w:lang w:val="en-GB"/>
        </w:rPr>
        <w:t>:187–208.</w:t>
      </w:r>
    </w:p>
    <w:p w14:paraId="399DA305"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38. </w:t>
      </w:r>
      <w:r w:rsidRPr="00756EFE">
        <w:rPr>
          <w:rFonts w:ascii="Calibri" w:hAnsi="Calibri" w:cs="Times New Roman"/>
          <w:noProof/>
          <w:szCs w:val="24"/>
          <w:lang w:val="en-GB"/>
        </w:rPr>
        <w:tab/>
        <w:t xml:space="preserve">Fujita M: </w:t>
      </w:r>
      <w:r w:rsidRPr="00756EFE">
        <w:rPr>
          <w:rFonts w:ascii="Calibri" w:hAnsi="Calibri" w:cs="Times New Roman"/>
          <w:i/>
          <w:iCs/>
          <w:noProof/>
          <w:szCs w:val="24"/>
          <w:lang w:val="en-GB"/>
        </w:rPr>
        <w:t>Urban Economic Theory</w:t>
      </w:r>
      <w:r w:rsidRPr="00756EFE">
        <w:rPr>
          <w:rFonts w:ascii="Calibri" w:hAnsi="Calibri" w:cs="Times New Roman"/>
          <w:noProof/>
          <w:szCs w:val="24"/>
          <w:lang w:val="en-GB"/>
        </w:rPr>
        <w:t>. Cambridge University Press; 1989.</w:t>
      </w:r>
    </w:p>
    <w:p w14:paraId="6F83D7D9"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39. </w:t>
      </w:r>
      <w:r w:rsidRPr="00756EFE">
        <w:rPr>
          <w:rFonts w:ascii="Calibri" w:hAnsi="Calibri" w:cs="Times New Roman"/>
          <w:noProof/>
          <w:szCs w:val="24"/>
          <w:lang w:val="en-GB"/>
        </w:rPr>
        <w:tab/>
        <w:t xml:space="preserve">Creutzig F: </w:t>
      </w:r>
      <w:r w:rsidRPr="00756EFE">
        <w:rPr>
          <w:rFonts w:ascii="Calibri" w:hAnsi="Calibri" w:cs="Times New Roman"/>
          <w:b/>
          <w:bCs/>
          <w:noProof/>
          <w:szCs w:val="24"/>
          <w:lang w:val="en-GB"/>
        </w:rPr>
        <w:t>How fuel prices determine public transport infrastructure, modal shares and urban form</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Urban Clim.</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10</w:t>
      </w:r>
      <w:r w:rsidRPr="00756EFE">
        <w:rPr>
          <w:rFonts w:ascii="Calibri" w:hAnsi="Calibri" w:cs="Times New Roman"/>
          <w:noProof/>
          <w:szCs w:val="24"/>
          <w:lang w:val="en-GB"/>
        </w:rPr>
        <w:t>:63–76.</w:t>
      </w:r>
    </w:p>
    <w:p w14:paraId="2FFC824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40. </w:t>
      </w:r>
      <w:r w:rsidRPr="00756EFE">
        <w:rPr>
          <w:rFonts w:ascii="Calibri" w:hAnsi="Calibri" w:cs="Times New Roman"/>
          <w:noProof/>
          <w:szCs w:val="24"/>
          <w:lang w:val="en-GB"/>
        </w:rPr>
        <w:tab/>
        <w:t xml:space="preserve">Lee DD, Seung HS: </w:t>
      </w:r>
      <w:r w:rsidRPr="00756EFE">
        <w:rPr>
          <w:rFonts w:ascii="Calibri" w:hAnsi="Calibri" w:cs="Times New Roman"/>
          <w:b/>
          <w:bCs/>
          <w:noProof/>
          <w:szCs w:val="24"/>
          <w:lang w:val="en-GB"/>
        </w:rPr>
        <w:t>Learning the parts of objects by non-negative matrix factorization.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Nature</w:t>
      </w:r>
      <w:r w:rsidRPr="00756EFE">
        <w:rPr>
          <w:rFonts w:ascii="Calibri" w:hAnsi="Calibri" w:cs="Times New Roman"/>
          <w:noProof/>
          <w:szCs w:val="24"/>
          <w:lang w:val="en-GB"/>
        </w:rPr>
        <w:t xml:space="preserve"> 1999, </w:t>
      </w:r>
      <w:r w:rsidRPr="00756EFE">
        <w:rPr>
          <w:rFonts w:ascii="Calibri" w:hAnsi="Calibri" w:cs="Times New Roman"/>
          <w:b/>
          <w:bCs/>
          <w:noProof/>
          <w:szCs w:val="24"/>
          <w:lang w:val="en-GB"/>
        </w:rPr>
        <w:t>401</w:t>
      </w:r>
      <w:r w:rsidRPr="00756EFE">
        <w:rPr>
          <w:rFonts w:ascii="Calibri" w:hAnsi="Calibri" w:cs="Times New Roman"/>
          <w:noProof/>
          <w:szCs w:val="24"/>
          <w:lang w:val="en-GB"/>
        </w:rPr>
        <w:t>:788–91.</w:t>
      </w:r>
    </w:p>
    <w:p w14:paraId="051F1E70"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41. </w:t>
      </w:r>
      <w:r w:rsidRPr="00756EFE">
        <w:rPr>
          <w:rFonts w:ascii="Calibri" w:hAnsi="Calibri" w:cs="Times New Roman"/>
          <w:noProof/>
          <w:szCs w:val="24"/>
          <w:lang w:val="en-GB"/>
        </w:rPr>
        <w:tab/>
        <w:t xml:space="preserve">Jacomy M, Venturini T, Heymann S, Bastian M: </w:t>
      </w:r>
      <w:r w:rsidRPr="00756EFE">
        <w:rPr>
          <w:rFonts w:ascii="Calibri" w:hAnsi="Calibri" w:cs="Times New Roman"/>
          <w:b/>
          <w:bCs/>
          <w:noProof/>
          <w:szCs w:val="24"/>
          <w:lang w:val="en-GB"/>
        </w:rPr>
        <w:t>ForceAtlas2, a continuous graph layout algorithm for handy network visualization designed for the Gephi software</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PLoS One</w:t>
      </w:r>
      <w:r w:rsidRPr="00756EFE">
        <w:rPr>
          <w:rFonts w:ascii="Calibri" w:hAnsi="Calibri" w:cs="Times New Roman"/>
          <w:noProof/>
          <w:szCs w:val="24"/>
          <w:lang w:val="en-GB"/>
        </w:rPr>
        <w:t xml:space="preserve"> 2014, </w:t>
      </w:r>
      <w:r w:rsidRPr="00756EFE">
        <w:rPr>
          <w:rFonts w:ascii="Calibri" w:hAnsi="Calibri" w:cs="Times New Roman"/>
          <w:b/>
          <w:bCs/>
          <w:noProof/>
          <w:szCs w:val="24"/>
          <w:lang w:val="en-GB"/>
        </w:rPr>
        <w:t>9</w:t>
      </w:r>
      <w:r w:rsidRPr="00756EFE">
        <w:rPr>
          <w:rFonts w:ascii="Calibri" w:hAnsi="Calibri" w:cs="Times New Roman"/>
          <w:noProof/>
          <w:szCs w:val="24"/>
          <w:lang w:val="en-GB"/>
        </w:rPr>
        <w:t>:1–12.</w:t>
      </w:r>
    </w:p>
    <w:p w14:paraId="15DF6217" w14:textId="4406B306"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42. </w:t>
      </w:r>
      <w:r w:rsidRPr="00756EFE">
        <w:rPr>
          <w:rFonts w:ascii="Calibri" w:hAnsi="Calibri" w:cs="Times New Roman"/>
          <w:noProof/>
          <w:szCs w:val="24"/>
          <w:lang w:val="en-GB"/>
        </w:rPr>
        <w:tab/>
      </w:r>
      <w:r w:rsidRPr="00C66E70">
        <w:rPr>
          <w:rFonts w:ascii="Calibri" w:hAnsi="Calibri" w:cs="Times New Roman"/>
          <w:noProof/>
          <w:szCs w:val="24"/>
          <w:lang w:val="en-GB"/>
        </w:rPr>
        <w:t xml:space="preserve">IPCC: </w:t>
      </w:r>
      <w:r w:rsidRPr="00C66E70">
        <w:rPr>
          <w:rFonts w:ascii="Calibri" w:hAnsi="Calibri" w:cs="Times New Roman"/>
          <w:b/>
          <w:bCs/>
          <w:noProof/>
          <w:szCs w:val="24"/>
          <w:lang w:val="en-GB"/>
        </w:rPr>
        <w:t>Appendix A: Procedures for the preparation, review, acceptance, adoption, approval a</w:t>
      </w:r>
      <w:r w:rsidR="00C66E70" w:rsidRPr="00C66E70">
        <w:rPr>
          <w:rFonts w:ascii="Calibri" w:hAnsi="Calibri" w:cs="Times New Roman"/>
          <w:b/>
          <w:bCs/>
          <w:noProof/>
          <w:szCs w:val="24"/>
          <w:lang w:val="en-GB"/>
        </w:rPr>
        <w:t>nd publication of IPCC Reports</w:t>
      </w:r>
      <w:r w:rsidRPr="00C66E70">
        <w:rPr>
          <w:rFonts w:ascii="Calibri" w:hAnsi="Calibri" w:cs="Times New Roman"/>
          <w:noProof/>
          <w:szCs w:val="24"/>
          <w:lang w:val="en-GB"/>
        </w:rPr>
        <w:t xml:space="preserve">. </w:t>
      </w:r>
      <w:r w:rsidRPr="00756EFE">
        <w:rPr>
          <w:rFonts w:ascii="Calibri" w:hAnsi="Calibri" w:cs="Times New Roman"/>
          <w:noProof/>
          <w:szCs w:val="24"/>
          <w:lang w:val="en-GB"/>
        </w:rPr>
        <w:t xml:space="preserve">In </w:t>
      </w:r>
      <w:r w:rsidRPr="00756EFE">
        <w:rPr>
          <w:rFonts w:ascii="Calibri" w:hAnsi="Calibri" w:cs="Times New Roman"/>
          <w:i/>
          <w:iCs/>
          <w:noProof/>
          <w:szCs w:val="24"/>
          <w:lang w:val="en-GB"/>
        </w:rPr>
        <w:t>Principles Governing IPCC Work</w:t>
      </w:r>
      <w:r w:rsidRPr="00756EFE">
        <w:rPr>
          <w:rFonts w:ascii="Calibri" w:hAnsi="Calibri" w:cs="Times New Roman"/>
          <w:noProof/>
          <w:szCs w:val="24"/>
          <w:lang w:val="en-GB"/>
        </w:rPr>
        <w:t>. . IPCC; 2013.</w:t>
      </w:r>
    </w:p>
    <w:p w14:paraId="35C2D70F"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43. </w:t>
      </w:r>
      <w:r w:rsidRPr="00756EFE">
        <w:rPr>
          <w:rFonts w:ascii="Calibri" w:hAnsi="Calibri" w:cs="Times New Roman"/>
          <w:noProof/>
          <w:szCs w:val="24"/>
          <w:lang w:val="en-GB"/>
        </w:rPr>
        <w:tab/>
        <w:t xml:space="preserve">Haunschild R, Bornmann L, Marx W: </w:t>
      </w:r>
      <w:r w:rsidRPr="00756EFE">
        <w:rPr>
          <w:rFonts w:ascii="Calibri" w:hAnsi="Calibri" w:cs="Times New Roman"/>
          <w:b/>
          <w:bCs/>
          <w:noProof/>
          <w:szCs w:val="24"/>
          <w:lang w:val="en-GB"/>
        </w:rPr>
        <w:t>Climate Change Research in View of Bibliometrics [Internet]</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PLoS One</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11</w:t>
      </w:r>
      <w:r w:rsidRPr="00756EFE">
        <w:rPr>
          <w:rFonts w:ascii="Calibri" w:hAnsi="Calibri" w:cs="Times New Roman"/>
          <w:noProof/>
          <w:szCs w:val="24"/>
          <w:lang w:val="en-GB"/>
        </w:rPr>
        <w:t>:e0160393.</w:t>
      </w:r>
    </w:p>
    <w:p w14:paraId="0EC137F7" w14:textId="42F6F569"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44. </w:t>
      </w:r>
      <w:r w:rsidRPr="00756EFE">
        <w:rPr>
          <w:rFonts w:ascii="Calibri" w:hAnsi="Calibri" w:cs="Times New Roman"/>
          <w:noProof/>
          <w:szCs w:val="24"/>
          <w:lang w:val="en-GB"/>
        </w:rPr>
        <w:tab/>
      </w:r>
      <w:r w:rsidRPr="00C66E70">
        <w:rPr>
          <w:rFonts w:ascii="Calibri" w:hAnsi="Calibri" w:cs="Times New Roman"/>
          <w:noProof/>
          <w:szCs w:val="24"/>
          <w:lang w:val="en-GB"/>
        </w:rPr>
        <w:t xml:space="preserve">Grieneisen ML, Zhang M: </w:t>
      </w:r>
      <w:r w:rsidRPr="00C66E70">
        <w:rPr>
          <w:rFonts w:ascii="Calibri" w:hAnsi="Calibri" w:cs="Times New Roman"/>
          <w:b/>
          <w:bCs/>
          <w:noProof/>
          <w:szCs w:val="24"/>
          <w:lang w:val="en-GB"/>
        </w:rPr>
        <w:t>The current sta</w:t>
      </w:r>
      <w:r w:rsidR="00C66E70" w:rsidRPr="00C66E70">
        <w:rPr>
          <w:rFonts w:ascii="Calibri" w:hAnsi="Calibri" w:cs="Times New Roman"/>
          <w:b/>
          <w:bCs/>
          <w:noProof/>
          <w:szCs w:val="24"/>
          <w:lang w:val="en-GB"/>
        </w:rPr>
        <w:t>tus of climate change research.</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Nat. Clim. Chang.</w:t>
      </w:r>
      <w:r w:rsidRPr="00756EFE">
        <w:rPr>
          <w:rFonts w:ascii="Calibri" w:hAnsi="Calibri" w:cs="Times New Roman"/>
          <w:noProof/>
          <w:szCs w:val="24"/>
          <w:lang w:val="en-GB"/>
        </w:rPr>
        <w:t xml:space="preserve"> 2011, </w:t>
      </w:r>
      <w:r w:rsidRPr="00756EFE">
        <w:rPr>
          <w:rFonts w:ascii="Calibri" w:hAnsi="Calibri" w:cs="Times New Roman"/>
          <w:b/>
          <w:bCs/>
          <w:noProof/>
          <w:szCs w:val="24"/>
          <w:lang w:val="en-GB"/>
        </w:rPr>
        <w:t>1</w:t>
      </w:r>
      <w:r w:rsidRPr="00756EFE">
        <w:rPr>
          <w:rFonts w:ascii="Calibri" w:hAnsi="Calibri" w:cs="Times New Roman"/>
          <w:noProof/>
          <w:szCs w:val="24"/>
          <w:lang w:val="en-GB"/>
        </w:rPr>
        <w:t>:72–73.</w:t>
      </w:r>
    </w:p>
    <w:p w14:paraId="258CA638"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45. </w:t>
      </w:r>
      <w:r w:rsidRPr="00756EFE">
        <w:rPr>
          <w:rFonts w:ascii="Calibri" w:hAnsi="Calibri" w:cs="Times New Roman"/>
          <w:noProof/>
          <w:szCs w:val="24"/>
          <w:lang w:val="en-GB"/>
        </w:rPr>
        <w:tab/>
        <w:t xml:space="preserve">von Stechow C, Minx JC, Riahi K, Jewell J, McCollum DL, Callaghan MW, Bertram C, Luderer G, Baiocchi G: </w:t>
      </w:r>
      <w:r w:rsidRPr="00756EFE">
        <w:rPr>
          <w:rFonts w:ascii="Calibri" w:hAnsi="Calibri" w:cs="Times New Roman"/>
          <w:b/>
          <w:bCs/>
          <w:noProof/>
          <w:szCs w:val="24"/>
          <w:lang w:val="en-GB"/>
        </w:rPr>
        <w:t>2oC and the SDGs: United they stand, divided they fall?</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11</w:t>
      </w:r>
      <w:r w:rsidRPr="00756EFE">
        <w:rPr>
          <w:rFonts w:ascii="Calibri" w:hAnsi="Calibri" w:cs="Times New Roman"/>
          <w:noProof/>
          <w:szCs w:val="24"/>
          <w:lang w:val="en-GB"/>
        </w:rPr>
        <w:t>.</w:t>
      </w:r>
    </w:p>
    <w:p w14:paraId="1FD1819F" w14:textId="72A240C5"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lastRenderedPageBreak/>
        <w:t xml:space="preserve">46. </w:t>
      </w:r>
      <w:r w:rsidRPr="00756EFE">
        <w:rPr>
          <w:rFonts w:ascii="Calibri" w:hAnsi="Calibri" w:cs="Times New Roman"/>
          <w:noProof/>
          <w:szCs w:val="24"/>
          <w:lang w:val="en-GB"/>
        </w:rPr>
        <w:tab/>
      </w:r>
      <w:r w:rsidRPr="00C66E70">
        <w:rPr>
          <w:rFonts w:ascii="Calibri" w:hAnsi="Calibri" w:cs="Times New Roman"/>
          <w:noProof/>
          <w:szCs w:val="24"/>
          <w:lang w:val="en-GB"/>
        </w:rPr>
        <w:t xml:space="preserve">Sorrell S: </w:t>
      </w:r>
      <w:r w:rsidRPr="00C66E70">
        <w:rPr>
          <w:rFonts w:ascii="Calibri" w:hAnsi="Calibri" w:cs="Times New Roman"/>
          <w:b/>
          <w:bCs/>
          <w:noProof/>
          <w:szCs w:val="24"/>
          <w:lang w:val="en-GB"/>
        </w:rPr>
        <w:t>Reducing energy demand: A review of iss</w:t>
      </w:r>
      <w:r w:rsidR="00C66E70" w:rsidRPr="00C66E70">
        <w:rPr>
          <w:rFonts w:ascii="Calibri" w:hAnsi="Calibri" w:cs="Times New Roman"/>
          <w:b/>
          <w:bCs/>
          <w:noProof/>
          <w:szCs w:val="24"/>
          <w:lang w:val="en-GB"/>
        </w:rPr>
        <w:t>ues, challenges and approaches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Renew. Sustain. Energy Rev.</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47</w:t>
      </w:r>
      <w:r w:rsidRPr="00756EFE">
        <w:rPr>
          <w:rFonts w:ascii="Calibri" w:hAnsi="Calibri" w:cs="Times New Roman"/>
          <w:noProof/>
          <w:szCs w:val="24"/>
          <w:lang w:val="en-GB"/>
        </w:rPr>
        <w:t>:74–82.</w:t>
      </w:r>
    </w:p>
    <w:p w14:paraId="43666AFB" w14:textId="06305300" w:rsidR="00E021B6" w:rsidRPr="00E021B6" w:rsidRDefault="00E021B6" w:rsidP="00E021B6">
      <w:pPr>
        <w:widowControl w:val="0"/>
        <w:autoSpaceDE w:val="0"/>
        <w:autoSpaceDN w:val="0"/>
        <w:adjustRightInd w:val="0"/>
        <w:spacing w:line="240" w:lineRule="auto"/>
        <w:ind w:left="640" w:hanging="640"/>
        <w:rPr>
          <w:rFonts w:ascii="Calibri" w:hAnsi="Calibri" w:cs="Times New Roman"/>
          <w:b/>
          <w:noProof/>
          <w:szCs w:val="24"/>
          <w:lang w:val="en-GB"/>
        </w:rPr>
      </w:pPr>
      <w:r w:rsidRPr="00756EFE">
        <w:rPr>
          <w:rFonts w:ascii="Calibri" w:hAnsi="Calibri" w:cs="Times New Roman"/>
          <w:noProof/>
          <w:szCs w:val="24"/>
          <w:lang w:val="en-GB"/>
        </w:rPr>
        <w:t xml:space="preserve">47. </w:t>
      </w:r>
      <w:r w:rsidRPr="00756EFE">
        <w:rPr>
          <w:rFonts w:ascii="Calibri" w:hAnsi="Calibri" w:cs="Times New Roman"/>
          <w:noProof/>
          <w:szCs w:val="24"/>
          <w:lang w:val="en-GB"/>
        </w:rPr>
        <w:tab/>
        <w:t xml:space="preserve">Wegener M: </w:t>
      </w:r>
      <w:r w:rsidRPr="00756EFE">
        <w:rPr>
          <w:rFonts w:ascii="Calibri" w:hAnsi="Calibri" w:cs="Times New Roman"/>
          <w:b/>
          <w:bCs/>
          <w:noProof/>
          <w:szCs w:val="24"/>
          <w:lang w:val="en-GB"/>
        </w:rPr>
        <w:t>Overview of land use transport models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Handbook of transport geography and spatial systems</w:t>
      </w:r>
      <w:r w:rsidRPr="00756EFE">
        <w:rPr>
          <w:rFonts w:ascii="Calibri" w:hAnsi="Calibri" w:cs="Times New Roman"/>
          <w:noProof/>
          <w:szCs w:val="24"/>
          <w:lang w:val="en-GB"/>
        </w:rPr>
        <w:t xml:space="preserve">. . Emerald Group Publishing Limited; 2004:127–146. </w:t>
      </w:r>
      <w:r w:rsidRPr="00E021B6">
        <w:rPr>
          <w:rFonts w:ascii="Calibri" w:hAnsi="Calibri" w:cs="Times New Roman"/>
          <w:b/>
          <w:noProof/>
          <w:szCs w:val="24"/>
          <w:lang w:val="en-GB"/>
        </w:rPr>
        <w:t>[</w:t>
      </w:r>
      <w:r w:rsidRPr="00E021B6">
        <w:rPr>
          <w:rFonts w:ascii="Calibri" w:hAnsi="Calibri" w:cs="Times New Roman"/>
          <w:b/>
          <w:noProof/>
          <w:szCs w:val="24"/>
          <w:lang w:val="en-US"/>
        </w:rPr>
        <w:t>**Transport land use models generate many detailed insights that are still insufficiently utilized in the climate mitigation literature.]</w:t>
      </w:r>
    </w:p>
    <w:p w14:paraId="4B22FE31"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48. </w:t>
      </w:r>
      <w:r w:rsidRPr="00756EFE">
        <w:rPr>
          <w:rFonts w:ascii="Calibri" w:hAnsi="Calibri" w:cs="Times New Roman"/>
          <w:noProof/>
          <w:szCs w:val="24"/>
          <w:lang w:val="en-GB"/>
        </w:rPr>
        <w:tab/>
        <w:t xml:space="preserve">Moeckel R, Nagel K: </w:t>
      </w:r>
      <w:r w:rsidRPr="00756EFE">
        <w:rPr>
          <w:rFonts w:ascii="Calibri" w:hAnsi="Calibri" w:cs="Times New Roman"/>
          <w:b/>
          <w:bCs/>
          <w:noProof/>
          <w:szCs w:val="24"/>
          <w:lang w:val="en-GB"/>
        </w:rPr>
        <w:t>Maintaining Mobility in Substantial Urban Growth Futures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Transp. Res. Procedia</w:t>
      </w:r>
      <w:r w:rsidRPr="00756EFE">
        <w:rPr>
          <w:rFonts w:ascii="Calibri" w:hAnsi="Calibri" w:cs="Times New Roman"/>
          <w:noProof/>
          <w:szCs w:val="24"/>
          <w:lang w:val="en-GB"/>
        </w:rPr>
        <w:t xml:space="preserve"> 2016, </w:t>
      </w:r>
      <w:r w:rsidRPr="00756EFE">
        <w:rPr>
          <w:rFonts w:ascii="Calibri" w:hAnsi="Calibri" w:cs="Times New Roman"/>
          <w:b/>
          <w:bCs/>
          <w:noProof/>
          <w:szCs w:val="24"/>
          <w:lang w:val="en-GB"/>
        </w:rPr>
        <w:t>19</w:t>
      </w:r>
      <w:r w:rsidRPr="00756EFE">
        <w:rPr>
          <w:rFonts w:ascii="Calibri" w:hAnsi="Calibri" w:cs="Times New Roman"/>
          <w:noProof/>
          <w:szCs w:val="24"/>
          <w:lang w:val="en-GB"/>
        </w:rPr>
        <w:t>:70–80.</w:t>
      </w:r>
    </w:p>
    <w:p w14:paraId="187E83EE"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49. </w:t>
      </w:r>
      <w:r w:rsidRPr="00756EFE">
        <w:rPr>
          <w:rFonts w:ascii="Calibri" w:hAnsi="Calibri" w:cs="Times New Roman"/>
          <w:noProof/>
          <w:szCs w:val="24"/>
          <w:lang w:val="en-GB"/>
        </w:rPr>
        <w:tab/>
        <w:t xml:space="preserve">M. W: </w:t>
      </w:r>
      <w:r w:rsidRPr="00756EFE">
        <w:rPr>
          <w:rFonts w:ascii="Calibri" w:hAnsi="Calibri" w:cs="Times New Roman"/>
          <w:b/>
          <w:bCs/>
          <w:noProof/>
          <w:szCs w:val="24"/>
          <w:lang w:val="en-GB"/>
        </w:rPr>
        <w:t>Land-use transport interaction models</w:t>
      </w:r>
      <w:r w:rsidRPr="00756EFE">
        <w:rPr>
          <w:rFonts w:ascii="Calibri" w:hAnsi="Calibri" w:cs="Times New Roman"/>
          <w:noProof/>
          <w:szCs w:val="24"/>
          <w:lang w:val="en-GB"/>
        </w:rPr>
        <w:t xml:space="preserve">. In </w:t>
      </w:r>
      <w:r w:rsidRPr="00756EFE">
        <w:rPr>
          <w:rFonts w:ascii="Calibri" w:hAnsi="Calibri" w:cs="Times New Roman"/>
          <w:i/>
          <w:iCs/>
          <w:noProof/>
          <w:szCs w:val="24"/>
          <w:lang w:val="en-GB"/>
        </w:rPr>
        <w:t>Handbook of Regional Science</w:t>
      </w:r>
      <w:r w:rsidRPr="00756EFE">
        <w:rPr>
          <w:rFonts w:ascii="Calibri" w:hAnsi="Calibri" w:cs="Times New Roman"/>
          <w:noProof/>
          <w:szCs w:val="24"/>
          <w:lang w:val="en-GB"/>
        </w:rPr>
        <w:t>. . Springer; 2014:741–758.</w:t>
      </w:r>
    </w:p>
    <w:p w14:paraId="48980B0A" w14:textId="7777777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50. </w:t>
      </w:r>
      <w:r w:rsidRPr="00756EFE">
        <w:rPr>
          <w:rFonts w:ascii="Calibri" w:hAnsi="Calibri" w:cs="Times New Roman"/>
          <w:noProof/>
          <w:szCs w:val="24"/>
          <w:lang w:val="en-GB"/>
        </w:rPr>
        <w:tab/>
        <w:t xml:space="preserve">Mitchell G, Hargreaves A, Namdeo A, Echenique M: </w:t>
      </w:r>
      <w:r w:rsidRPr="00756EFE">
        <w:rPr>
          <w:rFonts w:ascii="Calibri" w:hAnsi="Calibri" w:cs="Times New Roman"/>
          <w:b/>
          <w:bCs/>
          <w:noProof/>
          <w:szCs w:val="24"/>
          <w:lang w:val="en-GB"/>
        </w:rPr>
        <w:t>Land use, transport, and carbon futures: the impact of spatial form strategies in three UK urban regions</w:t>
      </w:r>
      <w:r w:rsidRPr="00756EFE">
        <w:rPr>
          <w:rFonts w:ascii="Calibri" w:hAnsi="Calibri" w:cs="Times New Roman"/>
          <w:noProof/>
          <w:szCs w:val="24"/>
          <w:lang w:val="en-GB"/>
        </w:rPr>
        <w:t xml:space="preserve">. </w:t>
      </w:r>
      <w:r w:rsidRPr="00756EFE">
        <w:rPr>
          <w:rFonts w:ascii="Calibri" w:hAnsi="Calibri" w:cs="Times New Roman"/>
          <w:i/>
          <w:iCs/>
          <w:noProof/>
          <w:szCs w:val="24"/>
          <w:lang w:val="en-GB"/>
        </w:rPr>
        <w:t>Environ. Plan. A</w:t>
      </w:r>
      <w:r w:rsidRPr="00756EFE">
        <w:rPr>
          <w:rFonts w:ascii="Calibri" w:hAnsi="Calibri" w:cs="Times New Roman"/>
          <w:noProof/>
          <w:szCs w:val="24"/>
          <w:lang w:val="en-GB"/>
        </w:rPr>
        <w:t xml:space="preserve"> 2011, </w:t>
      </w:r>
      <w:r w:rsidRPr="00756EFE">
        <w:rPr>
          <w:rFonts w:ascii="Calibri" w:hAnsi="Calibri" w:cs="Times New Roman"/>
          <w:b/>
          <w:bCs/>
          <w:noProof/>
          <w:szCs w:val="24"/>
          <w:lang w:val="en-GB"/>
        </w:rPr>
        <w:t>43</w:t>
      </w:r>
      <w:r w:rsidRPr="00756EFE">
        <w:rPr>
          <w:rFonts w:ascii="Calibri" w:hAnsi="Calibri" w:cs="Times New Roman"/>
          <w:noProof/>
          <w:szCs w:val="24"/>
          <w:lang w:val="en-GB"/>
        </w:rPr>
        <w:t>:2143–2163.</w:t>
      </w:r>
    </w:p>
    <w:p w14:paraId="0BEC66B6" w14:textId="40FB2974"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51. </w:t>
      </w:r>
      <w:r w:rsidRPr="00756EFE">
        <w:rPr>
          <w:rFonts w:ascii="Calibri" w:hAnsi="Calibri" w:cs="Times New Roman"/>
          <w:noProof/>
          <w:szCs w:val="24"/>
          <w:lang w:val="en-GB"/>
        </w:rPr>
        <w:tab/>
      </w:r>
      <w:r w:rsidRPr="00C66E70">
        <w:rPr>
          <w:rFonts w:ascii="Calibri" w:hAnsi="Calibri" w:cs="Times New Roman"/>
          <w:noProof/>
          <w:szCs w:val="24"/>
          <w:lang w:val="en-GB"/>
        </w:rPr>
        <w:t xml:space="preserve">Baiocchi G, Creutzig F, Minx J, Pichler PP: </w:t>
      </w:r>
      <w:r w:rsidRPr="00C66E70">
        <w:rPr>
          <w:rFonts w:ascii="Calibri" w:hAnsi="Calibri" w:cs="Times New Roman"/>
          <w:b/>
          <w:bCs/>
          <w:noProof/>
          <w:szCs w:val="24"/>
          <w:lang w:val="en-GB"/>
        </w:rPr>
        <w:t xml:space="preserve">A spatial typology of human settlements and </w:t>
      </w:r>
      <w:r w:rsidR="00C66E70" w:rsidRPr="00C66E70">
        <w:rPr>
          <w:rFonts w:ascii="Calibri" w:hAnsi="Calibri" w:cs="Times New Roman"/>
          <w:b/>
          <w:bCs/>
          <w:noProof/>
          <w:szCs w:val="24"/>
          <w:lang w:val="en-GB"/>
        </w:rPr>
        <w:t>their CO2 emissions in England</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Glob. Environ. Chang.</w:t>
      </w:r>
      <w:r w:rsidRPr="00756EFE">
        <w:rPr>
          <w:rFonts w:ascii="Calibri" w:hAnsi="Calibri" w:cs="Times New Roman"/>
          <w:noProof/>
          <w:szCs w:val="24"/>
          <w:lang w:val="en-GB"/>
        </w:rPr>
        <w:t xml:space="preserve"> 2015, </w:t>
      </w:r>
      <w:r w:rsidRPr="00756EFE">
        <w:rPr>
          <w:rFonts w:ascii="Calibri" w:hAnsi="Calibri" w:cs="Times New Roman"/>
          <w:b/>
          <w:bCs/>
          <w:noProof/>
          <w:szCs w:val="24"/>
          <w:lang w:val="en-GB"/>
        </w:rPr>
        <w:t>34</w:t>
      </w:r>
      <w:r w:rsidRPr="00756EFE">
        <w:rPr>
          <w:rFonts w:ascii="Calibri" w:hAnsi="Calibri" w:cs="Times New Roman"/>
          <w:noProof/>
          <w:szCs w:val="24"/>
          <w:lang w:val="en-GB"/>
        </w:rPr>
        <w:t>:13–21.</w:t>
      </w:r>
    </w:p>
    <w:p w14:paraId="072D1310" w14:textId="08BEAA47" w:rsidR="00E021B6" w:rsidRPr="00756EFE"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756EFE">
        <w:rPr>
          <w:rFonts w:ascii="Calibri" w:hAnsi="Calibri" w:cs="Times New Roman"/>
          <w:noProof/>
          <w:szCs w:val="24"/>
          <w:lang w:val="en-GB"/>
        </w:rPr>
        <w:t xml:space="preserve">52. </w:t>
      </w:r>
      <w:r w:rsidRPr="00756EFE">
        <w:rPr>
          <w:rFonts w:ascii="Calibri" w:hAnsi="Calibri" w:cs="Times New Roman"/>
          <w:noProof/>
          <w:szCs w:val="24"/>
          <w:lang w:val="en-GB"/>
        </w:rPr>
        <w:tab/>
      </w:r>
      <w:r w:rsidRPr="00C66E70">
        <w:rPr>
          <w:rFonts w:ascii="Calibri" w:hAnsi="Calibri" w:cs="Times New Roman"/>
          <w:noProof/>
          <w:szCs w:val="24"/>
          <w:lang w:val="en-GB"/>
        </w:rPr>
        <w:t xml:space="preserve">Markolf SA, Matthews HS, Azevedo IL, Hendrickson C: </w:t>
      </w:r>
      <w:r w:rsidRPr="00C66E70">
        <w:rPr>
          <w:rFonts w:ascii="Calibri" w:hAnsi="Calibri" w:cs="Times New Roman"/>
          <w:b/>
          <w:bCs/>
          <w:noProof/>
          <w:szCs w:val="24"/>
          <w:lang w:val="en-GB"/>
        </w:rPr>
        <w:t>An integrated approach for estimating greenhouse gas emissions fr</w:t>
      </w:r>
      <w:r w:rsidR="00C66E70" w:rsidRPr="00C66E70">
        <w:rPr>
          <w:rFonts w:ascii="Calibri" w:hAnsi="Calibri" w:cs="Times New Roman"/>
          <w:b/>
          <w:bCs/>
          <w:noProof/>
          <w:szCs w:val="24"/>
          <w:lang w:val="en-GB"/>
        </w:rPr>
        <w:t>om 100 U.S. metropolitan areas</w:t>
      </w:r>
      <w:r w:rsidRPr="00C66E70">
        <w:rPr>
          <w:rFonts w:ascii="Calibri" w:hAnsi="Calibri" w:cs="Times New Roman"/>
          <w:noProof/>
          <w:szCs w:val="24"/>
          <w:lang w:val="en-GB"/>
        </w:rPr>
        <w:t xml:space="preserve">. </w:t>
      </w:r>
      <w:r w:rsidRPr="00756EFE">
        <w:rPr>
          <w:rFonts w:ascii="Calibri" w:hAnsi="Calibri" w:cs="Times New Roman"/>
          <w:i/>
          <w:iCs/>
          <w:noProof/>
          <w:szCs w:val="24"/>
          <w:lang w:val="en-GB"/>
        </w:rPr>
        <w:t>Environ. Res. Lett.</w:t>
      </w:r>
      <w:r w:rsidRPr="00756EFE">
        <w:rPr>
          <w:rFonts w:ascii="Calibri" w:hAnsi="Calibri" w:cs="Times New Roman"/>
          <w:noProof/>
          <w:szCs w:val="24"/>
          <w:lang w:val="en-GB"/>
        </w:rPr>
        <w:t xml:space="preserve"> 2017, </w:t>
      </w:r>
      <w:r w:rsidRPr="00756EFE">
        <w:rPr>
          <w:rFonts w:ascii="Calibri" w:hAnsi="Calibri" w:cs="Times New Roman"/>
          <w:b/>
          <w:bCs/>
          <w:noProof/>
          <w:szCs w:val="24"/>
          <w:lang w:val="en-GB"/>
        </w:rPr>
        <w:t>12</w:t>
      </w:r>
      <w:r w:rsidRPr="00756EFE">
        <w:rPr>
          <w:rFonts w:ascii="Calibri" w:hAnsi="Calibri" w:cs="Times New Roman"/>
          <w:noProof/>
          <w:szCs w:val="24"/>
          <w:lang w:val="en-GB"/>
        </w:rPr>
        <w:t>.</w:t>
      </w:r>
    </w:p>
    <w:p w14:paraId="6740F01A" w14:textId="77777777" w:rsidR="00E021B6" w:rsidRPr="00E021B6" w:rsidRDefault="00E021B6" w:rsidP="00E021B6">
      <w:pPr>
        <w:widowControl w:val="0"/>
        <w:autoSpaceDE w:val="0"/>
        <w:autoSpaceDN w:val="0"/>
        <w:adjustRightInd w:val="0"/>
        <w:spacing w:line="240" w:lineRule="auto"/>
        <w:ind w:left="640" w:hanging="640"/>
        <w:rPr>
          <w:rFonts w:ascii="Calibri" w:hAnsi="Calibri"/>
          <w:noProof/>
        </w:rPr>
      </w:pPr>
      <w:r w:rsidRPr="00756EFE">
        <w:rPr>
          <w:rFonts w:ascii="Calibri" w:hAnsi="Calibri" w:cs="Times New Roman"/>
          <w:noProof/>
          <w:szCs w:val="24"/>
          <w:lang w:val="en-GB"/>
        </w:rPr>
        <w:t xml:space="preserve">53. </w:t>
      </w:r>
      <w:r w:rsidRPr="00756EFE">
        <w:rPr>
          <w:rFonts w:ascii="Calibri" w:hAnsi="Calibri" w:cs="Times New Roman"/>
          <w:noProof/>
          <w:szCs w:val="24"/>
          <w:lang w:val="en-GB"/>
        </w:rPr>
        <w:tab/>
        <w:t xml:space="preserve">Minx JC: </w:t>
      </w:r>
      <w:r w:rsidRPr="00756EFE">
        <w:rPr>
          <w:rFonts w:ascii="Calibri" w:hAnsi="Calibri" w:cs="Times New Roman"/>
          <w:b/>
          <w:bCs/>
          <w:noProof/>
          <w:szCs w:val="24"/>
          <w:lang w:val="en-GB"/>
        </w:rPr>
        <w:t>Better data for assessing local climate policies</w:t>
      </w:r>
      <w:r w:rsidRPr="00756EFE">
        <w:rPr>
          <w:rFonts w:ascii="Calibri" w:hAnsi="Calibri" w:cs="Times New Roman"/>
          <w:noProof/>
          <w:szCs w:val="24"/>
          <w:lang w:val="en-GB"/>
        </w:rPr>
        <w:t xml:space="preserve">. </w:t>
      </w:r>
      <w:r w:rsidRPr="00E021B6">
        <w:rPr>
          <w:rFonts w:ascii="Calibri" w:hAnsi="Calibri" w:cs="Times New Roman"/>
          <w:i/>
          <w:iCs/>
          <w:noProof/>
          <w:szCs w:val="24"/>
        </w:rPr>
        <w:t>Environ. Res. Lett.</w:t>
      </w:r>
      <w:r w:rsidRPr="00E021B6">
        <w:rPr>
          <w:rFonts w:ascii="Calibri" w:hAnsi="Calibri" w:cs="Times New Roman"/>
          <w:noProof/>
          <w:szCs w:val="24"/>
        </w:rPr>
        <w:t xml:space="preserve"> 2017, </w:t>
      </w:r>
      <w:r w:rsidRPr="00E021B6">
        <w:rPr>
          <w:rFonts w:ascii="Calibri" w:hAnsi="Calibri" w:cs="Times New Roman"/>
          <w:b/>
          <w:bCs/>
          <w:noProof/>
          <w:szCs w:val="24"/>
        </w:rPr>
        <w:t>12</w:t>
      </w:r>
      <w:r w:rsidRPr="00E021B6">
        <w:rPr>
          <w:rFonts w:ascii="Calibri" w:hAnsi="Calibri" w:cs="Times New Roman"/>
          <w:noProof/>
          <w:szCs w:val="24"/>
        </w:rPr>
        <w:t>.</w:t>
      </w:r>
    </w:p>
    <w:p w14:paraId="1005E04E" w14:textId="02E11099" w:rsidR="00F52D0A" w:rsidRPr="001F507A" w:rsidRDefault="00E021B6" w:rsidP="008D70E0">
      <w:pPr>
        <w:rPr>
          <w:lang w:val="en-US"/>
        </w:rPr>
      </w:pPr>
      <w:r>
        <w:rPr>
          <w:lang w:val="en-US"/>
        </w:rPr>
        <w:fldChar w:fldCharType="end"/>
      </w:r>
    </w:p>
    <w:sectPr w:rsidR="00F52D0A" w:rsidRPr="001F507A">
      <w:headerReference w:type="default" r:id="rId16"/>
      <w:footerReference w:type="default" r:id="rId1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9" w:author="Felix Creutzig" w:date="2017-10-09T23:37:00Z" w:initials="FC">
    <w:p w14:paraId="277F89E7" w14:textId="77777777" w:rsidR="00B029EF" w:rsidRPr="00D15EDB" w:rsidRDefault="00B029EF" w:rsidP="00B029EF">
      <w:pPr>
        <w:pStyle w:val="CommentText"/>
        <w:rPr>
          <w:lang w:val="en-US"/>
        </w:rPr>
      </w:pPr>
      <w:r>
        <w:rPr>
          <w:rStyle w:val="CommentReference"/>
        </w:rPr>
        <w:annotationRef/>
      </w:r>
      <w:r w:rsidRPr="00D15EDB">
        <w:rPr>
          <w:lang w:val="en-US"/>
        </w:rPr>
        <w:t>If Figure 2 is mentioned first, the order of Figure 1 and 2 should be changed</w:t>
      </w:r>
    </w:p>
  </w:comment>
  <w:comment w:id="157" w:author="William Lamb" w:date="2017-10-13T15:56:00Z" w:initials="WL">
    <w:p w14:paraId="170F3EE9" w14:textId="4E147C56" w:rsidR="00BA1635" w:rsidRDefault="00BA1635">
      <w:pPr>
        <w:pStyle w:val="CommentText"/>
      </w:pPr>
      <w:r>
        <w:rPr>
          <w:rStyle w:val="CommentReference"/>
        </w:rPr>
        <w:annotationRef/>
      </w:r>
      <w:r>
        <w:t xml:space="preserve">Not </w:t>
      </w:r>
      <w:proofErr w:type="spellStart"/>
      <w:r>
        <w:t>yet</w:t>
      </w:r>
      <w:proofErr w:type="spellEnd"/>
      <w:r>
        <w:t xml:space="preserve"> </w:t>
      </w:r>
      <w:proofErr w:type="spellStart"/>
      <w:r>
        <w:t>updated</w:t>
      </w:r>
      <w:proofErr w:type="spellEnd"/>
    </w:p>
  </w:comment>
  <w:comment w:id="158" w:author="William Lamb" w:date="2017-10-09T15:51:00Z" w:initials="WL">
    <w:p w14:paraId="142D772A" w14:textId="167B422A" w:rsidR="00435256" w:rsidRPr="002E2B5D" w:rsidRDefault="00435256">
      <w:pPr>
        <w:pStyle w:val="CommentText"/>
        <w:rPr>
          <w:lang w:val="en-GB"/>
        </w:rPr>
      </w:pPr>
      <w:r>
        <w:rPr>
          <w:rStyle w:val="CommentReference"/>
        </w:rPr>
        <w:annotationRef/>
      </w:r>
      <w:r w:rsidRPr="002E2B5D">
        <w:rPr>
          <w:lang w:val="en-GB"/>
        </w:rPr>
        <w:t xml:space="preserve">One of the weakest results. We could cut this to </w:t>
      </w:r>
      <w:r>
        <w:rPr>
          <w:lang w:val="en-GB"/>
        </w:rPr>
        <w:t>make space, consolidating the results on the network graph?</w:t>
      </w:r>
      <w:r w:rsidRPr="002E2B5D">
        <w:rPr>
          <w:lang w:val="en-GB"/>
        </w:rPr>
        <w:t xml:space="preserve"> </w:t>
      </w:r>
    </w:p>
  </w:comment>
  <w:comment w:id="159" w:author="William Lamb" w:date="2017-10-09T16:09:00Z" w:initials="WL">
    <w:p w14:paraId="506E1FDB" w14:textId="46BE8E5A" w:rsidR="00435256" w:rsidRPr="008F0621" w:rsidRDefault="00435256" w:rsidP="008F0621">
      <w:pPr>
        <w:rPr>
          <w:lang w:val="en-US"/>
        </w:rPr>
      </w:pPr>
      <w:r>
        <w:rPr>
          <w:rStyle w:val="CommentReference"/>
        </w:rPr>
        <w:annotationRef/>
      </w:r>
      <w:r>
        <w:rPr>
          <w:lang w:val="en-US"/>
        </w:rPr>
        <w:t xml:space="preserve">Introduction questions: What part of the urban literature should actually be considered in the upcoming special report? What are the epistemic communities that drive this growing urban literature? And how can it be organized around a coherent set of objectives and policies in the short, medium and long-term?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7F89E7" w15:done="0"/>
  <w15:commentEx w15:paraId="170F3EE9" w15:done="0"/>
  <w15:commentEx w15:paraId="142D772A" w15:done="0"/>
  <w15:commentEx w15:paraId="506E1F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F78FD8" w14:textId="77777777" w:rsidR="004961CA" w:rsidRDefault="004961CA" w:rsidP="000F73E6">
      <w:pPr>
        <w:spacing w:after="0" w:line="240" w:lineRule="auto"/>
      </w:pPr>
      <w:r>
        <w:separator/>
      </w:r>
    </w:p>
  </w:endnote>
  <w:endnote w:type="continuationSeparator" w:id="0">
    <w:p w14:paraId="5CDFC8DD" w14:textId="77777777" w:rsidR="004961CA" w:rsidRDefault="004961CA" w:rsidP="000F73E6">
      <w:pPr>
        <w:spacing w:after="0" w:line="240" w:lineRule="auto"/>
      </w:pPr>
      <w:r>
        <w:continuationSeparator/>
      </w:r>
    </w:p>
  </w:endnote>
  <w:endnote w:type="continuationNotice" w:id="1">
    <w:p w14:paraId="2C99A7A1" w14:textId="77777777" w:rsidR="004961CA" w:rsidRDefault="004961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31989" w14:textId="77777777" w:rsidR="00435256" w:rsidRDefault="004352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BE780A" w14:textId="77777777" w:rsidR="004961CA" w:rsidRDefault="004961CA" w:rsidP="000F73E6">
      <w:pPr>
        <w:spacing w:after="0" w:line="240" w:lineRule="auto"/>
      </w:pPr>
      <w:r>
        <w:separator/>
      </w:r>
    </w:p>
  </w:footnote>
  <w:footnote w:type="continuationSeparator" w:id="0">
    <w:p w14:paraId="4125B259" w14:textId="77777777" w:rsidR="004961CA" w:rsidRDefault="004961CA" w:rsidP="000F73E6">
      <w:pPr>
        <w:spacing w:after="0" w:line="240" w:lineRule="auto"/>
      </w:pPr>
      <w:r>
        <w:continuationSeparator/>
      </w:r>
    </w:p>
  </w:footnote>
  <w:footnote w:type="continuationNotice" w:id="1">
    <w:p w14:paraId="1E078F30" w14:textId="77777777" w:rsidR="004961CA" w:rsidRDefault="004961CA">
      <w:pPr>
        <w:spacing w:after="0" w:line="240" w:lineRule="auto"/>
      </w:pPr>
    </w:p>
  </w:footnote>
  <w:footnote w:id="2">
    <w:p w14:paraId="6283A911" w14:textId="343F8E47" w:rsidR="00435256" w:rsidRPr="00E10A08" w:rsidRDefault="00435256">
      <w:pPr>
        <w:pStyle w:val="FootnoteText"/>
        <w:rPr>
          <w:lang w:val="en-GB"/>
        </w:rPr>
      </w:pPr>
      <w:r>
        <w:rPr>
          <w:rStyle w:val="FootnoteReference"/>
        </w:rPr>
        <w:footnoteRef/>
      </w:r>
      <w:r w:rsidRPr="00E10A08">
        <w:rPr>
          <w:lang w:val="en-GB"/>
        </w:rPr>
        <w:t xml:space="preserve"> </w:t>
      </w:r>
      <w:r>
        <w:rPr>
          <w:lang w:val="en-US"/>
        </w:rPr>
        <w:t>To be clear, each document is a combination of topics, hence the prevalence of this particular topic across the whole corpus.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BDBC3" w14:textId="77777777" w:rsidR="00435256" w:rsidRDefault="004352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132"/>
    <w:multiLevelType w:val="hybridMultilevel"/>
    <w:tmpl w:val="3974A0DE"/>
    <w:lvl w:ilvl="0" w:tplc="D1A05D1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15CD5"/>
    <w:multiLevelType w:val="hybridMultilevel"/>
    <w:tmpl w:val="6180F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25477"/>
    <w:multiLevelType w:val="hybridMultilevel"/>
    <w:tmpl w:val="105E4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EF201B"/>
    <w:multiLevelType w:val="hybridMultilevel"/>
    <w:tmpl w:val="04A2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CD40DC"/>
    <w:multiLevelType w:val="hybridMultilevel"/>
    <w:tmpl w:val="FE00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CD7F73"/>
    <w:multiLevelType w:val="hybridMultilevel"/>
    <w:tmpl w:val="87AE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325486"/>
    <w:multiLevelType w:val="hybridMultilevel"/>
    <w:tmpl w:val="B808C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C6D6E"/>
    <w:multiLevelType w:val="hybridMultilevel"/>
    <w:tmpl w:val="EEDA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E71D9"/>
    <w:multiLevelType w:val="hybridMultilevel"/>
    <w:tmpl w:val="CE460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921EA4"/>
    <w:multiLevelType w:val="hybridMultilevel"/>
    <w:tmpl w:val="7426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782207"/>
    <w:multiLevelType w:val="hybridMultilevel"/>
    <w:tmpl w:val="A1CA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5"/>
  </w:num>
  <w:num w:numId="6">
    <w:abstractNumId w:val="4"/>
  </w:num>
  <w:num w:numId="7">
    <w:abstractNumId w:val="8"/>
  </w:num>
  <w:num w:numId="8">
    <w:abstractNumId w:val="1"/>
  </w:num>
  <w:num w:numId="9">
    <w:abstractNumId w:val="10"/>
  </w:num>
  <w:num w:numId="10">
    <w:abstractNumId w:val="7"/>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Felix Creutzig">
    <w15:presenceInfo w15:providerId="AD" w15:userId="S-1-5-21-1111795796-3109892168-2533273803-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Industri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fae0zsp2vw5set5x752edctxaasv00xaad&quot;&gt;Jan&amp;apos;s EN library&lt;record-ids&gt;&lt;item&gt;6255&lt;/item&gt;&lt;item&gt;6265&lt;/item&gt;&lt;item&gt;6399&lt;/item&gt;&lt;item&gt;6417&lt;/item&gt;&lt;item&gt;6435&lt;/item&gt;&lt;item&gt;6479&lt;/item&gt;&lt;item&gt;6512&lt;/item&gt;&lt;item&gt;6533&lt;/item&gt;&lt;item&gt;6541&lt;/item&gt;&lt;/record-ids&gt;&lt;/item&gt;&lt;/Libraries&gt;"/>
  </w:docVars>
  <w:rsids>
    <w:rsidRoot w:val="00D50AD7"/>
    <w:rsid w:val="0000207E"/>
    <w:rsid w:val="00003DEC"/>
    <w:rsid w:val="0000583A"/>
    <w:rsid w:val="00006ABA"/>
    <w:rsid w:val="00011305"/>
    <w:rsid w:val="000117CE"/>
    <w:rsid w:val="00020C1A"/>
    <w:rsid w:val="0002323F"/>
    <w:rsid w:val="000235B6"/>
    <w:rsid w:val="00025EC1"/>
    <w:rsid w:val="00032DC8"/>
    <w:rsid w:val="00036A8C"/>
    <w:rsid w:val="000420EE"/>
    <w:rsid w:val="0006597B"/>
    <w:rsid w:val="000807CF"/>
    <w:rsid w:val="00082DD4"/>
    <w:rsid w:val="00095A3A"/>
    <w:rsid w:val="000C5E34"/>
    <w:rsid w:val="000D2A87"/>
    <w:rsid w:val="000D4E2B"/>
    <w:rsid w:val="000D7948"/>
    <w:rsid w:val="000E1167"/>
    <w:rsid w:val="000E5EE1"/>
    <w:rsid w:val="000E5FEC"/>
    <w:rsid w:val="000F0B1C"/>
    <w:rsid w:val="000F0D6C"/>
    <w:rsid w:val="000F3C55"/>
    <w:rsid w:val="000F73E6"/>
    <w:rsid w:val="0010383B"/>
    <w:rsid w:val="00121D26"/>
    <w:rsid w:val="00124A69"/>
    <w:rsid w:val="0013333F"/>
    <w:rsid w:val="0014356B"/>
    <w:rsid w:val="00145C0B"/>
    <w:rsid w:val="001528B4"/>
    <w:rsid w:val="001561D2"/>
    <w:rsid w:val="00157884"/>
    <w:rsid w:val="00161C64"/>
    <w:rsid w:val="00162B3B"/>
    <w:rsid w:val="00176BCC"/>
    <w:rsid w:val="0017779B"/>
    <w:rsid w:val="00184123"/>
    <w:rsid w:val="00187147"/>
    <w:rsid w:val="001874AC"/>
    <w:rsid w:val="00191942"/>
    <w:rsid w:val="001969F0"/>
    <w:rsid w:val="00196EA1"/>
    <w:rsid w:val="001A7A7D"/>
    <w:rsid w:val="001B2C6B"/>
    <w:rsid w:val="001B5555"/>
    <w:rsid w:val="001D4B2B"/>
    <w:rsid w:val="001E2F15"/>
    <w:rsid w:val="001E3562"/>
    <w:rsid w:val="001E7F7C"/>
    <w:rsid w:val="001F507A"/>
    <w:rsid w:val="001F6403"/>
    <w:rsid w:val="00200D99"/>
    <w:rsid w:val="00217791"/>
    <w:rsid w:val="0022122A"/>
    <w:rsid w:val="002214FE"/>
    <w:rsid w:val="00223534"/>
    <w:rsid w:val="0022362D"/>
    <w:rsid w:val="00224221"/>
    <w:rsid w:val="00233D6F"/>
    <w:rsid w:val="00253BC0"/>
    <w:rsid w:val="00261D3D"/>
    <w:rsid w:val="00263835"/>
    <w:rsid w:val="002646A3"/>
    <w:rsid w:val="00267CA7"/>
    <w:rsid w:val="00286CC1"/>
    <w:rsid w:val="002910D9"/>
    <w:rsid w:val="002921D6"/>
    <w:rsid w:val="0029412F"/>
    <w:rsid w:val="00294745"/>
    <w:rsid w:val="002969E4"/>
    <w:rsid w:val="00296C2D"/>
    <w:rsid w:val="00297690"/>
    <w:rsid w:val="002A06F1"/>
    <w:rsid w:val="002A24EA"/>
    <w:rsid w:val="002A7898"/>
    <w:rsid w:val="002B116F"/>
    <w:rsid w:val="002B609B"/>
    <w:rsid w:val="002C2735"/>
    <w:rsid w:val="002C6B29"/>
    <w:rsid w:val="002C731A"/>
    <w:rsid w:val="002D304E"/>
    <w:rsid w:val="002D3111"/>
    <w:rsid w:val="002D52B9"/>
    <w:rsid w:val="002E2B5D"/>
    <w:rsid w:val="002F7CE4"/>
    <w:rsid w:val="003002DF"/>
    <w:rsid w:val="00301D1B"/>
    <w:rsid w:val="003033A2"/>
    <w:rsid w:val="00307FFD"/>
    <w:rsid w:val="0032037F"/>
    <w:rsid w:val="0032089A"/>
    <w:rsid w:val="00320EBE"/>
    <w:rsid w:val="0032557C"/>
    <w:rsid w:val="003275E9"/>
    <w:rsid w:val="003319DF"/>
    <w:rsid w:val="003458A4"/>
    <w:rsid w:val="003635D4"/>
    <w:rsid w:val="00363E27"/>
    <w:rsid w:val="00365085"/>
    <w:rsid w:val="003710A7"/>
    <w:rsid w:val="00373E1E"/>
    <w:rsid w:val="0037617C"/>
    <w:rsid w:val="003768E9"/>
    <w:rsid w:val="0037706F"/>
    <w:rsid w:val="003810CF"/>
    <w:rsid w:val="003827B6"/>
    <w:rsid w:val="00387FB5"/>
    <w:rsid w:val="00396DC6"/>
    <w:rsid w:val="003A2F8C"/>
    <w:rsid w:val="003A369A"/>
    <w:rsid w:val="003B146E"/>
    <w:rsid w:val="003B1BB9"/>
    <w:rsid w:val="003B4E40"/>
    <w:rsid w:val="003B53A8"/>
    <w:rsid w:val="003B77E3"/>
    <w:rsid w:val="003C0956"/>
    <w:rsid w:val="003D3102"/>
    <w:rsid w:val="003D3420"/>
    <w:rsid w:val="003D5A41"/>
    <w:rsid w:val="003D5BF4"/>
    <w:rsid w:val="003E36A4"/>
    <w:rsid w:val="003E4168"/>
    <w:rsid w:val="003E4271"/>
    <w:rsid w:val="003E4E75"/>
    <w:rsid w:val="003F08C5"/>
    <w:rsid w:val="003F2757"/>
    <w:rsid w:val="003F6786"/>
    <w:rsid w:val="003F76D7"/>
    <w:rsid w:val="00401FE9"/>
    <w:rsid w:val="004054EC"/>
    <w:rsid w:val="00413F68"/>
    <w:rsid w:val="004308BF"/>
    <w:rsid w:val="00431C3D"/>
    <w:rsid w:val="00432FB3"/>
    <w:rsid w:val="00434727"/>
    <w:rsid w:val="00435256"/>
    <w:rsid w:val="0043743A"/>
    <w:rsid w:val="00446B69"/>
    <w:rsid w:val="004523A9"/>
    <w:rsid w:val="0045398A"/>
    <w:rsid w:val="0045499A"/>
    <w:rsid w:val="004608D1"/>
    <w:rsid w:val="004655EB"/>
    <w:rsid w:val="00471B70"/>
    <w:rsid w:val="00472B32"/>
    <w:rsid w:val="00475856"/>
    <w:rsid w:val="00477D27"/>
    <w:rsid w:val="004814BF"/>
    <w:rsid w:val="00482C07"/>
    <w:rsid w:val="00485EC7"/>
    <w:rsid w:val="00495B88"/>
    <w:rsid w:val="004961CA"/>
    <w:rsid w:val="00497734"/>
    <w:rsid w:val="004A3BC3"/>
    <w:rsid w:val="004A5DC5"/>
    <w:rsid w:val="004A6C4A"/>
    <w:rsid w:val="004B5010"/>
    <w:rsid w:val="004B56A9"/>
    <w:rsid w:val="004C1F4C"/>
    <w:rsid w:val="004C778A"/>
    <w:rsid w:val="004D0A2E"/>
    <w:rsid w:val="004E52E8"/>
    <w:rsid w:val="004F5A01"/>
    <w:rsid w:val="0051049A"/>
    <w:rsid w:val="005211AF"/>
    <w:rsid w:val="00522F79"/>
    <w:rsid w:val="005247A6"/>
    <w:rsid w:val="00532039"/>
    <w:rsid w:val="0053492E"/>
    <w:rsid w:val="00537B55"/>
    <w:rsid w:val="00540F29"/>
    <w:rsid w:val="00541160"/>
    <w:rsid w:val="00541D3C"/>
    <w:rsid w:val="005456AF"/>
    <w:rsid w:val="00553825"/>
    <w:rsid w:val="0055477A"/>
    <w:rsid w:val="00557DAE"/>
    <w:rsid w:val="00566385"/>
    <w:rsid w:val="0058564E"/>
    <w:rsid w:val="00585B12"/>
    <w:rsid w:val="005A5669"/>
    <w:rsid w:val="005B02C9"/>
    <w:rsid w:val="005B2328"/>
    <w:rsid w:val="005B31AC"/>
    <w:rsid w:val="005C11A3"/>
    <w:rsid w:val="005C635A"/>
    <w:rsid w:val="005E6004"/>
    <w:rsid w:val="005E6AD9"/>
    <w:rsid w:val="005F08F4"/>
    <w:rsid w:val="005F3234"/>
    <w:rsid w:val="005F3E0A"/>
    <w:rsid w:val="005F4421"/>
    <w:rsid w:val="005F72D7"/>
    <w:rsid w:val="006205EC"/>
    <w:rsid w:val="00620C4A"/>
    <w:rsid w:val="00634EC4"/>
    <w:rsid w:val="0063586E"/>
    <w:rsid w:val="006372F5"/>
    <w:rsid w:val="00645296"/>
    <w:rsid w:val="00645C45"/>
    <w:rsid w:val="00653641"/>
    <w:rsid w:val="006577D6"/>
    <w:rsid w:val="00667FB4"/>
    <w:rsid w:val="006701FF"/>
    <w:rsid w:val="00670781"/>
    <w:rsid w:val="006765A1"/>
    <w:rsid w:val="00681BF2"/>
    <w:rsid w:val="006A1B99"/>
    <w:rsid w:val="006A36C8"/>
    <w:rsid w:val="006B0846"/>
    <w:rsid w:val="006B2950"/>
    <w:rsid w:val="006C2C52"/>
    <w:rsid w:val="006D43D4"/>
    <w:rsid w:val="006D4528"/>
    <w:rsid w:val="006F0679"/>
    <w:rsid w:val="006F3055"/>
    <w:rsid w:val="006F4B65"/>
    <w:rsid w:val="00701907"/>
    <w:rsid w:val="007026FA"/>
    <w:rsid w:val="007030A9"/>
    <w:rsid w:val="00706462"/>
    <w:rsid w:val="0071476E"/>
    <w:rsid w:val="00717416"/>
    <w:rsid w:val="0072388D"/>
    <w:rsid w:val="00743CDE"/>
    <w:rsid w:val="00744632"/>
    <w:rsid w:val="00753DC1"/>
    <w:rsid w:val="007547A0"/>
    <w:rsid w:val="0075694D"/>
    <w:rsid w:val="00756EFE"/>
    <w:rsid w:val="007605CD"/>
    <w:rsid w:val="00762040"/>
    <w:rsid w:val="00763041"/>
    <w:rsid w:val="00765E1D"/>
    <w:rsid w:val="00766988"/>
    <w:rsid w:val="007738EB"/>
    <w:rsid w:val="0078186F"/>
    <w:rsid w:val="00781B0D"/>
    <w:rsid w:val="00784CDF"/>
    <w:rsid w:val="00787C57"/>
    <w:rsid w:val="00794692"/>
    <w:rsid w:val="00797DC1"/>
    <w:rsid w:val="007A5C96"/>
    <w:rsid w:val="007A7422"/>
    <w:rsid w:val="007A7F44"/>
    <w:rsid w:val="007B083F"/>
    <w:rsid w:val="007B14AC"/>
    <w:rsid w:val="007B4255"/>
    <w:rsid w:val="007B727D"/>
    <w:rsid w:val="007C39CF"/>
    <w:rsid w:val="007C73B3"/>
    <w:rsid w:val="007D1C9F"/>
    <w:rsid w:val="007D4C1E"/>
    <w:rsid w:val="007E3CFD"/>
    <w:rsid w:val="007E61D3"/>
    <w:rsid w:val="007F2C02"/>
    <w:rsid w:val="007F6762"/>
    <w:rsid w:val="00807AA0"/>
    <w:rsid w:val="0082770C"/>
    <w:rsid w:val="0083368F"/>
    <w:rsid w:val="008400AB"/>
    <w:rsid w:val="008418B6"/>
    <w:rsid w:val="00841E48"/>
    <w:rsid w:val="00842290"/>
    <w:rsid w:val="00845D62"/>
    <w:rsid w:val="0085523F"/>
    <w:rsid w:val="008637A0"/>
    <w:rsid w:val="00876161"/>
    <w:rsid w:val="00880DDF"/>
    <w:rsid w:val="008927A2"/>
    <w:rsid w:val="008A50D4"/>
    <w:rsid w:val="008B06E2"/>
    <w:rsid w:val="008B0A3F"/>
    <w:rsid w:val="008B59CD"/>
    <w:rsid w:val="008B5E11"/>
    <w:rsid w:val="008D70E0"/>
    <w:rsid w:val="008E54CF"/>
    <w:rsid w:val="008E5F31"/>
    <w:rsid w:val="008E7CBD"/>
    <w:rsid w:val="008F0621"/>
    <w:rsid w:val="008F2059"/>
    <w:rsid w:val="008F38B2"/>
    <w:rsid w:val="008F66F6"/>
    <w:rsid w:val="00905C83"/>
    <w:rsid w:val="009063D2"/>
    <w:rsid w:val="009114BF"/>
    <w:rsid w:val="00916F18"/>
    <w:rsid w:val="00933BE0"/>
    <w:rsid w:val="00941DC7"/>
    <w:rsid w:val="0094493F"/>
    <w:rsid w:val="00957458"/>
    <w:rsid w:val="00961E05"/>
    <w:rsid w:val="00967604"/>
    <w:rsid w:val="00967C7D"/>
    <w:rsid w:val="00977D3F"/>
    <w:rsid w:val="00981A3C"/>
    <w:rsid w:val="00982EE2"/>
    <w:rsid w:val="00984DFC"/>
    <w:rsid w:val="00996A1E"/>
    <w:rsid w:val="009A18AD"/>
    <w:rsid w:val="009A2BA8"/>
    <w:rsid w:val="009B30D5"/>
    <w:rsid w:val="009B6AD0"/>
    <w:rsid w:val="009C05A6"/>
    <w:rsid w:val="009C429E"/>
    <w:rsid w:val="009D4157"/>
    <w:rsid w:val="009D4911"/>
    <w:rsid w:val="009D4AF7"/>
    <w:rsid w:val="009E2133"/>
    <w:rsid w:val="009E306E"/>
    <w:rsid w:val="009F57EA"/>
    <w:rsid w:val="009F5E22"/>
    <w:rsid w:val="00A05AEA"/>
    <w:rsid w:val="00A05B7C"/>
    <w:rsid w:val="00A07BB2"/>
    <w:rsid w:val="00A11B87"/>
    <w:rsid w:val="00A52D93"/>
    <w:rsid w:val="00A5615A"/>
    <w:rsid w:val="00A73AFB"/>
    <w:rsid w:val="00A905B9"/>
    <w:rsid w:val="00A9111B"/>
    <w:rsid w:val="00A97ACC"/>
    <w:rsid w:val="00AA601F"/>
    <w:rsid w:val="00AB1EBA"/>
    <w:rsid w:val="00AB2E3C"/>
    <w:rsid w:val="00AC01B5"/>
    <w:rsid w:val="00AC1F0A"/>
    <w:rsid w:val="00AC338A"/>
    <w:rsid w:val="00AC56F9"/>
    <w:rsid w:val="00AC74FD"/>
    <w:rsid w:val="00AD0FC8"/>
    <w:rsid w:val="00AD2026"/>
    <w:rsid w:val="00AD20DA"/>
    <w:rsid w:val="00AD32B1"/>
    <w:rsid w:val="00AD62DC"/>
    <w:rsid w:val="00AD65F4"/>
    <w:rsid w:val="00AD70DE"/>
    <w:rsid w:val="00AF0218"/>
    <w:rsid w:val="00AF21F9"/>
    <w:rsid w:val="00AF39AE"/>
    <w:rsid w:val="00B01A78"/>
    <w:rsid w:val="00B0259D"/>
    <w:rsid w:val="00B029EF"/>
    <w:rsid w:val="00B06E41"/>
    <w:rsid w:val="00B17D0D"/>
    <w:rsid w:val="00B2235C"/>
    <w:rsid w:val="00B24B20"/>
    <w:rsid w:val="00B36416"/>
    <w:rsid w:val="00B36DFC"/>
    <w:rsid w:val="00B46606"/>
    <w:rsid w:val="00B514CE"/>
    <w:rsid w:val="00B56C99"/>
    <w:rsid w:val="00B64A94"/>
    <w:rsid w:val="00B67577"/>
    <w:rsid w:val="00B722BA"/>
    <w:rsid w:val="00B7244F"/>
    <w:rsid w:val="00B81938"/>
    <w:rsid w:val="00B86DB4"/>
    <w:rsid w:val="00BA0ADE"/>
    <w:rsid w:val="00BA1635"/>
    <w:rsid w:val="00BA457F"/>
    <w:rsid w:val="00BB09E1"/>
    <w:rsid w:val="00BB3D6A"/>
    <w:rsid w:val="00BB4372"/>
    <w:rsid w:val="00BB7AC9"/>
    <w:rsid w:val="00BC170A"/>
    <w:rsid w:val="00BE1702"/>
    <w:rsid w:val="00BE1D51"/>
    <w:rsid w:val="00BE3840"/>
    <w:rsid w:val="00BE4C95"/>
    <w:rsid w:val="00BF076D"/>
    <w:rsid w:val="00BF1740"/>
    <w:rsid w:val="00BF460A"/>
    <w:rsid w:val="00BF4DF2"/>
    <w:rsid w:val="00C05D14"/>
    <w:rsid w:val="00C05E71"/>
    <w:rsid w:val="00C1790B"/>
    <w:rsid w:val="00C17AA8"/>
    <w:rsid w:val="00C24EF1"/>
    <w:rsid w:val="00C27830"/>
    <w:rsid w:val="00C319DA"/>
    <w:rsid w:val="00C33C7D"/>
    <w:rsid w:val="00C34031"/>
    <w:rsid w:val="00C35D93"/>
    <w:rsid w:val="00C4045D"/>
    <w:rsid w:val="00C40641"/>
    <w:rsid w:val="00C47768"/>
    <w:rsid w:val="00C56197"/>
    <w:rsid w:val="00C66E70"/>
    <w:rsid w:val="00C74998"/>
    <w:rsid w:val="00C858FE"/>
    <w:rsid w:val="00C9383A"/>
    <w:rsid w:val="00C9463E"/>
    <w:rsid w:val="00CA0A34"/>
    <w:rsid w:val="00CA212D"/>
    <w:rsid w:val="00CB0AA0"/>
    <w:rsid w:val="00CB329D"/>
    <w:rsid w:val="00CB675A"/>
    <w:rsid w:val="00CB6E15"/>
    <w:rsid w:val="00CB6E73"/>
    <w:rsid w:val="00CC1D81"/>
    <w:rsid w:val="00CC24AE"/>
    <w:rsid w:val="00CC3790"/>
    <w:rsid w:val="00CC636F"/>
    <w:rsid w:val="00CD0FC3"/>
    <w:rsid w:val="00CD1A87"/>
    <w:rsid w:val="00CD3E16"/>
    <w:rsid w:val="00CD755A"/>
    <w:rsid w:val="00CE2855"/>
    <w:rsid w:val="00CE5B07"/>
    <w:rsid w:val="00D028BA"/>
    <w:rsid w:val="00D0344A"/>
    <w:rsid w:val="00D21ECE"/>
    <w:rsid w:val="00D22A60"/>
    <w:rsid w:val="00D27333"/>
    <w:rsid w:val="00D32B24"/>
    <w:rsid w:val="00D346EB"/>
    <w:rsid w:val="00D50AD7"/>
    <w:rsid w:val="00D52F16"/>
    <w:rsid w:val="00D531A8"/>
    <w:rsid w:val="00D540CC"/>
    <w:rsid w:val="00D701F0"/>
    <w:rsid w:val="00D71759"/>
    <w:rsid w:val="00D7434B"/>
    <w:rsid w:val="00D7744A"/>
    <w:rsid w:val="00D805AA"/>
    <w:rsid w:val="00D86CDE"/>
    <w:rsid w:val="00D87478"/>
    <w:rsid w:val="00D87A57"/>
    <w:rsid w:val="00D914C4"/>
    <w:rsid w:val="00DB0DB8"/>
    <w:rsid w:val="00DB4669"/>
    <w:rsid w:val="00DB4EC9"/>
    <w:rsid w:val="00DB4F58"/>
    <w:rsid w:val="00DB6029"/>
    <w:rsid w:val="00DB6591"/>
    <w:rsid w:val="00DB6686"/>
    <w:rsid w:val="00DC6DEE"/>
    <w:rsid w:val="00DD008D"/>
    <w:rsid w:val="00DD3AA5"/>
    <w:rsid w:val="00DE317C"/>
    <w:rsid w:val="00DF2488"/>
    <w:rsid w:val="00DF4C7A"/>
    <w:rsid w:val="00E021B6"/>
    <w:rsid w:val="00E022A9"/>
    <w:rsid w:val="00E10A08"/>
    <w:rsid w:val="00E131F6"/>
    <w:rsid w:val="00E157B1"/>
    <w:rsid w:val="00E177E0"/>
    <w:rsid w:val="00E206E7"/>
    <w:rsid w:val="00E37634"/>
    <w:rsid w:val="00E44963"/>
    <w:rsid w:val="00E45A5A"/>
    <w:rsid w:val="00E5375F"/>
    <w:rsid w:val="00E53D4A"/>
    <w:rsid w:val="00E5573C"/>
    <w:rsid w:val="00E6332A"/>
    <w:rsid w:val="00E6530D"/>
    <w:rsid w:val="00E76703"/>
    <w:rsid w:val="00E8304E"/>
    <w:rsid w:val="00E8727F"/>
    <w:rsid w:val="00E94689"/>
    <w:rsid w:val="00E95BB9"/>
    <w:rsid w:val="00E97CDE"/>
    <w:rsid w:val="00EA011D"/>
    <w:rsid w:val="00EA0BED"/>
    <w:rsid w:val="00EA138E"/>
    <w:rsid w:val="00EA71D4"/>
    <w:rsid w:val="00EB33EB"/>
    <w:rsid w:val="00EB350E"/>
    <w:rsid w:val="00EC1453"/>
    <w:rsid w:val="00EC77CD"/>
    <w:rsid w:val="00ED7024"/>
    <w:rsid w:val="00EE251B"/>
    <w:rsid w:val="00EF1F63"/>
    <w:rsid w:val="00F00144"/>
    <w:rsid w:val="00F00613"/>
    <w:rsid w:val="00F0167C"/>
    <w:rsid w:val="00F05353"/>
    <w:rsid w:val="00F207EB"/>
    <w:rsid w:val="00F2291F"/>
    <w:rsid w:val="00F26A4E"/>
    <w:rsid w:val="00F30B8F"/>
    <w:rsid w:val="00F315CA"/>
    <w:rsid w:val="00F32C5B"/>
    <w:rsid w:val="00F351A4"/>
    <w:rsid w:val="00F361F5"/>
    <w:rsid w:val="00F376F2"/>
    <w:rsid w:val="00F42BA3"/>
    <w:rsid w:val="00F44CD0"/>
    <w:rsid w:val="00F52D0A"/>
    <w:rsid w:val="00F56192"/>
    <w:rsid w:val="00F90607"/>
    <w:rsid w:val="00FA0755"/>
    <w:rsid w:val="00FA7611"/>
    <w:rsid w:val="00FB3737"/>
    <w:rsid w:val="00FC19B8"/>
    <w:rsid w:val="00FC4D38"/>
    <w:rsid w:val="00FC7BCF"/>
    <w:rsid w:val="00FD11B0"/>
    <w:rsid w:val="00FD1961"/>
    <w:rsid w:val="00FD55D7"/>
    <w:rsid w:val="00FE3F6E"/>
    <w:rsid w:val="00FE5DA5"/>
    <w:rsid w:val="00FE7D05"/>
    <w:rsid w:val="00FF290E"/>
    <w:rsid w:val="00FF6493"/>
    <w:rsid w:val="00FF6DEC"/>
    <w:rsid w:val="00FF79B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0B7E"/>
  <w15:docId w15:val="{DE2CF3F8-3314-4F2A-9F25-36F8723B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C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3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A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A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C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38A"/>
    <w:rPr>
      <w:rFonts w:ascii="Tahoma" w:hAnsi="Tahoma" w:cs="Tahoma"/>
      <w:sz w:val="16"/>
      <w:szCs w:val="16"/>
    </w:rPr>
  </w:style>
  <w:style w:type="character" w:styleId="Hyperlink">
    <w:name w:val="Hyperlink"/>
    <w:basedOn w:val="DefaultParagraphFont"/>
    <w:uiPriority w:val="99"/>
    <w:unhideWhenUsed/>
    <w:rsid w:val="002A24EA"/>
    <w:rPr>
      <w:color w:val="0000FF" w:themeColor="hyperlink"/>
      <w:u w:val="single"/>
    </w:rPr>
  </w:style>
  <w:style w:type="character" w:styleId="CommentReference">
    <w:name w:val="annotation reference"/>
    <w:basedOn w:val="DefaultParagraphFont"/>
    <w:uiPriority w:val="99"/>
    <w:semiHidden/>
    <w:unhideWhenUsed/>
    <w:rsid w:val="0075694D"/>
    <w:rPr>
      <w:sz w:val="16"/>
      <w:szCs w:val="16"/>
    </w:rPr>
  </w:style>
  <w:style w:type="paragraph" w:styleId="CommentText">
    <w:name w:val="annotation text"/>
    <w:basedOn w:val="Normal"/>
    <w:link w:val="CommentTextChar"/>
    <w:uiPriority w:val="99"/>
    <w:unhideWhenUsed/>
    <w:rsid w:val="0075694D"/>
    <w:pPr>
      <w:spacing w:line="240" w:lineRule="auto"/>
    </w:pPr>
    <w:rPr>
      <w:sz w:val="20"/>
      <w:szCs w:val="20"/>
    </w:rPr>
  </w:style>
  <w:style w:type="character" w:customStyle="1" w:styleId="CommentTextChar">
    <w:name w:val="Comment Text Char"/>
    <w:basedOn w:val="DefaultParagraphFont"/>
    <w:link w:val="CommentText"/>
    <w:uiPriority w:val="99"/>
    <w:rsid w:val="0075694D"/>
    <w:rPr>
      <w:sz w:val="20"/>
      <w:szCs w:val="20"/>
    </w:rPr>
  </w:style>
  <w:style w:type="paragraph" w:styleId="CommentSubject">
    <w:name w:val="annotation subject"/>
    <w:basedOn w:val="CommentText"/>
    <w:next w:val="CommentText"/>
    <w:link w:val="CommentSubjectChar"/>
    <w:uiPriority w:val="99"/>
    <w:semiHidden/>
    <w:unhideWhenUsed/>
    <w:rsid w:val="0075694D"/>
    <w:rPr>
      <w:b/>
      <w:bCs/>
    </w:rPr>
  </w:style>
  <w:style w:type="character" w:customStyle="1" w:styleId="CommentSubjectChar">
    <w:name w:val="Comment Subject Char"/>
    <w:basedOn w:val="CommentTextChar"/>
    <w:link w:val="CommentSubject"/>
    <w:uiPriority w:val="99"/>
    <w:semiHidden/>
    <w:rsid w:val="0075694D"/>
    <w:rPr>
      <w:b/>
      <w:bCs/>
      <w:sz w:val="20"/>
      <w:szCs w:val="20"/>
    </w:rPr>
  </w:style>
  <w:style w:type="paragraph" w:styleId="Bibliography">
    <w:name w:val="Bibliography"/>
    <w:basedOn w:val="Normal"/>
    <w:next w:val="Normal"/>
    <w:uiPriority w:val="37"/>
    <w:unhideWhenUsed/>
    <w:rsid w:val="00286CC1"/>
    <w:pPr>
      <w:tabs>
        <w:tab w:val="left" w:pos="384"/>
      </w:tabs>
      <w:spacing w:after="240" w:line="240" w:lineRule="auto"/>
      <w:ind w:left="384" w:hanging="384"/>
    </w:pPr>
  </w:style>
  <w:style w:type="paragraph" w:styleId="ListParagraph">
    <w:name w:val="List Paragraph"/>
    <w:basedOn w:val="Normal"/>
    <w:uiPriority w:val="34"/>
    <w:qFormat/>
    <w:rsid w:val="00522F79"/>
    <w:pPr>
      <w:spacing w:after="160" w:line="259" w:lineRule="auto"/>
      <w:ind w:left="720"/>
      <w:contextualSpacing/>
    </w:pPr>
    <w:rPr>
      <w:lang w:val="en-GB"/>
    </w:rPr>
  </w:style>
  <w:style w:type="paragraph" w:styleId="Caption">
    <w:name w:val="caption"/>
    <w:basedOn w:val="Normal"/>
    <w:next w:val="Normal"/>
    <w:uiPriority w:val="35"/>
    <w:unhideWhenUsed/>
    <w:qFormat/>
    <w:rsid w:val="00020C1A"/>
    <w:pPr>
      <w:spacing w:line="240" w:lineRule="auto"/>
    </w:pPr>
    <w:rPr>
      <w:i/>
      <w:iCs/>
      <w:color w:val="1F497D" w:themeColor="text2"/>
      <w:sz w:val="18"/>
      <w:szCs w:val="18"/>
    </w:rPr>
  </w:style>
  <w:style w:type="table" w:styleId="TableGrid">
    <w:name w:val="Table Grid"/>
    <w:basedOn w:val="TableNormal"/>
    <w:uiPriority w:val="59"/>
    <w:rsid w:val="00FC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3C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3C55"/>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0F73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73E6"/>
    <w:rPr>
      <w:sz w:val="20"/>
      <w:szCs w:val="20"/>
    </w:rPr>
  </w:style>
  <w:style w:type="character" w:styleId="FootnoteReference">
    <w:name w:val="footnote reference"/>
    <w:basedOn w:val="DefaultParagraphFont"/>
    <w:uiPriority w:val="99"/>
    <w:semiHidden/>
    <w:unhideWhenUsed/>
    <w:rsid w:val="000F73E6"/>
    <w:rPr>
      <w:vertAlign w:val="superscript"/>
    </w:rPr>
  </w:style>
  <w:style w:type="paragraph" w:styleId="Revision">
    <w:name w:val="Revision"/>
    <w:hidden/>
    <w:uiPriority w:val="99"/>
    <w:semiHidden/>
    <w:rsid w:val="003D5BF4"/>
    <w:pPr>
      <w:spacing w:after="0" w:line="240" w:lineRule="auto"/>
    </w:pPr>
  </w:style>
  <w:style w:type="paragraph" w:styleId="Header">
    <w:name w:val="header"/>
    <w:basedOn w:val="Normal"/>
    <w:link w:val="HeaderChar"/>
    <w:uiPriority w:val="99"/>
    <w:unhideWhenUsed/>
    <w:rsid w:val="00D273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7333"/>
  </w:style>
  <w:style w:type="paragraph" w:styleId="Footer">
    <w:name w:val="footer"/>
    <w:basedOn w:val="Normal"/>
    <w:link w:val="FooterChar"/>
    <w:uiPriority w:val="99"/>
    <w:unhideWhenUsed/>
    <w:rsid w:val="00D273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7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5467">
      <w:bodyDiv w:val="1"/>
      <w:marLeft w:val="0"/>
      <w:marRight w:val="0"/>
      <w:marTop w:val="0"/>
      <w:marBottom w:val="0"/>
      <w:divBdr>
        <w:top w:val="none" w:sz="0" w:space="0" w:color="auto"/>
        <w:left w:val="none" w:sz="0" w:space="0" w:color="auto"/>
        <w:bottom w:val="none" w:sz="0" w:space="0" w:color="auto"/>
        <w:right w:val="none" w:sz="0" w:space="0" w:color="auto"/>
      </w:divBdr>
    </w:div>
    <w:div w:id="340472157">
      <w:bodyDiv w:val="1"/>
      <w:marLeft w:val="0"/>
      <w:marRight w:val="0"/>
      <w:marTop w:val="0"/>
      <w:marBottom w:val="0"/>
      <w:divBdr>
        <w:top w:val="none" w:sz="0" w:space="0" w:color="auto"/>
        <w:left w:val="none" w:sz="0" w:space="0" w:color="auto"/>
        <w:bottom w:val="none" w:sz="0" w:space="0" w:color="auto"/>
        <w:right w:val="none" w:sz="0" w:space="0" w:color="auto"/>
      </w:divBdr>
    </w:div>
    <w:div w:id="340545569">
      <w:bodyDiv w:val="1"/>
      <w:marLeft w:val="0"/>
      <w:marRight w:val="0"/>
      <w:marTop w:val="0"/>
      <w:marBottom w:val="0"/>
      <w:divBdr>
        <w:top w:val="none" w:sz="0" w:space="0" w:color="auto"/>
        <w:left w:val="none" w:sz="0" w:space="0" w:color="auto"/>
        <w:bottom w:val="none" w:sz="0" w:space="0" w:color="auto"/>
        <w:right w:val="none" w:sz="0" w:space="0" w:color="auto"/>
      </w:divBdr>
      <w:divsChild>
        <w:div w:id="1134563349">
          <w:marLeft w:val="0"/>
          <w:marRight w:val="0"/>
          <w:marTop w:val="0"/>
          <w:marBottom w:val="0"/>
          <w:divBdr>
            <w:top w:val="none" w:sz="0" w:space="0" w:color="auto"/>
            <w:left w:val="none" w:sz="0" w:space="0" w:color="auto"/>
            <w:bottom w:val="none" w:sz="0" w:space="0" w:color="auto"/>
            <w:right w:val="none" w:sz="0" w:space="0" w:color="auto"/>
          </w:divBdr>
        </w:div>
      </w:divsChild>
    </w:div>
    <w:div w:id="418328984">
      <w:bodyDiv w:val="1"/>
      <w:marLeft w:val="0"/>
      <w:marRight w:val="0"/>
      <w:marTop w:val="0"/>
      <w:marBottom w:val="0"/>
      <w:divBdr>
        <w:top w:val="none" w:sz="0" w:space="0" w:color="auto"/>
        <w:left w:val="none" w:sz="0" w:space="0" w:color="auto"/>
        <w:bottom w:val="none" w:sz="0" w:space="0" w:color="auto"/>
        <w:right w:val="none" w:sz="0" w:space="0" w:color="auto"/>
      </w:divBdr>
      <w:divsChild>
        <w:div w:id="215312125">
          <w:marLeft w:val="0"/>
          <w:marRight w:val="0"/>
          <w:marTop w:val="0"/>
          <w:marBottom w:val="0"/>
          <w:divBdr>
            <w:top w:val="none" w:sz="0" w:space="0" w:color="auto"/>
            <w:left w:val="none" w:sz="0" w:space="0" w:color="auto"/>
            <w:bottom w:val="none" w:sz="0" w:space="0" w:color="auto"/>
            <w:right w:val="none" w:sz="0" w:space="0" w:color="auto"/>
          </w:divBdr>
          <w:divsChild>
            <w:div w:id="4816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137">
      <w:bodyDiv w:val="1"/>
      <w:marLeft w:val="0"/>
      <w:marRight w:val="0"/>
      <w:marTop w:val="0"/>
      <w:marBottom w:val="0"/>
      <w:divBdr>
        <w:top w:val="none" w:sz="0" w:space="0" w:color="auto"/>
        <w:left w:val="none" w:sz="0" w:space="0" w:color="auto"/>
        <w:bottom w:val="none" w:sz="0" w:space="0" w:color="auto"/>
        <w:right w:val="none" w:sz="0" w:space="0" w:color="auto"/>
      </w:divBdr>
      <w:divsChild>
        <w:div w:id="1126005827">
          <w:marLeft w:val="0"/>
          <w:marRight w:val="0"/>
          <w:marTop w:val="0"/>
          <w:marBottom w:val="0"/>
          <w:divBdr>
            <w:top w:val="none" w:sz="0" w:space="0" w:color="auto"/>
            <w:left w:val="none" w:sz="0" w:space="0" w:color="auto"/>
            <w:bottom w:val="none" w:sz="0" w:space="0" w:color="auto"/>
            <w:right w:val="none" w:sz="0" w:space="0" w:color="auto"/>
          </w:divBdr>
        </w:div>
        <w:div w:id="883250470">
          <w:marLeft w:val="0"/>
          <w:marRight w:val="0"/>
          <w:marTop w:val="0"/>
          <w:marBottom w:val="0"/>
          <w:divBdr>
            <w:top w:val="none" w:sz="0" w:space="0" w:color="auto"/>
            <w:left w:val="none" w:sz="0" w:space="0" w:color="auto"/>
            <w:bottom w:val="none" w:sz="0" w:space="0" w:color="auto"/>
            <w:right w:val="none" w:sz="0" w:space="0" w:color="auto"/>
          </w:divBdr>
        </w:div>
      </w:divsChild>
    </w:div>
    <w:div w:id="856386802">
      <w:bodyDiv w:val="1"/>
      <w:marLeft w:val="0"/>
      <w:marRight w:val="0"/>
      <w:marTop w:val="0"/>
      <w:marBottom w:val="0"/>
      <w:divBdr>
        <w:top w:val="none" w:sz="0" w:space="0" w:color="auto"/>
        <w:left w:val="none" w:sz="0" w:space="0" w:color="auto"/>
        <w:bottom w:val="none" w:sz="0" w:space="0" w:color="auto"/>
        <w:right w:val="none" w:sz="0" w:space="0" w:color="auto"/>
      </w:divBdr>
      <w:divsChild>
        <w:div w:id="1737782293">
          <w:marLeft w:val="0"/>
          <w:marRight w:val="0"/>
          <w:marTop w:val="0"/>
          <w:marBottom w:val="0"/>
          <w:divBdr>
            <w:top w:val="none" w:sz="0" w:space="0" w:color="auto"/>
            <w:left w:val="none" w:sz="0" w:space="0" w:color="auto"/>
            <w:bottom w:val="none" w:sz="0" w:space="0" w:color="auto"/>
            <w:right w:val="none" w:sz="0" w:space="0" w:color="auto"/>
          </w:divBdr>
        </w:div>
        <w:div w:id="47415159">
          <w:marLeft w:val="0"/>
          <w:marRight w:val="0"/>
          <w:marTop w:val="0"/>
          <w:marBottom w:val="0"/>
          <w:divBdr>
            <w:top w:val="none" w:sz="0" w:space="0" w:color="auto"/>
            <w:left w:val="none" w:sz="0" w:space="0" w:color="auto"/>
            <w:bottom w:val="none" w:sz="0" w:space="0" w:color="auto"/>
            <w:right w:val="none" w:sz="0" w:space="0" w:color="auto"/>
          </w:divBdr>
        </w:div>
      </w:divsChild>
    </w:div>
    <w:div w:id="897012702">
      <w:bodyDiv w:val="1"/>
      <w:marLeft w:val="0"/>
      <w:marRight w:val="0"/>
      <w:marTop w:val="0"/>
      <w:marBottom w:val="0"/>
      <w:divBdr>
        <w:top w:val="none" w:sz="0" w:space="0" w:color="auto"/>
        <w:left w:val="none" w:sz="0" w:space="0" w:color="auto"/>
        <w:bottom w:val="none" w:sz="0" w:space="0" w:color="auto"/>
        <w:right w:val="none" w:sz="0" w:space="0" w:color="auto"/>
      </w:divBdr>
      <w:divsChild>
        <w:div w:id="2121600976">
          <w:marLeft w:val="0"/>
          <w:marRight w:val="0"/>
          <w:marTop w:val="0"/>
          <w:marBottom w:val="0"/>
          <w:divBdr>
            <w:top w:val="none" w:sz="0" w:space="0" w:color="auto"/>
            <w:left w:val="none" w:sz="0" w:space="0" w:color="auto"/>
            <w:bottom w:val="none" w:sz="0" w:space="0" w:color="auto"/>
            <w:right w:val="none" w:sz="0" w:space="0" w:color="auto"/>
          </w:divBdr>
          <w:divsChild>
            <w:div w:id="1430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923">
      <w:bodyDiv w:val="1"/>
      <w:marLeft w:val="0"/>
      <w:marRight w:val="0"/>
      <w:marTop w:val="0"/>
      <w:marBottom w:val="0"/>
      <w:divBdr>
        <w:top w:val="none" w:sz="0" w:space="0" w:color="auto"/>
        <w:left w:val="none" w:sz="0" w:space="0" w:color="auto"/>
        <w:bottom w:val="none" w:sz="0" w:space="0" w:color="auto"/>
        <w:right w:val="none" w:sz="0" w:space="0" w:color="auto"/>
      </w:divBdr>
    </w:div>
    <w:div w:id="1079062367">
      <w:bodyDiv w:val="1"/>
      <w:marLeft w:val="0"/>
      <w:marRight w:val="0"/>
      <w:marTop w:val="0"/>
      <w:marBottom w:val="0"/>
      <w:divBdr>
        <w:top w:val="none" w:sz="0" w:space="0" w:color="auto"/>
        <w:left w:val="none" w:sz="0" w:space="0" w:color="auto"/>
        <w:bottom w:val="none" w:sz="0" w:space="0" w:color="auto"/>
        <w:right w:val="none" w:sz="0" w:space="0" w:color="auto"/>
      </w:divBdr>
      <w:divsChild>
        <w:div w:id="1188447128">
          <w:marLeft w:val="0"/>
          <w:marRight w:val="0"/>
          <w:marTop w:val="0"/>
          <w:marBottom w:val="0"/>
          <w:divBdr>
            <w:top w:val="none" w:sz="0" w:space="0" w:color="auto"/>
            <w:left w:val="none" w:sz="0" w:space="0" w:color="auto"/>
            <w:bottom w:val="none" w:sz="0" w:space="0" w:color="auto"/>
            <w:right w:val="none" w:sz="0" w:space="0" w:color="auto"/>
          </w:divBdr>
        </w:div>
      </w:divsChild>
    </w:div>
    <w:div w:id="1114444562">
      <w:bodyDiv w:val="1"/>
      <w:marLeft w:val="0"/>
      <w:marRight w:val="0"/>
      <w:marTop w:val="0"/>
      <w:marBottom w:val="0"/>
      <w:divBdr>
        <w:top w:val="none" w:sz="0" w:space="0" w:color="auto"/>
        <w:left w:val="none" w:sz="0" w:space="0" w:color="auto"/>
        <w:bottom w:val="none" w:sz="0" w:space="0" w:color="auto"/>
        <w:right w:val="none" w:sz="0" w:space="0" w:color="auto"/>
      </w:divBdr>
      <w:divsChild>
        <w:div w:id="684328608">
          <w:marLeft w:val="0"/>
          <w:marRight w:val="0"/>
          <w:marTop w:val="0"/>
          <w:marBottom w:val="0"/>
          <w:divBdr>
            <w:top w:val="none" w:sz="0" w:space="0" w:color="auto"/>
            <w:left w:val="none" w:sz="0" w:space="0" w:color="auto"/>
            <w:bottom w:val="none" w:sz="0" w:space="0" w:color="auto"/>
            <w:right w:val="none" w:sz="0" w:space="0" w:color="auto"/>
          </w:divBdr>
        </w:div>
      </w:divsChild>
    </w:div>
    <w:div w:id="1220018377">
      <w:bodyDiv w:val="1"/>
      <w:marLeft w:val="0"/>
      <w:marRight w:val="0"/>
      <w:marTop w:val="0"/>
      <w:marBottom w:val="0"/>
      <w:divBdr>
        <w:top w:val="none" w:sz="0" w:space="0" w:color="auto"/>
        <w:left w:val="none" w:sz="0" w:space="0" w:color="auto"/>
        <w:bottom w:val="none" w:sz="0" w:space="0" w:color="auto"/>
        <w:right w:val="none" w:sz="0" w:space="0" w:color="auto"/>
      </w:divBdr>
      <w:divsChild>
        <w:div w:id="1470434991">
          <w:marLeft w:val="0"/>
          <w:marRight w:val="0"/>
          <w:marTop w:val="0"/>
          <w:marBottom w:val="0"/>
          <w:divBdr>
            <w:top w:val="none" w:sz="0" w:space="0" w:color="auto"/>
            <w:left w:val="none" w:sz="0" w:space="0" w:color="auto"/>
            <w:bottom w:val="none" w:sz="0" w:space="0" w:color="auto"/>
            <w:right w:val="none" w:sz="0" w:space="0" w:color="auto"/>
          </w:divBdr>
          <w:divsChild>
            <w:div w:id="20473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537">
      <w:bodyDiv w:val="1"/>
      <w:marLeft w:val="0"/>
      <w:marRight w:val="0"/>
      <w:marTop w:val="0"/>
      <w:marBottom w:val="0"/>
      <w:divBdr>
        <w:top w:val="none" w:sz="0" w:space="0" w:color="auto"/>
        <w:left w:val="none" w:sz="0" w:space="0" w:color="auto"/>
        <w:bottom w:val="none" w:sz="0" w:space="0" w:color="auto"/>
        <w:right w:val="none" w:sz="0" w:space="0" w:color="auto"/>
      </w:divBdr>
    </w:div>
    <w:div w:id="1295524890">
      <w:bodyDiv w:val="1"/>
      <w:marLeft w:val="0"/>
      <w:marRight w:val="0"/>
      <w:marTop w:val="0"/>
      <w:marBottom w:val="0"/>
      <w:divBdr>
        <w:top w:val="none" w:sz="0" w:space="0" w:color="auto"/>
        <w:left w:val="none" w:sz="0" w:space="0" w:color="auto"/>
        <w:bottom w:val="none" w:sz="0" w:space="0" w:color="auto"/>
        <w:right w:val="none" w:sz="0" w:space="0" w:color="auto"/>
      </w:divBdr>
      <w:divsChild>
        <w:div w:id="1427925278">
          <w:marLeft w:val="0"/>
          <w:marRight w:val="0"/>
          <w:marTop w:val="0"/>
          <w:marBottom w:val="0"/>
          <w:divBdr>
            <w:top w:val="none" w:sz="0" w:space="0" w:color="auto"/>
            <w:left w:val="none" w:sz="0" w:space="0" w:color="auto"/>
            <w:bottom w:val="none" w:sz="0" w:space="0" w:color="auto"/>
            <w:right w:val="none" w:sz="0" w:space="0" w:color="auto"/>
          </w:divBdr>
        </w:div>
      </w:divsChild>
    </w:div>
    <w:div w:id="1365985916">
      <w:bodyDiv w:val="1"/>
      <w:marLeft w:val="0"/>
      <w:marRight w:val="0"/>
      <w:marTop w:val="0"/>
      <w:marBottom w:val="0"/>
      <w:divBdr>
        <w:top w:val="none" w:sz="0" w:space="0" w:color="auto"/>
        <w:left w:val="none" w:sz="0" w:space="0" w:color="auto"/>
        <w:bottom w:val="none" w:sz="0" w:space="0" w:color="auto"/>
        <w:right w:val="none" w:sz="0" w:space="0" w:color="auto"/>
      </w:divBdr>
    </w:div>
    <w:div w:id="1455321640">
      <w:bodyDiv w:val="1"/>
      <w:marLeft w:val="0"/>
      <w:marRight w:val="0"/>
      <w:marTop w:val="0"/>
      <w:marBottom w:val="0"/>
      <w:divBdr>
        <w:top w:val="none" w:sz="0" w:space="0" w:color="auto"/>
        <w:left w:val="none" w:sz="0" w:space="0" w:color="auto"/>
        <w:bottom w:val="none" w:sz="0" w:space="0" w:color="auto"/>
        <w:right w:val="none" w:sz="0" w:space="0" w:color="auto"/>
      </w:divBdr>
      <w:divsChild>
        <w:div w:id="760225853">
          <w:marLeft w:val="0"/>
          <w:marRight w:val="0"/>
          <w:marTop w:val="0"/>
          <w:marBottom w:val="0"/>
          <w:divBdr>
            <w:top w:val="none" w:sz="0" w:space="0" w:color="auto"/>
            <w:left w:val="none" w:sz="0" w:space="0" w:color="auto"/>
            <w:bottom w:val="none" w:sz="0" w:space="0" w:color="auto"/>
            <w:right w:val="none" w:sz="0" w:space="0" w:color="auto"/>
          </w:divBdr>
        </w:div>
      </w:divsChild>
    </w:div>
    <w:div w:id="1515924395">
      <w:bodyDiv w:val="1"/>
      <w:marLeft w:val="0"/>
      <w:marRight w:val="0"/>
      <w:marTop w:val="0"/>
      <w:marBottom w:val="0"/>
      <w:divBdr>
        <w:top w:val="none" w:sz="0" w:space="0" w:color="auto"/>
        <w:left w:val="none" w:sz="0" w:space="0" w:color="auto"/>
        <w:bottom w:val="none" w:sz="0" w:space="0" w:color="auto"/>
        <w:right w:val="none" w:sz="0" w:space="0" w:color="auto"/>
      </w:divBdr>
      <w:divsChild>
        <w:div w:id="1639992888">
          <w:marLeft w:val="0"/>
          <w:marRight w:val="0"/>
          <w:marTop w:val="0"/>
          <w:marBottom w:val="0"/>
          <w:divBdr>
            <w:top w:val="none" w:sz="0" w:space="0" w:color="auto"/>
            <w:left w:val="none" w:sz="0" w:space="0" w:color="auto"/>
            <w:bottom w:val="none" w:sz="0" w:space="0" w:color="auto"/>
            <w:right w:val="none" w:sz="0" w:space="0" w:color="auto"/>
          </w:divBdr>
        </w:div>
      </w:divsChild>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3965893">
      <w:bodyDiv w:val="1"/>
      <w:marLeft w:val="0"/>
      <w:marRight w:val="0"/>
      <w:marTop w:val="0"/>
      <w:marBottom w:val="0"/>
      <w:divBdr>
        <w:top w:val="none" w:sz="0" w:space="0" w:color="auto"/>
        <w:left w:val="none" w:sz="0" w:space="0" w:color="auto"/>
        <w:bottom w:val="none" w:sz="0" w:space="0" w:color="auto"/>
        <w:right w:val="none" w:sz="0" w:space="0" w:color="auto"/>
      </w:divBdr>
    </w:div>
    <w:div w:id="1733387141">
      <w:bodyDiv w:val="1"/>
      <w:marLeft w:val="0"/>
      <w:marRight w:val="0"/>
      <w:marTop w:val="0"/>
      <w:marBottom w:val="0"/>
      <w:divBdr>
        <w:top w:val="none" w:sz="0" w:space="0" w:color="auto"/>
        <w:left w:val="none" w:sz="0" w:space="0" w:color="auto"/>
        <w:bottom w:val="none" w:sz="0" w:space="0" w:color="auto"/>
        <w:right w:val="none" w:sz="0" w:space="0" w:color="auto"/>
      </w:divBdr>
    </w:div>
    <w:div w:id="1914704469">
      <w:bodyDiv w:val="1"/>
      <w:marLeft w:val="0"/>
      <w:marRight w:val="0"/>
      <w:marTop w:val="0"/>
      <w:marBottom w:val="0"/>
      <w:divBdr>
        <w:top w:val="none" w:sz="0" w:space="0" w:color="auto"/>
        <w:left w:val="none" w:sz="0" w:space="0" w:color="auto"/>
        <w:bottom w:val="none" w:sz="0" w:space="0" w:color="auto"/>
        <w:right w:val="none" w:sz="0" w:space="0" w:color="auto"/>
      </w:divBdr>
    </w:div>
    <w:div w:id="21353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786F9-B047-41D4-AE77-77905022D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27955</Words>
  <Characters>159350</Characters>
  <Application>Microsoft Office Word</Application>
  <DocSecurity>0</DocSecurity>
  <Lines>1327</Lines>
  <Paragraphs>373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PIK</Company>
  <LinksUpToDate>false</LinksUpToDate>
  <CharactersWithSpaces>186932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minx</dc:creator>
  <cp:lastModifiedBy>William Lamb</cp:lastModifiedBy>
  <cp:revision>15</cp:revision>
  <dcterms:created xsi:type="dcterms:W3CDTF">2017-06-21T16:25:00Z</dcterms:created>
  <dcterms:modified xsi:type="dcterms:W3CDTF">2017-10-13T13:56:00Z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id="vqMl43LX"/&gt;&lt;style id="http://www.zotero.org/styles/current-opinion-in-environmental-sustainability" hasBibliography="1" bibliographyStyleHasBeenSet="1"/&gt;&lt;prefs&gt;&lt;pref name="fieldType" value="Fi</vt:lpwstr>
  </property>
  <property fmtid="{D5CDD505-2E9C-101B-9397-08002B2CF9AE}" pid="3" name="ZOTERO_PREF_2">
    <vt:lpwstr>eld"/&gt;&lt;pref name="storeReferences" value="true"/&gt;&lt;pref name="automaticJournalAbbreviations" value="true"/&gt;&lt;pref name="noteType" value=""/&gt;&lt;/prefs&gt;&lt;/data&gt;</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16th edition (author-date)</vt:lpwstr>
  </property>
  <property fmtid="{D5CDD505-2E9C-101B-9397-08002B2CF9AE}" pid="10" name="Mendeley Recent Style Id 3_1">
    <vt:lpwstr>http://www.zotero.org/styles/current-opinion-in-environmental-sustainability</vt:lpwstr>
  </property>
  <property fmtid="{D5CDD505-2E9C-101B-9397-08002B2CF9AE}" pid="11" name="Mendeley Recent Style Name 3_1">
    <vt:lpwstr>Current Opinion in Environmental Sustainability</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http://www.zotero.org/styles/journal-of-cleaner-production</vt:lpwstr>
  </property>
  <property fmtid="{D5CDD505-2E9C-101B-9397-08002B2CF9AE}" pid="15" name="Mendeley Recent Style Name 5_1">
    <vt:lpwstr>Journal of Cleaner Production</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http://www.zotero.org/styles/pnas</vt:lpwstr>
  </property>
  <property fmtid="{D5CDD505-2E9C-101B-9397-08002B2CF9AE}" pid="23" name="Mendeley Recent Style Name 9_1">
    <vt:lpwstr>Proceedings of the National Academy of Sciences of the United States of America</vt:lpwstr>
  </property>
  <property fmtid="{D5CDD505-2E9C-101B-9397-08002B2CF9AE}" pid="24" name="Mendeley Document_1">
    <vt:lpwstr>True</vt:lpwstr>
  </property>
  <property fmtid="{D5CDD505-2E9C-101B-9397-08002B2CF9AE}" pid="25" name="Mendeley Unique User Id_1">
    <vt:lpwstr>3e04b280-a17e-31b9-9f3d-670005ac3fef</vt:lpwstr>
  </property>
  <property fmtid="{D5CDD505-2E9C-101B-9397-08002B2CF9AE}" pid="26" name="Mendeley Citation Style_1">
    <vt:lpwstr>http://www.zotero.org/styles/current-opinion-in-environmental-sustainability</vt:lpwstr>
  </property>
</Properties>
</file>